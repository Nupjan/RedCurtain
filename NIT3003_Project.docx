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2D82" w14:textId="0E47750E" w:rsidR="007E19BE" w:rsidRPr="006A4C2A" w:rsidRDefault="74EB6C2A" w:rsidP="050D6396">
      <w:pPr>
        <w:jc w:val="center"/>
        <w:rPr>
          <w:rFonts w:ascii="Times New Roman" w:eastAsia="Times New Roman" w:hAnsi="Times New Roman" w:cs="Times New Roman"/>
          <w:color w:val="0F4761" w:themeColor="accent1" w:themeShade="BF"/>
          <w:sz w:val="24"/>
          <w:szCs w:val="24"/>
          <w:lang w:val="en-AU"/>
        </w:rPr>
      </w:pPr>
      <w:r w:rsidRPr="006A4C2A">
        <w:rPr>
          <w:rFonts w:ascii="Times New Roman" w:hAnsi="Times New Roman" w:cs="Times New Roman"/>
          <w:noProof/>
        </w:rPr>
        <w:drawing>
          <wp:inline distT="0" distB="0" distL="0" distR="0" wp14:anchorId="20B22D91" wp14:editId="163CCB6D">
            <wp:extent cx="2013739" cy="2007659"/>
            <wp:effectExtent l="0" t="0" r="0" b="0"/>
            <wp:docPr id="17789473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013739" cy="2007659"/>
                    </a:xfrm>
                    <a:prstGeom prst="rect">
                      <a:avLst/>
                    </a:prstGeom>
                    <a:noFill/>
                  </pic:spPr>
                </pic:pic>
              </a:graphicData>
            </a:graphic>
          </wp:inline>
        </w:drawing>
      </w:r>
    </w:p>
    <w:p w14:paraId="22D2A802" w14:textId="0A2A66BE" w:rsidR="007E19BE" w:rsidRPr="006A4C2A" w:rsidRDefault="0713F9DA" w:rsidP="050D6396">
      <w:pPr>
        <w:pStyle w:val="Title"/>
        <w:jc w:val="center"/>
        <w:rPr>
          <w:rFonts w:ascii="Times New Roman" w:eastAsia="Times New Roman" w:hAnsi="Times New Roman" w:cs="Times New Roman"/>
          <w:b/>
          <w:bCs/>
          <w:sz w:val="36"/>
          <w:szCs w:val="36"/>
        </w:rPr>
      </w:pPr>
      <w:bookmarkStart w:id="0" w:name="_Toc1685021183"/>
      <w:r w:rsidRPr="006A4C2A">
        <w:rPr>
          <w:rFonts w:ascii="Times New Roman" w:eastAsia="Times New Roman" w:hAnsi="Times New Roman" w:cs="Times New Roman"/>
          <w:b/>
          <w:bCs/>
          <w:sz w:val="36"/>
          <w:szCs w:val="36"/>
        </w:rPr>
        <w:t>Cinema Data Management Portal</w:t>
      </w:r>
      <w:bookmarkEnd w:id="0"/>
    </w:p>
    <w:p w14:paraId="13555903" w14:textId="2396488F" w:rsidR="007E19BE" w:rsidRPr="006A4C2A" w:rsidRDefault="3B57AD89" w:rsidP="050D6396">
      <w:pPr>
        <w:rPr>
          <w:rFonts w:ascii="Times New Roman" w:eastAsia="Times New Roman" w:hAnsi="Times New Roman" w:cs="Times New Roman"/>
          <w:sz w:val="28"/>
          <w:szCs w:val="28"/>
        </w:rPr>
      </w:pPr>
      <w:r w:rsidRPr="006A4C2A">
        <w:rPr>
          <w:rFonts w:ascii="Times New Roman" w:eastAsia="Times New Roman" w:hAnsi="Times New Roman" w:cs="Times New Roman"/>
          <w:sz w:val="36"/>
          <w:szCs w:val="36"/>
        </w:rPr>
        <w:t xml:space="preserve">                                  </w:t>
      </w:r>
      <w:r w:rsidRPr="006A4C2A">
        <w:rPr>
          <w:rFonts w:ascii="Times New Roman" w:eastAsia="Times New Roman" w:hAnsi="Times New Roman" w:cs="Times New Roman"/>
          <w:b/>
          <w:bCs/>
          <w:sz w:val="36"/>
          <w:szCs w:val="36"/>
        </w:rPr>
        <w:t xml:space="preserve">    </w:t>
      </w:r>
      <w:r w:rsidR="6FD2332A" w:rsidRPr="006A4C2A">
        <w:rPr>
          <w:rFonts w:ascii="Times New Roman" w:eastAsia="Times New Roman" w:hAnsi="Times New Roman" w:cs="Times New Roman"/>
          <w:b/>
          <w:bCs/>
          <w:sz w:val="36"/>
          <w:szCs w:val="36"/>
        </w:rPr>
        <w:t>(</w:t>
      </w:r>
      <w:r w:rsidRPr="006A4C2A">
        <w:rPr>
          <w:rFonts w:ascii="Times New Roman" w:eastAsia="Times New Roman" w:hAnsi="Times New Roman" w:cs="Times New Roman"/>
          <w:b/>
          <w:bCs/>
          <w:color w:val="ED0000"/>
          <w:sz w:val="36"/>
          <w:szCs w:val="36"/>
        </w:rPr>
        <w:t>Red Curtain</w:t>
      </w:r>
      <w:r w:rsidR="0CED70DA" w:rsidRPr="006A4C2A">
        <w:rPr>
          <w:rFonts w:ascii="Times New Roman" w:eastAsia="Times New Roman" w:hAnsi="Times New Roman" w:cs="Times New Roman"/>
          <w:b/>
          <w:bCs/>
          <w:color w:val="000000" w:themeColor="text1"/>
          <w:sz w:val="36"/>
          <w:szCs w:val="36"/>
        </w:rPr>
        <w:t>)</w:t>
      </w:r>
    </w:p>
    <w:p w14:paraId="0BCCC7D8" w14:textId="7327F25E" w:rsidR="007E19BE" w:rsidRPr="006A4C2A" w:rsidRDefault="74375194" w:rsidP="14F00195">
      <w:pPr>
        <w:rPr>
          <w:rFonts w:ascii="Times New Roman" w:eastAsia="Times New Roman" w:hAnsi="Times New Roman" w:cs="Times New Roman"/>
          <w:sz w:val="28"/>
          <w:szCs w:val="28"/>
        </w:rPr>
      </w:pPr>
      <w:r w:rsidRPr="006A4C2A">
        <w:rPr>
          <w:rFonts w:ascii="Times New Roman" w:eastAsia="Times New Roman" w:hAnsi="Times New Roman" w:cs="Times New Roman"/>
          <w:sz w:val="28"/>
          <w:szCs w:val="28"/>
        </w:rPr>
        <w:t xml:space="preserve">                            </w:t>
      </w:r>
      <w:r w:rsidR="7BC68B33" w:rsidRPr="006A4C2A">
        <w:rPr>
          <w:rFonts w:ascii="Times New Roman" w:hAnsi="Times New Roman" w:cs="Times New Roman"/>
          <w:noProof/>
        </w:rPr>
        <w:drawing>
          <wp:anchor distT="0" distB="0" distL="114300" distR="114300" simplePos="0" relativeHeight="251658240" behindDoc="1" locked="0" layoutInCell="1" allowOverlap="1" wp14:anchorId="204226D4" wp14:editId="6E280D34">
            <wp:simplePos x="0" y="0"/>
            <wp:positionH relativeFrom="column">
              <wp:align>left</wp:align>
            </wp:positionH>
            <wp:positionV relativeFrom="paragraph">
              <wp:posOffset>0</wp:posOffset>
            </wp:positionV>
            <wp:extent cx="3995128" cy="3908885"/>
            <wp:effectExtent l="792300" t="759766" r="792299" b="759767"/>
            <wp:wrapNone/>
            <wp:docPr id="54151682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516826" name=""/>
                    <pic:cNvPicPr/>
                  </pic:nvPicPr>
                  <pic:blipFill>
                    <a:blip r:embed="rId9">
                      <a:extLst>
                        <a:ext uri="{28A0092B-C50C-407E-A947-70E740481C1C}">
                          <a14:useLocalDpi xmlns:a14="http://schemas.microsoft.com/office/drawing/2010/main"/>
                        </a:ext>
                      </a:extLst>
                    </a:blip>
                    <a:srcRect/>
                    <a:stretch>
                      <a:fillRect/>
                    </a:stretch>
                  </pic:blipFill>
                  <pic:spPr>
                    <a:xfrm rot="3300000" flipH="1" flipV="1">
                      <a:off x="0" y="0"/>
                      <a:ext cx="3995128" cy="3908885"/>
                    </a:xfrm>
                    <a:prstGeom prst="rect">
                      <a:avLst/>
                    </a:prstGeom>
                  </pic:spPr>
                </pic:pic>
              </a:graphicData>
            </a:graphic>
            <wp14:sizeRelH relativeFrom="page">
              <wp14:pctWidth>0</wp14:pctWidth>
            </wp14:sizeRelH>
            <wp14:sizeRelV relativeFrom="page">
              <wp14:pctHeight>0</wp14:pctHeight>
            </wp14:sizeRelV>
          </wp:anchor>
        </w:drawing>
      </w:r>
      <w:r w:rsidRPr="006A4C2A">
        <w:rPr>
          <w:rFonts w:ascii="Times New Roman" w:eastAsia="Times New Roman" w:hAnsi="Times New Roman" w:cs="Times New Roman"/>
          <w:sz w:val="28"/>
          <w:szCs w:val="28"/>
        </w:rPr>
        <w:t xml:space="preserve">           </w:t>
      </w:r>
      <w:r w:rsidR="5E4CA7E4" w:rsidRPr="006A4C2A">
        <w:rPr>
          <w:rFonts w:ascii="Times New Roman" w:eastAsia="Times New Roman" w:hAnsi="Times New Roman" w:cs="Times New Roman"/>
          <w:b/>
          <w:bCs/>
          <w:sz w:val="28"/>
          <w:szCs w:val="28"/>
        </w:rPr>
        <w:t xml:space="preserve">NIT3003 IT </w:t>
      </w:r>
      <w:r w:rsidR="42D3D1D4" w:rsidRPr="006A4C2A">
        <w:rPr>
          <w:rFonts w:ascii="Times New Roman" w:eastAsia="Times New Roman" w:hAnsi="Times New Roman" w:cs="Times New Roman"/>
          <w:b/>
          <w:bCs/>
          <w:sz w:val="28"/>
          <w:szCs w:val="28"/>
        </w:rPr>
        <w:t>Capstone</w:t>
      </w:r>
      <w:r w:rsidR="5E4CA7E4" w:rsidRPr="006A4C2A">
        <w:rPr>
          <w:rFonts w:ascii="Times New Roman" w:eastAsia="Times New Roman" w:hAnsi="Times New Roman" w:cs="Times New Roman"/>
          <w:b/>
          <w:bCs/>
          <w:sz w:val="28"/>
          <w:szCs w:val="28"/>
        </w:rPr>
        <w:t xml:space="preserve"> Project 1</w:t>
      </w:r>
    </w:p>
    <w:p w14:paraId="274C9BC3" w14:textId="7D679C2A" w:rsidR="14F00195" w:rsidRPr="006A4C2A" w:rsidRDefault="14F00195" w:rsidP="14F00195">
      <w:pPr>
        <w:rPr>
          <w:rFonts w:ascii="Times New Roman" w:eastAsia="Times New Roman" w:hAnsi="Times New Roman" w:cs="Times New Roman"/>
          <w:b/>
          <w:bCs/>
          <w:sz w:val="28"/>
          <w:szCs w:val="28"/>
        </w:rPr>
      </w:pPr>
    </w:p>
    <w:tbl>
      <w:tblPr>
        <w:tblW w:w="8805" w:type="dxa"/>
        <w:tblInd w:w="463" w:type="dxa"/>
        <w:tblCellMar>
          <w:top w:w="101" w:type="dxa"/>
          <w:left w:w="110" w:type="dxa"/>
          <w:bottom w:w="5" w:type="dxa"/>
          <w:right w:w="115" w:type="dxa"/>
        </w:tblCellMar>
        <w:tblLook w:val="04A0" w:firstRow="1" w:lastRow="0" w:firstColumn="1" w:lastColumn="0" w:noHBand="0" w:noVBand="1"/>
      </w:tblPr>
      <w:tblGrid>
        <w:gridCol w:w="4305"/>
        <w:gridCol w:w="4500"/>
      </w:tblGrid>
      <w:tr w:rsidR="007E19BE" w:rsidRPr="006A4C2A" w14:paraId="72241DF9" w14:textId="77777777" w:rsidTr="392403C2">
        <w:trPr>
          <w:trHeight w:val="540"/>
        </w:trPr>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57126088" w14:textId="77777777" w:rsidR="007E19BE" w:rsidRPr="006A4C2A" w:rsidRDefault="17C342FB" w:rsidP="14F00195">
            <w:pPr>
              <w:rPr>
                <w:rFonts w:ascii="Times New Roman" w:eastAsia="Times New Roman" w:hAnsi="Times New Roman" w:cs="Times New Roman"/>
                <w:b/>
                <w:bCs/>
                <w:color w:val="0F4761" w:themeColor="accent1" w:themeShade="BF"/>
                <w:sz w:val="24"/>
                <w:szCs w:val="24"/>
                <w:lang w:val="en-AU"/>
              </w:rPr>
            </w:pPr>
            <w:r w:rsidRPr="006A4C2A">
              <w:rPr>
                <w:rFonts w:ascii="Times New Roman" w:eastAsia="Times New Roman" w:hAnsi="Times New Roman" w:cs="Times New Roman"/>
                <w:b/>
                <w:bCs/>
                <w:sz w:val="24"/>
                <w:szCs w:val="24"/>
                <w:lang w:val="en-AU"/>
              </w:rPr>
              <w:t xml:space="preserve">Submitted By: </w:t>
            </w:r>
            <w:r w:rsidRPr="006A4C2A">
              <w:rPr>
                <w:rFonts w:ascii="Times New Roman" w:eastAsia="Times New Roman" w:hAnsi="Times New Roman" w:cs="Times New Roman"/>
                <w:b/>
                <w:bCs/>
                <w:color w:val="0F4761" w:themeColor="accent1" w:themeShade="BF"/>
                <w:sz w:val="24"/>
                <w:szCs w:val="24"/>
                <w:lang w:val="en-AU"/>
              </w:rPr>
              <w:t xml:space="preserve"> </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770E140D" w14:textId="32AF4CBA" w:rsidR="007E19BE" w:rsidRPr="006A4C2A" w:rsidRDefault="17C342FB" w:rsidP="14F00195">
            <w:pPr>
              <w:rPr>
                <w:rFonts w:ascii="Times New Roman" w:eastAsia="Times New Roman" w:hAnsi="Times New Roman" w:cs="Times New Roman"/>
                <w:b/>
                <w:bCs/>
                <w:color w:val="0F4761" w:themeColor="accent1" w:themeShade="BF"/>
                <w:sz w:val="24"/>
                <w:szCs w:val="24"/>
                <w:lang w:val="en-AU"/>
              </w:rPr>
            </w:pPr>
            <w:r w:rsidRPr="006A4C2A">
              <w:rPr>
                <w:rFonts w:ascii="Times New Roman" w:eastAsia="Times New Roman" w:hAnsi="Times New Roman" w:cs="Times New Roman"/>
                <w:b/>
                <w:bCs/>
                <w:sz w:val="24"/>
                <w:szCs w:val="24"/>
                <w:lang w:val="en-AU"/>
              </w:rPr>
              <w:t xml:space="preserve">Submitted </w:t>
            </w:r>
            <w:r w:rsidR="713E073B" w:rsidRPr="006A4C2A">
              <w:rPr>
                <w:rFonts w:ascii="Times New Roman" w:eastAsia="Times New Roman" w:hAnsi="Times New Roman" w:cs="Times New Roman"/>
                <w:b/>
                <w:bCs/>
                <w:sz w:val="24"/>
                <w:szCs w:val="24"/>
                <w:lang w:val="en-AU"/>
              </w:rPr>
              <w:t>To:</w:t>
            </w:r>
          </w:p>
        </w:tc>
      </w:tr>
      <w:tr w:rsidR="007E19BE" w:rsidRPr="006A4C2A" w14:paraId="3E92BC65" w14:textId="77777777" w:rsidTr="392403C2">
        <w:trPr>
          <w:trHeight w:val="3540"/>
        </w:trPr>
        <w:tc>
          <w:tcPr>
            <w:tcW w:w="4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B11A82E" w14:textId="0641DB4A" w:rsidR="007E19BE" w:rsidRPr="006A4C2A" w:rsidRDefault="1FB97065" w:rsidP="050D6396">
            <w:pPr>
              <w:pStyle w:val="NoSpacing"/>
              <w:rPr>
                <w:rFonts w:ascii="Times New Roman" w:eastAsia="Times New Roman" w:hAnsi="Times New Roman" w:cs="Times New Roman"/>
                <w:b/>
                <w:bCs/>
                <w:color w:val="0F4761" w:themeColor="accent1" w:themeShade="BF"/>
                <w:u w:val="single"/>
                <w:lang w:val="en-AU"/>
              </w:rPr>
            </w:pPr>
            <w:r w:rsidRPr="006A4C2A">
              <w:rPr>
                <w:rFonts w:ascii="Times New Roman" w:eastAsia="Times New Roman" w:hAnsi="Times New Roman" w:cs="Times New Roman"/>
                <w:b/>
                <w:bCs/>
                <w:u w:val="single"/>
                <w:lang w:val="en-AU"/>
              </w:rPr>
              <w:t xml:space="preserve">Group </w:t>
            </w:r>
            <w:r w:rsidR="1C608D56" w:rsidRPr="006A4C2A">
              <w:rPr>
                <w:rFonts w:ascii="Times New Roman" w:eastAsia="Times New Roman" w:hAnsi="Times New Roman" w:cs="Times New Roman"/>
                <w:b/>
                <w:bCs/>
                <w:u w:val="single"/>
                <w:lang w:val="en-AU"/>
              </w:rPr>
              <w:t>5</w:t>
            </w:r>
            <w:r w:rsidRPr="006A4C2A">
              <w:rPr>
                <w:rFonts w:ascii="Times New Roman" w:eastAsia="Times New Roman" w:hAnsi="Times New Roman" w:cs="Times New Roman"/>
                <w:b/>
                <w:bCs/>
                <w:u w:val="single"/>
                <w:lang w:val="en-AU"/>
              </w:rPr>
              <w:t xml:space="preserve">: </w:t>
            </w:r>
          </w:p>
          <w:p w14:paraId="4F6DD66F" w14:textId="77777777"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b/>
                <w:bCs/>
                <w:color w:val="1E1248"/>
                <w:lang w:val="en-AU"/>
              </w:rPr>
              <w:t xml:space="preserve">Arpan Ghimire </w:t>
            </w:r>
            <w:r w:rsidR="0D4A0DC0" w:rsidRPr="006A4C2A">
              <w:rPr>
                <w:rFonts w:ascii="Times New Roman" w:hAnsi="Times New Roman" w:cs="Times New Roman"/>
              </w:rPr>
              <w:tab/>
            </w:r>
            <w:r w:rsidRPr="006A4C2A">
              <w:rPr>
                <w:rFonts w:ascii="Times New Roman" w:eastAsia="Times New Roman" w:hAnsi="Times New Roman" w:cs="Times New Roman"/>
                <w:lang w:val="en-AU"/>
              </w:rPr>
              <w:t xml:space="preserve"> </w:t>
            </w:r>
          </w:p>
          <w:p w14:paraId="43C8457A" w14:textId="0585FAC3"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 xml:space="preserve">Student </w:t>
            </w:r>
            <w:r w:rsidR="2C65FDF3" w:rsidRPr="006A4C2A">
              <w:rPr>
                <w:rFonts w:ascii="Times New Roman" w:eastAsia="Times New Roman" w:hAnsi="Times New Roman" w:cs="Times New Roman"/>
                <w:lang w:val="en-AU"/>
              </w:rPr>
              <w:t>ID: s</w:t>
            </w:r>
            <w:r w:rsidRPr="006A4C2A">
              <w:rPr>
                <w:rFonts w:ascii="Times New Roman" w:eastAsia="Times New Roman" w:hAnsi="Times New Roman" w:cs="Times New Roman"/>
                <w:lang w:val="en-AU"/>
              </w:rPr>
              <w:t xml:space="preserve">8138683 </w:t>
            </w:r>
          </w:p>
          <w:p w14:paraId="76857904" w14:textId="296E4D3F"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 xml:space="preserve"> </w:t>
            </w:r>
            <w:r w:rsidR="0D4A0DC0" w:rsidRPr="006A4C2A">
              <w:rPr>
                <w:rFonts w:ascii="Times New Roman" w:hAnsi="Times New Roman" w:cs="Times New Roman"/>
              </w:rPr>
              <w:tab/>
            </w:r>
          </w:p>
          <w:p w14:paraId="7E07B974" w14:textId="408F0A30" w:rsidR="007E19BE" w:rsidRPr="006A4C2A" w:rsidRDefault="1FB97065" w:rsidP="5B50B6F8">
            <w:pPr>
              <w:pStyle w:val="NoSpacing"/>
              <w:rPr>
                <w:rFonts w:ascii="Times New Roman" w:eastAsia="Times New Roman" w:hAnsi="Times New Roman" w:cs="Times New Roman"/>
                <w:b/>
                <w:bCs/>
                <w:color w:val="1E1248"/>
                <w:lang w:val="en-AU"/>
              </w:rPr>
            </w:pPr>
            <w:proofErr w:type="spellStart"/>
            <w:r w:rsidRPr="006A4C2A">
              <w:rPr>
                <w:rFonts w:ascii="Times New Roman" w:eastAsia="Times New Roman" w:hAnsi="Times New Roman" w:cs="Times New Roman"/>
                <w:b/>
                <w:bCs/>
                <w:color w:val="1E1248"/>
                <w:lang w:val="en-AU"/>
              </w:rPr>
              <w:t>Sulav</w:t>
            </w:r>
            <w:proofErr w:type="spellEnd"/>
            <w:r w:rsidRPr="006A4C2A">
              <w:rPr>
                <w:rFonts w:ascii="Times New Roman" w:eastAsia="Times New Roman" w:hAnsi="Times New Roman" w:cs="Times New Roman"/>
                <w:b/>
                <w:bCs/>
                <w:color w:val="1E1248"/>
                <w:lang w:val="en-AU"/>
              </w:rPr>
              <w:t xml:space="preserve"> Silwal </w:t>
            </w:r>
          </w:p>
          <w:p w14:paraId="71287D09" w14:textId="0B98983C"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 xml:space="preserve">Student </w:t>
            </w:r>
            <w:r w:rsidR="2C65FDF3" w:rsidRPr="006A4C2A">
              <w:rPr>
                <w:rFonts w:ascii="Times New Roman" w:eastAsia="Times New Roman" w:hAnsi="Times New Roman" w:cs="Times New Roman"/>
                <w:lang w:val="en-AU"/>
              </w:rPr>
              <w:t>ID: s</w:t>
            </w:r>
            <w:r w:rsidRPr="006A4C2A">
              <w:rPr>
                <w:rFonts w:ascii="Times New Roman" w:eastAsia="Times New Roman" w:hAnsi="Times New Roman" w:cs="Times New Roman"/>
                <w:lang w:val="en-AU"/>
              </w:rPr>
              <w:t xml:space="preserve">8139858 </w:t>
            </w:r>
          </w:p>
          <w:p w14:paraId="3951B9B5" w14:textId="77777777" w:rsidR="007E19BE" w:rsidRPr="006A4C2A" w:rsidRDefault="007E19BE" w:rsidP="5B50B6F8">
            <w:pPr>
              <w:pStyle w:val="NoSpacing"/>
              <w:rPr>
                <w:rFonts w:ascii="Times New Roman" w:eastAsia="Times New Roman" w:hAnsi="Times New Roman" w:cs="Times New Roman"/>
                <w:color w:val="1E1248"/>
                <w:lang w:val="en-AU"/>
              </w:rPr>
            </w:pPr>
          </w:p>
          <w:p w14:paraId="0F4E1CEA" w14:textId="77777777" w:rsidR="007E19BE" w:rsidRPr="006A4C2A" w:rsidRDefault="1FB97065" w:rsidP="050D6396">
            <w:pPr>
              <w:pStyle w:val="NoSpacing"/>
              <w:rPr>
                <w:rFonts w:ascii="Times New Roman" w:eastAsia="Times New Roman" w:hAnsi="Times New Roman" w:cs="Times New Roman"/>
                <w:b/>
                <w:bCs/>
                <w:color w:val="1E1248"/>
                <w:lang w:val="en-AU"/>
              </w:rPr>
            </w:pPr>
            <w:proofErr w:type="spellStart"/>
            <w:r w:rsidRPr="006A4C2A">
              <w:rPr>
                <w:rFonts w:ascii="Times New Roman" w:eastAsia="Times New Roman" w:hAnsi="Times New Roman" w:cs="Times New Roman"/>
                <w:b/>
                <w:bCs/>
                <w:color w:val="1E1248"/>
                <w:lang w:val="en-AU"/>
              </w:rPr>
              <w:t>Nupjan</w:t>
            </w:r>
            <w:proofErr w:type="spellEnd"/>
            <w:r w:rsidRPr="006A4C2A">
              <w:rPr>
                <w:rFonts w:ascii="Times New Roman" w:eastAsia="Times New Roman" w:hAnsi="Times New Roman" w:cs="Times New Roman"/>
                <w:b/>
                <w:bCs/>
                <w:color w:val="1E1248"/>
                <w:lang w:val="en-AU"/>
              </w:rPr>
              <w:t xml:space="preserve"> Koirala</w:t>
            </w:r>
          </w:p>
          <w:p w14:paraId="42B7ED69" w14:textId="77777777"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Student ID: s8132249</w:t>
            </w:r>
          </w:p>
          <w:p w14:paraId="251BBC06" w14:textId="77777777" w:rsidR="007E19BE" w:rsidRPr="006A4C2A" w:rsidRDefault="007E19BE" w:rsidP="5B50B6F8">
            <w:pPr>
              <w:pStyle w:val="NoSpacing"/>
              <w:rPr>
                <w:rFonts w:ascii="Times New Roman" w:eastAsia="Times New Roman" w:hAnsi="Times New Roman" w:cs="Times New Roman"/>
                <w:lang w:val="en-AU"/>
              </w:rPr>
            </w:pPr>
          </w:p>
          <w:p w14:paraId="19EE80FA" w14:textId="6E26F7B8" w:rsidR="007E19BE" w:rsidRPr="006A4C2A" w:rsidRDefault="1FB97065" w:rsidP="5B50B6F8">
            <w:pPr>
              <w:pStyle w:val="NoSpacing"/>
              <w:rPr>
                <w:rFonts w:ascii="Times New Roman" w:eastAsia="Times New Roman" w:hAnsi="Times New Roman" w:cs="Times New Roman"/>
                <w:b/>
                <w:bCs/>
                <w:color w:val="1E1248"/>
                <w:lang w:val="en-AU"/>
              </w:rPr>
            </w:pPr>
            <w:proofErr w:type="gramStart"/>
            <w:r w:rsidRPr="006A4C2A">
              <w:rPr>
                <w:rFonts w:ascii="Times New Roman" w:eastAsia="Times New Roman" w:hAnsi="Times New Roman" w:cs="Times New Roman"/>
                <w:b/>
                <w:bCs/>
                <w:color w:val="1E1248"/>
                <w:lang w:val="en-AU"/>
              </w:rPr>
              <w:t>Isha</w:t>
            </w:r>
            <w:r w:rsidR="2C65FDF3" w:rsidRPr="006A4C2A">
              <w:rPr>
                <w:rFonts w:ascii="Times New Roman" w:eastAsia="Times New Roman" w:hAnsi="Times New Roman" w:cs="Times New Roman"/>
                <w:b/>
                <w:bCs/>
                <w:color w:val="1E1248"/>
                <w:lang w:val="en-AU"/>
              </w:rPr>
              <w:t xml:space="preserve"> .</w:t>
            </w:r>
            <w:proofErr w:type="gramEnd"/>
          </w:p>
          <w:p w14:paraId="0E27F0A4" w14:textId="2BC8E0A8"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 xml:space="preserve">Student </w:t>
            </w:r>
            <w:r w:rsidR="2C65FDF3" w:rsidRPr="006A4C2A">
              <w:rPr>
                <w:rFonts w:ascii="Times New Roman" w:eastAsia="Times New Roman" w:hAnsi="Times New Roman" w:cs="Times New Roman"/>
                <w:lang w:val="en-AU"/>
              </w:rPr>
              <w:t>ID: s</w:t>
            </w:r>
            <w:r w:rsidRPr="006A4C2A">
              <w:rPr>
                <w:rFonts w:ascii="Times New Roman" w:eastAsia="Times New Roman" w:hAnsi="Times New Roman" w:cs="Times New Roman"/>
                <w:lang w:val="en-AU"/>
              </w:rPr>
              <w:t>8087877</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4F1F0" w14:textId="6E93B142" w:rsidR="007E19BE" w:rsidRPr="006A4C2A" w:rsidRDefault="1FB97065" w:rsidP="050D6396">
            <w:pPr>
              <w:rPr>
                <w:rFonts w:ascii="Times New Roman" w:eastAsia="Times New Roman" w:hAnsi="Times New Roman" w:cs="Times New Roman"/>
                <w:color w:val="0F4761" w:themeColor="accent1" w:themeShade="BF"/>
                <w:sz w:val="24"/>
                <w:szCs w:val="24"/>
                <w:lang w:val="en-AU"/>
              </w:rPr>
            </w:pPr>
            <w:r w:rsidRPr="006A4C2A">
              <w:rPr>
                <w:rFonts w:ascii="Times New Roman" w:eastAsia="Times New Roman" w:hAnsi="Times New Roman" w:cs="Times New Roman"/>
                <w:color w:val="0F4761" w:themeColor="accent1" w:themeShade="BF"/>
                <w:sz w:val="24"/>
                <w:szCs w:val="24"/>
                <w:lang w:val="en-AU"/>
              </w:rPr>
              <w:t xml:space="preserve">  </w:t>
            </w:r>
          </w:p>
          <w:p w14:paraId="2F79A8A0" w14:textId="293E94F2" w:rsidR="050D6396" w:rsidRPr="006A4C2A" w:rsidRDefault="050D6396" w:rsidP="050D6396">
            <w:pPr>
              <w:rPr>
                <w:rFonts w:ascii="Times New Roman" w:eastAsia="Times New Roman" w:hAnsi="Times New Roman" w:cs="Times New Roman"/>
                <w:color w:val="0F4761" w:themeColor="accent1" w:themeShade="BF"/>
                <w:sz w:val="24"/>
                <w:szCs w:val="24"/>
                <w:lang w:val="en-AU"/>
              </w:rPr>
            </w:pPr>
          </w:p>
          <w:p w14:paraId="006237D1" w14:textId="77777777" w:rsidR="007E19BE" w:rsidRPr="006A4C2A" w:rsidRDefault="1FB97065" w:rsidP="5B50B6F8">
            <w:pPr>
              <w:pStyle w:val="NoSpacing"/>
              <w:spacing w:line="240" w:lineRule="auto"/>
              <w:rPr>
                <w:rFonts w:ascii="Times New Roman" w:eastAsia="Times New Roman" w:hAnsi="Times New Roman" w:cs="Times New Roman"/>
                <w:b/>
                <w:bCs/>
                <w:color w:val="1E1248"/>
                <w:lang w:val="en-AU"/>
              </w:rPr>
            </w:pPr>
            <w:r w:rsidRPr="006A4C2A">
              <w:rPr>
                <w:rFonts w:ascii="Times New Roman" w:eastAsia="Times New Roman" w:hAnsi="Times New Roman" w:cs="Times New Roman"/>
                <w:b/>
                <w:bCs/>
                <w:color w:val="1E1248"/>
                <w:lang w:val="en-AU"/>
              </w:rPr>
              <w:t xml:space="preserve">Fakhra Jabeen </w:t>
            </w:r>
          </w:p>
          <w:p w14:paraId="5304062C" w14:textId="77777777"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Fakhra.Jabeen@vu.edu.au</w:t>
            </w:r>
          </w:p>
          <w:p w14:paraId="5C6D9722" w14:textId="77777777"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Tutor: NIT3003) IT Capstone Project</w:t>
            </w:r>
          </w:p>
          <w:p w14:paraId="734BD0B6" w14:textId="77777777" w:rsidR="007E19BE" w:rsidRPr="006A4C2A" w:rsidRDefault="1FB97065" w:rsidP="050D6396">
            <w:pPr>
              <w:pStyle w:val="NoSpacing"/>
              <w:rPr>
                <w:rFonts w:ascii="Times New Roman" w:eastAsia="Times New Roman" w:hAnsi="Times New Roman" w:cs="Times New Roman"/>
                <w:color w:val="0F4761" w:themeColor="accent1" w:themeShade="BF"/>
                <w:lang w:val="en-AU"/>
              </w:rPr>
            </w:pPr>
            <w:r w:rsidRPr="006A4C2A">
              <w:rPr>
                <w:rFonts w:ascii="Times New Roman" w:eastAsia="Times New Roman" w:hAnsi="Times New Roman" w:cs="Times New Roman"/>
                <w:lang w:val="en-AU"/>
              </w:rPr>
              <w:t xml:space="preserve">VU Sydney </w:t>
            </w:r>
          </w:p>
        </w:tc>
      </w:tr>
    </w:tbl>
    <w:p w14:paraId="3FB2B7CE" w14:textId="6CD25643" w:rsidR="050D6396" w:rsidRPr="006A4C2A" w:rsidRDefault="050D6396" w:rsidP="5B50B6F8">
      <w:pPr>
        <w:jc w:val="center"/>
        <w:rPr>
          <w:rFonts w:ascii="Times New Roman" w:eastAsia="Times New Roman" w:hAnsi="Times New Roman" w:cs="Times New Roman"/>
        </w:rPr>
      </w:pPr>
      <w:r w:rsidRPr="006A4C2A">
        <w:rPr>
          <w:rFonts w:ascii="Times New Roman" w:eastAsia="Times New Roman" w:hAnsi="Times New Roman" w:cs="Times New Roman"/>
        </w:rPr>
        <w:br w:type="page"/>
      </w:r>
    </w:p>
    <w:p w14:paraId="579FFB69" w14:textId="75C53521" w:rsidR="3A21F35A" w:rsidRPr="006A4C2A" w:rsidRDefault="67607F1C" w:rsidP="2FC107F1">
      <w:pPr>
        <w:pStyle w:val="TOC1"/>
        <w:tabs>
          <w:tab w:val="right" w:leader="dot" w:pos="9360"/>
        </w:tabs>
        <w:rPr>
          <w:rFonts w:ascii="Times New Roman" w:eastAsia="Times New Roman" w:hAnsi="Times New Roman" w:cs="Times New Roman"/>
          <w:b/>
          <w:bCs/>
          <w:sz w:val="40"/>
          <w:szCs w:val="40"/>
        </w:rPr>
      </w:pPr>
      <w:r w:rsidRPr="006A4C2A">
        <w:rPr>
          <w:rFonts w:ascii="Times New Roman" w:eastAsia="Times New Roman" w:hAnsi="Times New Roman" w:cs="Times New Roman"/>
          <w:b/>
          <w:bCs/>
          <w:sz w:val="40"/>
          <w:szCs w:val="40"/>
        </w:rPr>
        <w:lastRenderedPageBreak/>
        <w:t>Table of Contents</w:t>
      </w:r>
    </w:p>
    <w:p w14:paraId="3D633A45" w14:textId="196C8ECA" w:rsidR="14F00195" w:rsidRPr="006A4C2A" w:rsidRDefault="14F00195" w:rsidP="5B50B6F8">
      <w:pPr>
        <w:pStyle w:val="TOC1"/>
        <w:tabs>
          <w:tab w:val="right" w:leader="dot" w:pos="9360"/>
        </w:tabs>
        <w:rPr>
          <w:rFonts w:ascii="Times New Roman" w:eastAsia="Times New Roman" w:hAnsi="Times New Roman" w:cs="Times New Roman"/>
        </w:rPr>
      </w:pPr>
    </w:p>
    <w:p w14:paraId="6B0B26DD" w14:textId="5218B2CD" w:rsidR="00091063" w:rsidRPr="006A4C2A" w:rsidRDefault="00984867">
      <w:pPr>
        <w:pStyle w:val="TOC1"/>
        <w:tabs>
          <w:tab w:val="right" w:leader="dot" w:pos="9350"/>
        </w:tabs>
        <w:rPr>
          <w:rFonts w:ascii="Times New Roman" w:hAnsi="Times New Roman" w:cs="Times New Roman"/>
          <w:noProof/>
          <w:kern w:val="2"/>
          <w:sz w:val="24"/>
          <w:szCs w:val="24"/>
          <w14:ligatures w14:val="standardContextual"/>
        </w:rPr>
      </w:pPr>
      <w:r w:rsidRPr="006A4C2A">
        <w:rPr>
          <w:rFonts w:ascii="Times New Roman" w:hAnsi="Times New Roman" w:cs="Times New Roman"/>
        </w:rPr>
        <w:fldChar w:fldCharType="begin"/>
      </w:r>
      <w:r w:rsidR="5B50B6F8" w:rsidRPr="006A4C2A">
        <w:rPr>
          <w:rFonts w:ascii="Times New Roman" w:hAnsi="Times New Roman" w:cs="Times New Roman"/>
        </w:rPr>
        <w:instrText>TOC \o "1-9" \z \u \h</w:instrText>
      </w:r>
      <w:r w:rsidRPr="006A4C2A">
        <w:rPr>
          <w:rFonts w:ascii="Times New Roman" w:hAnsi="Times New Roman" w:cs="Times New Roman"/>
        </w:rPr>
        <w:fldChar w:fldCharType="separate"/>
      </w:r>
      <w:hyperlink w:anchor="_Toc201003013" w:history="1">
        <w:r w:rsidR="00091063" w:rsidRPr="006A4C2A">
          <w:rPr>
            <w:rStyle w:val="Hyperlink"/>
            <w:rFonts w:ascii="Times New Roman" w:eastAsia="Times New Roman" w:hAnsi="Times New Roman" w:cs="Times New Roman"/>
            <w:b/>
            <w:bCs/>
            <w:noProof/>
          </w:rPr>
          <w:t>Introduction</w:t>
        </w:r>
        <w:r w:rsidR="00091063" w:rsidRPr="006A4C2A">
          <w:rPr>
            <w:rFonts w:ascii="Times New Roman" w:hAnsi="Times New Roman" w:cs="Times New Roman"/>
            <w:noProof/>
            <w:webHidden/>
          </w:rPr>
          <w:tab/>
        </w:r>
        <w:r w:rsidR="00091063" w:rsidRPr="006A4C2A">
          <w:rPr>
            <w:rFonts w:ascii="Times New Roman" w:hAnsi="Times New Roman" w:cs="Times New Roman"/>
            <w:noProof/>
            <w:webHidden/>
          </w:rPr>
          <w:fldChar w:fldCharType="begin"/>
        </w:r>
        <w:r w:rsidR="00091063" w:rsidRPr="006A4C2A">
          <w:rPr>
            <w:rFonts w:ascii="Times New Roman" w:hAnsi="Times New Roman" w:cs="Times New Roman"/>
            <w:noProof/>
            <w:webHidden/>
          </w:rPr>
          <w:instrText xml:space="preserve"> PAGEREF _Toc201003013 \h </w:instrText>
        </w:r>
        <w:r w:rsidR="00091063" w:rsidRPr="006A4C2A">
          <w:rPr>
            <w:rFonts w:ascii="Times New Roman" w:hAnsi="Times New Roman" w:cs="Times New Roman"/>
            <w:noProof/>
            <w:webHidden/>
          </w:rPr>
        </w:r>
        <w:r w:rsidR="00091063" w:rsidRPr="006A4C2A">
          <w:rPr>
            <w:rFonts w:ascii="Times New Roman" w:hAnsi="Times New Roman" w:cs="Times New Roman"/>
            <w:noProof/>
            <w:webHidden/>
          </w:rPr>
          <w:fldChar w:fldCharType="separate"/>
        </w:r>
        <w:r w:rsidR="00091063" w:rsidRPr="006A4C2A">
          <w:rPr>
            <w:rFonts w:ascii="Times New Roman" w:hAnsi="Times New Roman" w:cs="Times New Roman"/>
            <w:noProof/>
            <w:webHidden/>
          </w:rPr>
          <w:t>4</w:t>
        </w:r>
        <w:r w:rsidR="00091063" w:rsidRPr="006A4C2A">
          <w:rPr>
            <w:rFonts w:ascii="Times New Roman" w:hAnsi="Times New Roman" w:cs="Times New Roman"/>
            <w:noProof/>
            <w:webHidden/>
          </w:rPr>
          <w:fldChar w:fldCharType="end"/>
        </w:r>
      </w:hyperlink>
    </w:p>
    <w:p w14:paraId="25DEEE83" w14:textId="70E80BEA"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14" w:history="1">
        <w:r w:rsidRPr="006A4C2A">
          <w:rPr>
            <w:rStyle w:val="Hyperlink"/>
            <w:rFonts w:ascii="Times New Roman" w:eastAsia="Times New Roman" w:hAnsi="Times New Roman" w:cs="Times New Roman"/>
            <w:noProof/>
          </w:rPr>
          <w:t>Red Curtain: New era of cinema engagement through user empowerment</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_Toc201003014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w:t>
        </w:r>
        <w:r w:rsidRPr="006A4C2A">
          <w:rPr>
            <w:rFonts w:ascii="Times New Roman" w:hAnsi="Times New Roman" w:cs="Times New Roman"/>
            <w:noProof/>
            <w:webHidden/>
          </w:rPr>
          <w:fldChar w:fldCharType="end"/>
        </w:r>
      </w:hyperlink>
    </w:p>
    <w:p w14:paraId="7470E5BD" w14:textId="48E7FECC"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15" w:history="1">
        <w:r w:rsidRPr="006A4C2A">
          <w:rPr>
            <w:rStyle w:val="Hyperlink"/>
            <w:rFonts w:ascii="Times New Roman" w:eastAsia="Times New Roman" w:hAnsi="Times New Roman" w:cs="Times New Roman"/>
            <w:b/>
            <w:bCs/>
            <w:noProof/>
          </w:rPr>
          <w:t>Project Objectives: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_Toc201003015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w:t>
        </w:r>
        <w:r w:rsidRPr="006A4C2A">
          <w:rPr>
            <w:rFonts w:ascii="Times New Roman" w:hAnsi="Times New Roman" w:cs="Times New Roman"/>
            <w:noProof/>
            <w:webHidden/>
          </w:rPr>
          <w:fldChar w:fldCharType="end"/>
        </w:r>
      </w:hyperlink>
    </w:p>
    <w:p w14:paraId="2A2A6ECF" w14:textId="70B0FE07"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16" w:history="1">
        <w:r w:rsidRPr="006A4C2A">
          <w:rPr>
            <w:rStyle w:val="Hyperlink"/>
            <w:rFonts w:ascii="Times New Roman" w:eastAsia="Times New Roman" w:hAnsi="Times New Roman" w:cs="Times New Roman"/>
            <w:b/>
            <w:bCs/>
            <w:noProof/>
          </w:rPr>
          <w:t>Functional Requirements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_Toc201003016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w:t>
        </w:r>
        <w:r w:rsidRPr="006A4C2A">
          <w:rPr>
            <w:rFonts w:ascii="Times New Roman" w:hAnsi="Times New Roman" w:cs="Times New Roman"/>
            <w:noProof/>
            <w:webHidden/>
          </w:rPr>
          <w:fldChar w:fldCharType="end"/>
        </w:r>
      </w:hyperlink>
    </w:p>
    <w:p w14:paraId="38E9CB73" w14:textId="2AA67C72" w:rsidR="00091063" w:rsidRPr="006A4C2A" w:rsidRDefault="00091063">
      <w:pPr>
        <w:pStyle w:val="TOC2"/>
        <w:tabs>
          <w:tab w:val="left" w:pos="660"/>
          <w:tab w:val="right" w:leader="dot" w:pos="9350"/>
        </w:tabs>
        <w:rPr>
          <w:rFonts w:ascii="Times New Roman" w:hAnsi="Times New Roman" w:cs="Times New Roman"/>
          <w:noProof/>
          <w:kern w:val="2"/>
          <w:sz w:val="24"/>
          <w:szCs w:val="24"/>
          <w14:ligatures w14:val="standardContextual"/>
        </w:rPr>
      </w:pPr>
      <w:hyperlink w:anchor="_Toc201003017" w:history="1">
        <w:r w:rsidRPr="006A4C2A">
          <w:rPr>
            <w:rStyle w:val="Hyperlink"/>
            <w:rFonts w:ascii="Times New Roman" w:eastAsia="Times New Roman" w:hAnsi="Times New Roman" w:cs="Times New Roman"/>
            <w:b/>
            <w:bCs/>
            <w:noProof/>
          </w:rPr>
          <w:t>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b/>
            <w:bCs/>
            <w:noProof/>
          </w:rPr>
          <w:t>User Authentication (Isha .)</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_Toc201003017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w:t>
        </w:r>
        <w:r w:rsidRPr="006A4C2A">
          <w:rPr>
            <w:rFonts w:ascii="Times New Roman" w:hAnsi="Times New Roman" w:cs="Times New Roman"/>
            <w:noProof/>
            <w:webHidden/>
          </w:rPr>
          <w:fldChar w:fldCharType="end"/>
        </w:r>
      </w:hyperlink>
    </w:p>
    <w:p w14:paraId="7C2EC2DB" w14:textId="50776100"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18" w:history="1">
        <w:r w:rsidRPr="006A4C2A">
          <w:rPr>
            <w:rStyle w:val="Hyperlink"/>
            <w:rFonts w:ascii="Times New Roman" w:eastAsia="Times New Roman" w:hAnsi="Times New Roman" w:cs="Times New Roman"/>
            <w:b/>
            <w:bCs/>
            <w:noProof/>
            <w:lang w:val="en-AU"/>
          </w:rPr>
          <w:t>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b/>
            <w:bCs/>
            <w:noProof/>
          </w:rPr>
          <w:t>Feed Page (Isha.):</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_Toc201003018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8</w:t>
        </w:r>
        <w:r w:rsidRPr="006A4C2A">
          <w:rPr>
            <w:rFonts w:ascii="Times New Roman" w:hAnsi="Times New Roman" w:cs="Times New Roman"/>
            <w:noProof/>
            <w:webHidden/>
          </w:rPr>
          <w:fldChar w:fldCharType="end"/>
        </w:r>
      </w:hyperlink>
    </w:p>
    <w:p w14:paraId="28F641B9" w14:textId="07CD579E"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19" w:history="1">
        <w:r w:rsidRPr="006A4C2A">
          <w:rPr>
            <w:rStyle w:val="Hyperlink"/>
            <w:rFonts w:ascii="Times New Roman" w:eastAsia="Times New Roman" w:hAnsi="Times New Roman" w:cs="Times New Roman"/>
            <w:b/>
            <w:bCs/>
            <w:noProof/>
            <w:lang w:val="en-AU"/>
          </w:rPr>
          <w:t>III.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b/>
            <w:bCs/>
            <w:noProof/>
            <w:lang w:val="en-AU"/>
          </w:rPr>
          <w:t>Dynamic Homepage (NUPJAN)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_Toc201003019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10</w:t>
        </w:r>
        <w:r w:rsidRPr="006A4C2A">
          <w:rPr>
            <w:rFonts w:ascii="Times New Roman" w:hAnsi="Times New Roman" w:cs="Times New Roman"/>
            <w:noProof/>
            <w:webHidden/>
          </w:rPr>
          <w:fldChar w:fldCharType="end"/>
        </w:r>
      </w:hyperlink>
    </w:p>
    <w:p w14:paraId="0A441AEB" w14:textId="7D92CF24"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20" w:history="1">
        <w:r w:rsidRPr="006A4C2A">
          <w:rPr>
            <w:rStyle w:val="Hyperlink"/>
            <w:rFonts w:ascii="Times New Roman" w:eastAsia="Times New Roman" w:hAnsi="Times New Roman" w:cs="Times New Roman"/>
            <w:b/>
            <w:bCs/>
            <w:noProof/>
          </w:rPr>
          <w:t>IV.</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b/>
            <w:bCs/>
            <w:noProof/>
          </w:rPr>
          <w:t>Systematic Ticket Booking System (SULAV SILWAL)</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_Toc201003020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12</w:t>
        </w:r>
        <w:r w:rsidRPr="006A4C2A">
          <w:rPr>
            <w:rFonts w:ascii="Times New Roman" w:hAnsi="Times New Roman" w:cs="Times New Roman"/>
            <w:noProof/>
            <w:webHidden/>
          </w:rPr>
          <w:fldChar w:fldCharType="end"/>
        </w:r>
      </w:hyperlink>
    </w:p>
    <w:p w14:paraId="71C97280" w14:textId="18C7894D" w:rsidR="00091063" w:rsidRPr="006A4C2A" w:rsidRDefault="00091063">
      <w:pPr>
        <w:pStyle w:val="TOC2"/>
        <w:tabs>
          <w:tab w:val="left" w:pos="660"/>
          <w:tab w:val="right" w:leader="dot" w:pos="9350"/>
        </w:tabs>
        <w:rPr>
          <w:rFonts w:ascii="Times New Roman" w:hAnsi="Times New Roman" w:cs="Times New Roman"/>
          <w:noProof/>
          <w:kern w:val="2"/>
          <w:sz w:val="24"/>
          <w:szCs w:val="24"/>
          <w14:ligatures w14:val="standardContextual"/>
        </w:rPr>
      </w:pPr>
      <w:hyperlink w:anchor="_Toc201003021" w:history="1">
        <w:r w:rsidRPr="006A4C2A">
          <w:rPr>
            <w:rStyle w:val="Hyperlink"/>
            <w:rFonts w:ascii="Times New Roman" w:eastAsia="Times New Roman" w:hAnsi="Times New Roman" w:cs="Times New Roman"/>
            <w:b/>
            <w:bCs/>
            <w:noProof/>
          </w:rPr>
          <w:t>V.</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b/>
            <w:bCs/>
            <w:noProof/>
          </w:rPr>
          <w:t>Reliable Payment and Ticket Delivery System (Arpan Ghimire)</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_Toc201003021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15</w:t>
        </w:r>
        <w:r w:rsidRPr="006A4C2A">
          <w:rPr>
            <w:rFonts w:ascii="Times New Roman" w:hAnsi="Times New Roman" w:cs="Times New Roman"/>
            <w:noProof/>
            <w:webHidden/>
          </w:rPr>
          <w:fldChar w:fldCharType="end"/>
        </w:r>
      </w:hyperlink>
    </w:p>
    <w:p w14:paraId="583A7D21" w14:textId="09DD8F87"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22" w:history="1">
        <w:r w:rsidRPr="006A4C2A">
          <w:rPr>
            <w:rStyle w:val="Hyperlink"/>
            <w:rFonts w:ascii="Times New Roman" w:eastAsia="Times New Roman" w:hAnsi="Times New Roman" w:cs="Times New Roman"/>
            <w:b/>
            <w:bCs/>
            <w:noProof/>
          </w:rPr>
          <w:t>Non- Functional Requirement</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_Toc201003022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19</w:t>
        </w:r>
        <w:r w:rsidRPr="006A4C2A">
          <w:rPr>
            <w:rFonts w:ascii="Times New Roman" w:hAnsi="Times New Roman" w:cs="Times New Roman"/>
            <w:noProof/>
            <w:webHidden/>
          </w:rPr>
          <w:fldChar w:fldCharType="end"/>
        </w:r>
      </w:hyperlink>
    </w:p>
    <w:p w14:paraId="56DF32BA" w14:textId="5C9D155B" w:rsidR="00091063" w:rsidRPr="006A4C2A" w:rsidRDefault="00091063">
      <w:pPr>
        <w:pStyle w:val="TOC2"/>
        <w:tabs>
          <w:tab w:val="left" w:pos="660"/>
          <w:tab w:val="right" w:leader="dot" w:pos="9350"/>
        </w:tabs>
        <w:rPr>
          <w:rFonts w:ascii="Times New Roman" w:hAnsi="Times New Roman" w:cs="Times New Roman"/>
          <w:noProof/>
          <w:kern w:val="2"/>
          <w:sz w:val="24"/>
          <w:szCs w:val="24"/>
          <w14:ligatures w14:val="standardContextual"/>
        </w:rPr>
      </w:pPr>
      <w:hyperlink w:anchor="_Toc201003023" w:history="1">
        <w:r w:rsidRPr="006A4C2A">
          <w:rPr>
            <w:rStyle w:val="Hyperlink"/>
            <w:rFonts w:ascii="Times New Roman" w:eastAsia="Times New Roman" w:hAnsi="Times New Roman" w:cs="Times New Roman"/>
            <w:b/>
            <w:bCs/>
            <w:noProof/>
          </w:rPr>
          <w:t>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Seamless User Authentication (Isha)</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_Toc201003023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19</w:t>
        </w:r>
        <w:r w:rsidRPr="006A4C2A">
          <w:rPr>
            <w:rFonts w:ascii="Times New Roman" w:hAnsi="Times New Roman" w:cs="Times New Roman"/>
            <w:noProof/>
            <w:webHidden/>
          </w:rPr>
          <w:fldChar w:fldCharType="end"/>
        </w:r>
      </w:hyperlink>
    </w:p>
    <w:p w14:paraId="4BA9FE4F" w14:textId="40CA0729"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24" w:history="1">
        <w:r w:rsidRPr="006A4C2A">
          <w:rPr>
            <w:rStyle w:val="Hyperlink"/>
            <w:rFonts w:ascii="Times New Roman" w:eastAsia="Times New Roman" w:hAnsi="Times New Roman" w:cs="Times New Roman"/>
            <w:b/>
            <w:bCs/>
            <w:noProof/>
          </w:rPr>
          <w:t>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Engaging Home Page Experience (Nupjan)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_Toc201003024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19</w:t>
        </w:r>
        <w:r w:rsidRPr="006A4C2A">
          <w:rPr>
            <w:rFonts w:ascii="Times New Roman" w:hAnsi="Times New Roman" w:cs="Times New Roman"/>
            <w:noProof/>
            <w:webHidden/>
          </w:rPr>
          <w:fldChar w:fldCharType="end"/>
        </w:r>
      </w:hyperlink>
    </w:p>
    <w:p w14:paraId="538DF663" w14:textId="02CCD49E"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25" w:history="1">
        <w:r w:rsidRPr="006A4C2A">
          <w:rPr>
            <w:rStyle w:val="Hyperlink"/>
            <w:rFonts w:ascii="Times New Roman" w:eastAsia="Times New Roman" w:hAnsi="Times New Roman" w:cs="Times New Roman"/>
            <w:b/>
            <w:bCs/>
            <w:noProof/>
          </w:rPr>
          <w:t>III.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Systematic Ticket Booking System (Sulav Silwal)</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_Toc201003025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19</w:t>
        </w:r>
        <w:r w:rsidRPr="006A4C2A">
          <w:rPr>
            <w:rFonts w:ascii="Times New Roman" w:hAnsi="Times New Roman" w:cs="Times New Roman"/>
            <w:noProof/>
            <w:webHidden/>
          </w:rPr>
          <w:fldChar w:fldCharType="end"/>
        </w:r>
      </w:hyperlink>
    </w:p>
    <w:p w14:paraId="08321E11" w14:textId="755A92C7"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26" w:history="1">
        <w:r w:rsidRPr="006A4C2A">
          <w:rPr>
            <w:rStyle w:val="Hyperlink"/>
            <w:rFonts w:ascii="Times New Roman" w:hAnsi="Times New Roman" w:cs="Times New Roman"/>
            <w:noProof/>
          </w:rPr>
          <w:t>IV.</w:t>
        </w:r>
        <w:r w:rsidRPr="006A4C2A">
          <w:rPr>
            <w:rFonts w:ascii="Times New Roman" w:hAnsi="Times New Roman" w:cs="Times New Roman"/>
            <w:noProof/>
            <w:kern w:val="2"/>
            <w:sz w:val="24"/>
            <w:szCs w:val="24"/>
            <w14:ligatures w14:val="standardContextual"/>
          </w:rPr>
          <w:tab/>
        </w:r>
        <w:r w:rsidRPr="006A4C2A">
          <w:rPr>
            <w:rStyle w:val="Hyperlink"/>
            <w:rFonts w:ascii="Times New Roman" w:hAnsi="Times New Roman" w:cs="Times New Roman"/>
            <w:noProof/>
          </w:rPr>
          <w:t>Reliable Payment &amp; Ticket Delivery (Arpan Ghimire)</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_Toc201003026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20</w:t>
        </w:r>
        <w:r w:rsidRPr="006A4C2A">
          <w:rPr>
            <w:rFonts w:ascii="Times New Roman" w:hAnsi="Times New Roman" w:cs="Times New Roman"/>
            <w:noProof/>
            <w:webHidden/>
          </w:rPr>
          <w:fldChar w:fldCharType="end"/>
        </w:r>
      </w:hyperlink>
    </w:p>
    <w:p w14:paraId="05B82D73" w14:textId="44FFA707"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27" w:history="1">
        <w:r w:rsidRPr="006A4C2A">
          <w:rPr>
            <w:rStyle w:val="Hyperlink"/>
            <w:rFonts w:ascii="Times New Roman" w:eastAsia="Times New Roman" w:hAnsi="Times New Roman" w:cs="Times New Roman"/>
            <w:b/>
            <w:bCs/>
            <w:noProof/>
          </w:rPr>
          <w:t>Use Case Diagram</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_Toc201003027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20</w:t>
        </w:r>
        <w:r w:rsidRPr="006A4C2A">
          <w:rPr>
            <w:rFonts w:ascii="Times New Roman" w:hAnsi="Times New Roman" w:cs="Times New Roman"/>
            <w:noProof/>
            <w:webHidden/>
          </w:rPr>
          <w:fldChar w:fldCharType="end"/>
        </w:r>
      </w:hyperlink>
    </w:p>
    <w:p w14:paraId="05B43BE5" w14:textId="01E41EB4"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28" w:history="1">
        <w:r w:rsidRPr="006A4C2A">
          <w:rPr>
            <w:rStyle w:val="Hyperlink"/>
            <w:rFonts w:ascii="Times New Roman" w:eastAsia="Times New Roman" w:hAnsi="Times New Roman" w:cs="Times New Roman"/>
            <w:noProof/>
          </w:rPr>
          <w:t>Use Case Descriptions: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_Toc201003028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21</w:t>
        </w:r>
        <w:r w:rsidRPr="006A4C2A">
          <w:rPr>
            <w:rFonts w:ascii="Times New Roman" w:hAnsi="Times New Roman" w:cs="Times New Roman"/>
            <w:noProof/>
            <w:webHidden/>
          </w:rPr>
          <w:fldChar w:fldCharType="end"/>
        </w:r>
      </w:hyperlink>
    </w:p>
    <w:p w14:paraId="6E6A6C9F" w14:textId="2241D8C4"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29" w:history="1">
        <w:r w:rsidRPr="006A4C2A">
          <w:rPr>
            <w:rStyle w:val="Hyperlink"/>
            <w:rFonts w:ascii="Times New Roman" w:eastAsia="Times New Roman" w:hAnsi="Times New Roman" w:cs="Times New Roman"/>
            <w:noProof/>
          </w:rPr>
          <w:t>Sequence Diagrams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_Toc201003029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31</w:t>
        </w:r>
        <w:r w:rsidRPr="006A4C2A">
          <w:rPr>
            <w:rFonts w:ascii="Times New Roman" w:hAnsi="Times New Roman" w:cs="Times New Roman"/>
            <w:noProof/>
            <w:webHidden/>
          </w:rPr>
          <w:fldChar w:fldCharType="end"/>
        </w:r>
      </w:hyperlink>
    </w:p>
    <w:p w14:paraId="03D604F4" w14:textId="6764CBE8" w:rsidR="00091063" w:rsidRPr="006A4C2A" w:rsidRDefault="00091063">
      <w:pPr>
        <w:pStyle w:val="TOC2"/>
        <w:tabs>
          <w:tab w:val="left" w:pos="660"/>
          <w:tab w:val="right" w:leader="dot" w:pos="9350"/>
        </w:tabs>
        <w:rPr>
          <w:rFonts w:ascii="Times New Roman" w:hAnsi="Times New Roman" w:cs="Times New Roman"/>
          <w:noProof/>
          <w:kern w:val="2"/>
          <w:sz w:val="24"/>
          <w:szCs w:val="24"/>
          <w14:ligatures w14:val="standardContextual"/>
        </w:rPr>
      </w:pPr>
      <w:hyperlink w:anchor="_Toc201003030" w:history="1">
        <w:r w:rsidRPr="006A4C2A">
          <w:rPr>
            <w:rStyle w:val="Hyperlink"/>
            <w:rFonts w:ascii="Times New Roman" w:eastAsia="Times New Roman" w:hAnsi="Times New Roman" w:cs="Times New Roman"/>
            <w:b/>
            <w:bCs/>
            <w:noProof/>
          </w:rPr>
          <w:t>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Authentication, Polls &amp; Loyalty (ISHA)</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_Toc201003030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31</w:t>
        </w:r>
        <w:r w:rsidRPr="006A4C2A">
          <w:rPr>
            <w:rFonts w:ascii="Times New Roman" w:hAnsi="Times New Roman" w:cs="Times New Roman"/>
            <w:noProof/>
            <w:webHidden/>
          </w:rPr>
          <w:fldChar w:fldCharType="end"/>
        </w:r>
      </w:hyperlink>
    </w:p>
    <w:p w14:paraId="4488BB6A" w14:textId="1F99BD76"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31" w:history="1">
        <w:r w:rsidRPr="006A4C2A">
          <w:rPr>
            <w:rStyle w:val="Hyperlink"/>
            <w:rFonts w:ascii="Times New Roman" w:eastAsia="Times New Roman" w:hAnsi="Times New Roman" w:cs="Times New Roman"/>
            <w:b/>
            <w:bCs/>
            <w:noProof/>
          </w:rPr>
          <w:t>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Movie list and Details (Nupjan)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_Toc201003031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35</w:t>
        </w:r>
        <w:r w:rsidRPr="006A4C2A">
          <w:rPr>
            <w:rFonts w:ascii="Times New Roman" w:hAnsi="Times New Roman" w:cs="Times New Roman"/>
            <w:noProof/>
            <w:webHidden/>
          </w:rPr>
          <w:fldChar w:fldCharType="end"/>
        </w:r>
      </w:hyperlink>
    </w:p>
    <w:p w14:paraId="4C8AA2E1" w14:textId="4F604D6D"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32" w:history="1">
        <w:r w:rsidRPr="006A4C2A">
          <w:rPr>
            <w:rStyle w:val="Hyperlink"/>
            <w:rFonts w:ascii="Times New Roman" w:eastAsia="Times New Roman" w:hAnsi="Times New Roman" w:cs="Times New Roman"/>
            <w:noProof/>
          </w:rPr>
          <w:t>III.</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Systematic Ticket Booking System (Sulav)</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_Toc201003032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37</w:t>
        </w:r>
        <w:r w:rsidRPr="006A4C2A">
          <w:rPr>
            <w:rFonts w:ascii="Times New Roman" w:hAnsi="Times New Roman" w:cs="Times New Roman"/>
            <w:noProof/>
            <w:webHidden/>
          </w:rPr>
          <w:fldChar w:fldCharType="end"/>
        </w:r>
      </w:hyperlink>
    </w:p>
    <w:p w14:paraId="7D97759D" w14:textId="2ABC449E" w:rsidR="00091063" w:rsidRPr="006A4C2A" w:rsidRDefault="00091063">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01003033" w:history="1">
        <w:r w:rsidRPr="006A4C2A">
          <w:rPr>
            <w:rStyle w:val="Hyperlink"/>
            <w:rFonts w:ascii="Times New Roman" w:eastAsia="Times New Roman" w:hAnsi="Times New Roman" w:cs="Times New Roman"/>
            <w:noProof/>
          </w:rPr>
          <w:t>IV.</w:t>
        </w:r>
        <w:r w:rsidRPr="006A4C2A">
          <w:rPr>
            <w:rFonts w:ascii="Times New Roman" w:hAnsi="Times New Roman" w:cs="Times New Roman"/>
            <w:noProof/>
            <w:kern w:val="2"/>
            <w:sz w:val="24"/>
            <w:szCs w:val="24"/>
            <w14:ligatures w14:val="standardContextual"/>
          </w:rPr>
          <w:tab/>
        </w:r>
        <w:r w:rsidRPr="006A4C2A">
          <w:rPr>
            <w:rStyle w:val="Hyperlink"/>
            <w:rFonts w:ascii="Times New Roman" w:eastAsia="Times New Roman" w:hAnsi="Times New Roman" w:cs="Times New Roman"/>
            <w:noProof/>
          </w:rPr>
          <w:t>Payment &amp; Ticket Delivery System (Arpan Ghimire)</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_Toc201003033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38</w:t>
        </w:r>
        <w:r w:rsidRPr="006A4C2A">
          <w:rPr>
            <w:rFonts w:ascii="Times New Roman" w:hAnsi="Times New Roman" w:cs="Times New Roman"/>
            <w:noProof/>
            <w:webHidden/>
          </w:rPr>
          <w:fldChar w:fldCharType="end"/>
        </w:r>
      </w:hyperlink>
    </w:p>
    <w:p w14:paraId="36880D1C" w14:textId="2748946D"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34" w:history="1">
        <w:r w:rsidRPr="006A4C2A">
          <w:rPr>
            <w:rStyle w:val="Hyperlink"/>
            <w:rFonts w:ascii="Times New Roman" w:eastAsia="Times New Roman" w:hAnsi="Times New Roman" w:cs="Times New Roman"/>
            <w:b/>
            <w:bCs/>
            <w:noProof/>
          </w:rPr>
          <w:t>PSEUDOCODES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_Toc201003034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41</w:t>
        </w:r>
        <w:r w:rsidRPr="006A4C2A">
          <w:rPr>
            <w:rFonts w:ascii="Times New Roman" w:hAnsi="Times New Roman" w:cs="Times New Roman"/>
            <w:noProof/>
            <w:webHidden/>
          </w:rPr>
          <w:fldChar w:fldCharType="end"/>
        </w:r>
      </w:hyperlink>
    </w:p>
    <w:p w14:paraId="1C6BB56E" w14:textId="202EC12D"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35" w:history="1">
        <w:r w:rsidRPr="006A4C2A">
          <w:rPr>
            <w:rStyle w:val="Hyperlink"/>
            <w:rFonts w:ascii="Times New Roman" w:eastAsia="Times New Roman" w:hAnsi="Times New Roman" w:cs="Times New Roman"/>
            <w:noProof/>
          </w:rPr>
          <w:t>User Authentication, Feed and Rewards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_Toc201003035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41</w:t>
        </w:r>
        <w:r w:rsidRPr="006A4C2A">
          <w:rPr>
            <w:rFonts w:ascii="Times New Roman" w:hAnsi="Times New Roman" w:cs="Times New Roman"/>
            <w:noProof/>
            <w:webHidden/>
          </w:rPr>
          <w:fldChar w:fldCharType="end"/>
        </w:r>
      </w:hyperlink>
    </w:p>
    <w:p w14:paraId="6B1BF0A9" w14:textId="1E966AE9"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36" w:history="1">
        <w:r w:rsidRPr="006A4C2A">
          <w:rPr>
            <w:rStyle w:val="Hyperlink"/>
            <w:rFonts w:ascii="Times New Roman" w:eastAsia="Times New Roman" w:hAnsi="Times New Roman" w:cs="Times New Roman"/>
            <w:noProof/>
          </w:rPr>
          <w:t>Movie HomePage (Nupjan)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_Toc201003036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44</w:t>
        </w:r>
        <w:r w:rsidRPr="006A4C2A">
          <w:rPr>
            <w:rFonts w:ascii="Times New Roman" w:hAnsi="Times New Roman" w:cs="Times New Roman"/>
            <w:noProof/>
            <w:webHidden/>
          </w:rPr>
          <w:fldChar w:fldCharType="end"/>
        </w:r>
      </w:hyperlink>
    </w:p>
    <w:p w14:paraId="29EC69F9" w14:textId="346948B5"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37" w:history="1">
        <w:r w:rsidRPr="006A4C2A">
          <w:rPr>
            <w:rStyle w:val="Hyperlink"/>
            <w:rFonts w:ascii="Times New Roman" w:hAnsi="Times New Roman" w:cs="Times New Roman"/>
            <w:noProof/>
          </w:rPr>
          <w:t>Systematic Ticket Booking System (Sulav)</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_Toc201003037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46</w:t>
        </w:r>
        <w:r w:rsidRPr="006A4C2A">
          <w:rPr>
            <w:rFonts w:ascii="Times New Roman" w:hAnsi="Times New Roman" w:cs="Times New Roman"/>
            <w:noProof/>
            <w:webHidden/>
          </w:rPr>
          <w:fldChar w:fldCharType="end"/>
        </w:r>
      </w:hyperlink>
    </w:p>
    <w:p w14:paraId="6DAA428E" w14:textId="016D8A84"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38" w:history="1">
        <w:r w:rsidRPr="006A4C2A">
          <w:rPr>
            <w:rStyle w:val="Hyperlink"/>
            <w:rFonts w:ascii="Times New Roman" w:eastAsia="Times New Roman" w:hAnsi="Times New Roman" w:cs="Times New Roman"/>
            <w:noProof/>
          </w:rPr>
          <w:t>Payment and Ticket Generation Pseudocode (Arpan)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_Toc201003038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48</w:t>
        </w:r>
        <w:r w:rsidRPr="006A4C2A">
          <w:rPr>
            <w:rFonts w:ascii="Times New Roman" w:hAnsi="Times New Roman" w:cs="Times New Roman"/>
            <w:noProof/>
            <w:webHidden/>
          </w:rPr>
          <w:fldChar w:fldCharType="end"/>
        </w:r>
      </w:hyperlink>
    </w:p>
    <w:p w14:paraId="37C83E44" w14:textId="3963356A"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39" w:history="1">
        <w:r w:rsidRPr="006A4C2A">
          <w:rPr>
            <w:rStyle w:val="Hyperlink"/>
            <w:rFonts w:ascii="Times New Roman" w:eastAsia="Times New Roman" w:hAnsi="Times New Roman" w:cs="Times New Roman"/>
            <w:noProof/>
          </w:rPr>
          <w:t>UI Design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_Toc201003039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50</w:t>
        </w:r>
        <w:r w:rsidRPr="006A4C2A">
          <w:rPr>
            <w:rFonts w:ascii="Times New Roman" w:hAnsi="Times New Roman" w:cs="Times New Roman"/>
            <w:noProof/>
            <w:webHidden/>
          </w:rPr>
          <w:fldChar w:fldCharType="end"/>
        </w:r>
      </w:hyperlink>
    </w:p>
    <w:p w14:paraId="18099A23" w14:textId="0FA07AB5"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0" w:history="1">
        <w:r w:rsidRPr="006A4C2A">
          <w:rPr>
            <w:rStyle w:val="Hyperlink"/>
            <w:rFonts w:ascii="Times New Roman" w:eastAsia="Times New Roman" w:hAnsi="Times New Roman" w:cs="Times New Roman"/>
            <w:noProof/>
          </w:rPr>
          <w:t>User Authentication and Polling System</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_Toc201003040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50</w:t>
        </w:r>
        <w:r w:rsidRPr="006A4C2A">
          <w:rPr>
            <w:rFonts w:ascii="Times New Roman" w:hAnsi="Times New Roman" w:cs="Times New Roman"/>
            <w:noProof/>
            <w:webHidden/>
          </w:rPr>
          <w:fldChar w:fldCharType="end"/>
        </w:r>
      </w:hyperlink>
    </w:p>
    <w:p w14:paraId="436AE59D" w14:textId="27333722"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1" w:history="1">
        <w:r w:rsidRPr="006A4C2A">
          <w:rPr>
            <w:rStyle w:val="Hyperlink"/>
            <w:rFonts w:ascii="Times New Roman" w:eastAsia="Times New Roman" w:hAnsi="Times New Roman" w:cs="Times New Roman"/>
            <w:noProof/>
          </w:rPr>
          <w:t>Movie list and Details (Nupjan)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_Toc201003041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54</w:t>
        </w:r>
        <w:r w:rsidRPr="006A4C2A">
          <w:rPr>
            <w:rFonts w:ascii="Times New Roman" w:hAnsi="Times New Roman" w:cs="Times New Roman"/>
            <w:noProof/>
            <w:webHidden/>
          </w:rPr>
          <w:fldChar w:fldCharType="end"/>
        </w:r>
      </w:hyperlink>
    </w:p>
    <w:p w14:paraId="76F79B03" w14:textId="3790426B"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2" w:history="1">
        <w:r w:rsidRPr="006A4C2A">
          <w:rPr>
            <w:rStyle w:val="Hyperlink"/>
            <w:rFonts w:ascii="Times New Roman" w:eastAsia="Times New Roman" w:hAnsi="Times New Roman" w:cs="Times New Roman"/>
            <w:noProof/>
          </w:rPr>
          <w:t>Payment, Tickets and Loyalty Rewards (Arpan)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_Toc201003042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58</w:t>
        </w:r>
        <w:r w:rsidRPr="006A4C2A">
          <w:rPr>
            <w:rFonts w:ascii="Times New Roman" w:hAnsi="Times New Roman" w:cs="Times New Roman"/>
            <w:noProof/>
            <w:webHidden/>
          </w:rPr>
          <w:fldChar w:fldCharType="end"/>
        </w:r>
      </w:hyperlink>
    </w:p>
    <w:p w14:paraId="1402C046" w14:textId="1A72A359"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3" w:history="1">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_Toc201003043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58</w:t>
        </w:r>
        <w:r w:rsidRPr="006A4C2A">
          <w:rPr>
            <w:rFonts w:ascii="Times New Roman" w:hAnsi="Times New Roman" w:cs="Times New Roman"/>
            <w:noProof/>
            <w:webHidden/>
          </w:rPr>
          <w:fldChar w:fldCharType="end"/>
        </w:r>
      </w:hyperlink>
    </w:p>
    <w:p w14:paraId="4896EC69" w14:textId="557549AE"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44" w:history="1">
        <w:r w:rsidRPr="006A4C2A">
          <w:rPr>
            <w:rStyle w:val="Hyperlink"/>
            <w:rFonts w:ascii="Times New Roman" w:eastAsia="Times New Roman" w:hAnsi="Times New Roman" w:cs="Times New Roman"/>
            <w:b/>
            <w:bCs/>
            <w:noProof/>
          </w:rPr>
          <w:t>Resource Management</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_Toc201003044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60</w:t>
        </w:r>
        <w:r w:rsidRPr="006A4C2A">
          <w:rPr>
            <w:rFonts w:ascii="Times New Roman" w:hAnsi="Times New Roman" w:cs="Times New Roman"/>
            <w:noProof/>
            <w:webHidden/>
          </w:rPr>
          <w:fldChar w:fldCharType="end"/>
        </w:r>
      </w:hyperlink>
    </w:p>
    <w:p w14:paraId="60F84DB6" w14:textId="668A2C53"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5" w:history="1">
        <w:r w:rsidRPr="006A4C2A">
          <w:rPr>
            <w:rStyle w:val="Hyperlink"/>
            <w:rFonts w:ascii="Times New Roman" w:eastAsia="Times New Roman" w:hAnsi="Times New Roman" w:cs="Times New Roman"/>
            <w:b/>
            <w:bCs/>
            <w:noProof/>
          </w:rPr>
          <w:t>Introduction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_Toc201003045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60</w:t>
        </w:r>
        <w:r w:rsidRPr="006A4C2A">
          <w:rPr>
            <w:rFonts w:ascii="Times New Roman" w:hAnsi="Times New Roman" w:cs="Times New Roman"/>
            <w:noProof/>
            <w:webHidden/>
          </w:rPr>
          <w:fldChar w:fldCharType="end"/>
        </w:r>
      </w:hyperlink>
    </w:p>
    <w:p w14:paraId="30CA2997" w14:textId="0EBDA11A"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6" w:history="1">
        <w:r w:rsidRPr="006A4C2A">
          <w:rPr>
            <w:rStyle w:val="Hyperlink"/>
            <w:rFonts w:ascii="Times New Roman" w:eastAsia="Times New Roman" w:hAnsi="Times New Roman" w:cs="Times New Roman"/>
            <w:noProof/>
          </w:rPr>
          <w:t>Human Resources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_Toc201003046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60</w:t>
        </w:r>
        <w:r w:rsidRPr="006A4C2A">
          <w:rPr>
            <w:rFonts w:ascii="Times New Roman" w:hAnsi="Times New Roman" w:cs="Times New Roman"/>
            <w:noProof/>
            <w:webHidden/>
          </w:rPr>
          <w:fldChar w:fldCharType="end"/>
        </w:r>
      </w:hyperlink>
    </w:p>
    <w:p w14:paraId="56AA63F7" w14:textId="1979458C"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7" w:history="1">
        <w:r w:rsidRPr="006A4C2A">
          <w:rPr>
            <w:rStyle w:val="Hyperlink"/>
            <w:rFonts w:ascii="Times New Roman" w:eastAsia="Times New Roman" w:hAnsi="Times New Roman" w:cs="Times New Roman"/>
            <w:noProof/>
          </w:rPr>
          <w:t>Financial Resources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_Toc201003047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60</w:t>
        </w:r>
        <w:r w:rsidRPr="006A4C2A">
          <w:rPr>
            <w:rFonts w:ascii="Times New Roman" w:hAnsi="Times New Roman" w:cs="Times New Roman"/>
            <w:noProof/>
            <w:webHidden/>
          </w:rPr>
          <w:fldChar w:fldCharType="end"/>
        </w:r>
      </w:hyperlink>
    </w:p>
    <w:p w14:paraId="61C9D9F6" w14:textId="791E5A3D"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8" w:history="1">
        <w:r w:rsidRPr="006A4C2A">
          <w:rPr>
            <w:rStyle w:val="Hyperlink"/>
            <w:rFonts w:ascii="Times New Roman" w:eastAsia="Times New Roman" w:hAnsi="Times New Roman" w:cs="Times New Roman"/>
            <w:noProof/>
          </w:rPr>
          <w:t>Material Resources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_Toc201003048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61</w:t>
        </w:r>
        <w:r w:rsidRPr="006A4C2A">
          <w:rPr>
            <w:rFonts w:ascii="Times New Roman" w:hAnsi="Times New Roman" w:cs="Times New Roman"/>
            <w:noProof/>
            <w:webHidden/>
          </w:rPr>
          <w:fldChar w:fldCharType="end"/>
        </w:r>
      </w:hyperlink>
    </w:p>
    <w:p w14:paraId="17BBAD67" w14:textId="625184B4"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49" w:history="1">
        <w:r w:rsidRPr="006A4C2A">
          <w:rPr>
            <w:rStyle w:val="Hyperlink"/>
            <w:rFonts w:ascii="Times New Roman" w:eastAsia="Times New Roman" w:hAnsi="Times New Roman" w:cs="Times New Roman"/>
            <w:noProof/>
          </w:rPr>
          <w:t>Technology</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_Toc201003049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61</w:t>
        </w:r>
        <w:r w:rsidRPr="006A4C2A">
          <w:rPr>
            <w:rFonts w:ascii="Times New Roman" w:hAnsi="Times New Roman" w:cs="Times New Roman"/>
            <w:noProof/>
            <w:webHidden/>
          </w:rPr>
          <w:fldChar w:fldCharType="end"/>
        </w:r>
      </w:hyperlink>
    </w:p>
    <w:p w14:paraId="15F805A3" w14:textId="4102F532"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0" w:history="1">
        <w:r w:rsidRPr="006A4C2A">
          <w:rPr>
            <w:rStyle w:val="Hyperlink"/>
            <w:rFonts w:ascii="Times New Roman" w:eastAsia="Times New Roman" w:hAnsi="Times New Roman" w:cs="Times New Roman"/>
            <w:noProof/>
          </w:rPr>
          <w:t>Allocation of Resources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_Toc201003050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62</w:t>
        </w:r>
        <w:r w:rsidRPr="006A4C2A">
          <w:rPr>
            <w:rFonts w:ascii="Times New Roman" w:hAnsi="Times New Roman" w:cs="Times New Roman"/>
            <w:noProof/>
            <w:webHidden/>
          </w:rPr>
          <w:fldChar w:fldCharType="end"/>
        </w:r>
      </w:hyperlink>
    </w:p>
    <w:p w14:paraId="66FD010D" w14:textId="7D85F815"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1" w:history="1">
        <w:r w:rsidRPr="006A4C2A">
          <w:rPr>
            <w:rStyle w:val="Hyperlink"/>
            <w:rFonts w:ascii="Times New Roman" w:hAnsi="Times New Roman" w:cs="Times New Roman"/>
            <w:noProof/>
          </w:rPr>
          <w:t>Monitoring &amp; Evaluation: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_Toc201003051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62</w:t>
        </w:r>
        <w:r w:rsidRPr="006A4C2A">
          <w:rPr>
            <w:rFonts w:ascii="Times New Roman" w:hAnsi="Times New Roman" w:cs="Times New Roman"/>
            <w:noProof/>
            <w:webHidden/>
          </w:rPr>
          <w:fldChar w:fldCharType="end"/>
        </w:r>
      </w:hyperlink>
    </w:p>
    <w:p w14:paraId="131E2A77" w14:textId="516E818B"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52" w:history="1">
        <w:r w:rsidRPr="006A4C2A">
          <w:rPr>
            <w:rStyle w:val="Hyperlink"/>
            <w:rFonts w:ascii="Times New Roman" w:eastAsia="Times New Roman" w:hAnsi="Times New Roman" w:cs="Times New Roman"/>
            <w:noProof/>
          </w:rPr>
          <w:t>Timeframe &amp; WBS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_Toc201003052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63</w:t>
        </w:r>
        <w:r w:rsidRPr="006A4C2A">
          <w:rPr>
            <w:rFonts w:ascii="Times New Roman" w:hAnsi="Times New Roman" w:cs="Times New Roman"/>
            <w:noProof/>
            <w:webHidden/>
          </w:rPr>
          <w:fldChar w:fldCharType="end"/>
        </w:r>
      </w:hyperlink>
    </w:p>
    <w:p w14:paraId="074FC970" w14:textId="39D6D7AA"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53" w:history="1">
        <w:r w:rsidRPr="006A4C2A">
          <w:rPr>
            <w:rStyle w:val="Hyperlink"/>
            <w:rFonts w:ascii="Times New Roman" w:eastAsia="Times New Roman" w:hAnsi="Times New Roman" w:cs="Times New Roman"/>
            <w:noProof/>
          </w:rPr>
          <w:t>Timeline</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_Toc201003053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64</w:t>
        </w:r>
        <w:r w:rsidRPr="006A4C2A">
          <w:rPr>
            <w:rFonts w:ascii="Times New Roman" w:hAnsi="Times New Roman" w:cs="Times New Roman"/>
            <w:noProof/>
            <w:webHidden/>
          </w:rPr>
          <w:fldChar w:fldCharType="end"/>
        </w:r>
      </w:hyperlink>
    </w:p>
    <w:p w14:paraId="1AEF75A0" w14:textId="18640E67"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54" w:history="1">
        <w:r w:rsidRPr="006A4C2A">
          <w:rPr>
            <w:rStyle w:val="Hyperlink"/>
            <w:rFonts w:ascii="Times New Roman" w:eastAsia="Times New Roman" w:hAnsi="Times New Roman" w:cs="Times New Roman"/>
            <w:noProof/>
          </w:rPr>
          <w:t>Risk management plan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_Toc201003054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65</w:t>
        </w:r>
        <w:r w:rsidRPr="006A4C2A">
          <w:rPr>
            <w:rFonts w:ascii="Times New Roman" w:hAnsi="Times New Roman" w:cs="Times New Roman"/>
            <w:noProof/>
            <w:webHidden/>
          </w:rPr>
          <w:fldChar w:fldCharType="end"/>
        </w:r>
      </w:hyperlink>
    </w:p>
    <w:p w14:paraId="6F804DD8" w14:textId="1A0A9E57"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5" w:history="1">
        <w:r w:rsidRPr="006A4C2A">
          <w:rPr>
            <w:rStyle w:val="Hyperlink"/>
            <w:rFonts w:ascii="Times New Roman" w:eastAsia="Times New Roman" w:hAnsi="Times New Roman" w:cs="Times New Roman"/>
            <w:noProof/>
          </w:rPr>
          <w:t>ISHA</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_Toc201003055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65</w:t>
        </w:r>
        <w:r w:rsidRPr="006A4C2A">
          <w:rPr>
            <w:rFonts w:ascii="Times New Roman" w:hAnsi="Times New Roman" w:cs="Times New Roman"/>
            <w:noProof/>
            <w:webHidden/>
          </w:rPr>
          <w:fldChar w:fldCharType="end"/>
        </w:r>
      </w:hyperlink>
    </w:p>
    <w:p w14:paraId="283745B1" w14:textId="73818B1F"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6" w:history="1">
        <w:r w:rsidRPr="006A4C2A">
          <w:rPr>
            <w:rStyle w:val="Hyperlink"/>
            <w:rFonts w:ascii="Times New Roman" w:eastAsia="Times New Roman" w:hAnsi="Times New Roman" w:cs="Times New Roman"/>
            <w:noProof/>
          </w:rPr>
          <w:t>Nupjan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_Toc201003056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65</w:t>
        </w:r>
        <w:r w:rsidRPr="006A4C2A">
          <w:rPr>
            <w:rFonts w:ascii="Times New Roman" w:hAnsi="Times New Roman" w:cs="Times New Roman"/>
            <w:noProof/>
            <w:webHidden/>
          </w:rPr>
          <w:fldChar w:fldCharType="end"/>
        </w:r>
      </w:hyperlink>
    </w:p>
    <w:p w14:paraId="6B795244" w14:textId="17078A3E"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7" w:history="1">
        <w:r w:rsidRPr="006A4C2A">
          <w:rPr>
            <w:rStyle w:val="Hyperlink"/>
            <w:rFonts w:ascii="Times New Roman" w:eastAsia="Times New Roman" w:hAnsi="Times New Roman" w:cs="Times New Roman"/>
            <w:noProof/>
          </w:rPr>
          <w:t>Sulav</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_Toc201003057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66</w:t>
        </w:r>
        <w:r w:rsidRPr="006A4C2A">
          <w:rPr>
            <w:rFonts w:ascii="Times New Roman" w:hAnsi="Times New Roman" w:cs="Times New Roman"/>
            <w:noProof/>
            <w:webHidden/>
          </w:rPr>
          <w:fldChar w:fldCharType="end"/>
        </w:r>
      </w:hyperlink>
    </w:p>
    <w:p w14:paraId="2855F909" w14:textId="50A85BE3"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58" w:history="1">
        <w:r w:rsidRPr="006A4C2A">
          <w:rPr>
            <w:rStyle w:val="Hyperlink"/>
            <w:rFonts w:ascii="Times New Roman" w:eastAsia="Times New Roman" w:hAnsi="Times New Roman" w:cs="Times New Roman"/>
            <w:noProof/>
          </w:rPr>
          <w:t>Arpan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_Toc201003058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67</w:t>
        </w:r>
        <w:r w:rsidRPr="006A4C2A">
          <w:rPr>
            <w:rFonts w:ascii="Times New Roman" w:hAnsi="Times New Roman" w:cs="Times New Roman"/>
            <w:noProof/>
            <w:webHidden/>
          </w:rPr>
          <w:fldChar w:fldCharType="end"/>
        </w:r>
      </w:hyperlink>
    </w:p>
    <w:p w14:paraId="053F8B57" w14:textId="772C1B94"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59" w:history="1">
        <w:r w:rsidRPr="006A4C2A">
          <w:rPr>
            <w:rStyle w:val="Hyperlink"/>
            <w:rFonts w:ascii="Times New Roman" w:eastAsia="Times New Roman" w:hAnsi="Times New Roman" w:cs="Times New Roman"/>
            <w:noProof/>
          </w:rPr>
          <w:t>ER Diagram</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_Toc201003059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68</w:t>
        </w:r>
        <w:r w:rsidRPr="006A4C2A">
          <w:rPr>
            <w:rFonts w:ascii="Times New Roman" w:hAnsi="Times New Roman" w:cs="Times New Roman"/>
            <w:noProof/>
            <w:webHidden/>
          </w:rPr>
          <w:fldChar w:fldCharType="end"/>
        </w:r>
      </w:hyperlink>
    </w:p>
    <w:p w14:paraId="71D13D81" w14:textId="758DEF65" w:rsidR="00091063" w:rsidRPr="006A4C2A" w:rsidRDefault="00091063">
      <w:pPr>
        <w:pStyle w:val="TOC2"/>
        <w:tabs>
          <w:tab w:val="right" w:leader="dot" w:pos="9350"/>
        </w:tabs>
        <w:rPr>
          <w:rFonts w:ascii="Times New Roman" w:hAnsi="Times New Roman" w:cs="Times New Roman"/>
          <w:noProof/>
          <w:kern w:val="2"/>
          <w:sz w:val="24"/>
          <w:szCs w:val="24"/>
          <w14:ligatures w14:val="standardContextual"/>
        </w:rPr>
      </w:pPr>
      <w:hyperlink w:anchor="_Toc201003060" w:history="1">
        <w:r w:rsidRPr="006A4C2A">
          <w:rPr>
            <w:rStyle w:val="Hyperlink"/>
            <w:rFonts w:ascii="Times New Roman" w:eastAsia="Times New Roman" w:hAnsi="Times New Roman" w:cs="Times New Roman"/>
            <w:noProof/>
          </w:rPr>
          <w:t>Components of ER diagram</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_Toc201003060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68</w:t>
        </w:r>
        <w:r w:rsidRPr="006A4C2A">
          <w:rPr>
            <w:rFonts w:ascii="Times New Roman" w:hAnsi="Times New Roman" w:cs="Times New Roman"/>
            <w:noProof/>
            <w:webHidden/>
          </w:rPr>
          <w:fldChar w:fldCharType="end"/>
        </w:r>
      </w:hyperlink>
    </w:p>
    <w:p w14:paraId="033160D9" w14:textId="047A506E"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61" w:history="1">
        <w:r w:rsidRPr="006A4C2A">
          <w:rPr>
            <w:rStyle w:val="Hyperlink"/>
            <w:rFonts w:ascii="Times New Roman" w:hAnsi="Times New Roman" w:cs="Times New Roman"/>
            <w:noProof/>
          </w:rPr>
          <w:t>Conclusion:</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_Toc201003061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69</w:t>
        </w:r>
        <w:r w:rsidRPr="006A4C2A">
          <w:rPr>
            <w:rFonts w:ascii="Times New Roman" w:hAnsi="Times New Roman" w:cs="Times New Roman"/>
            <w:noProof/>
            <w:webHidden/>
          </w:rPr>
          <w:fldChar w:fldCharType="end"/>
        </w:r>
      </w:hyperlink>
    </w:p>
    <w:p w14:paraId="185D165D" w14:textId="4B7F9536" w:rsidR="00091063" w:rsidRPr="006A4C2A" w:rsidRDefault="00091063">
      <w:pPr>
        <w:pStyle w:val="TOC1"/>
        <w:tabs>
          <w:tab w:val="right" w:leader="dot" w:pos="9350"/>
        </w:tabs>
        <w:rPr>
          <w:rFonts w:ascii="Times New Roman" w:hAnsi="Times New Roman" w:cs="Times New Roman"/>
          <w:noProof/>
          <w:kern w:val="2"/>
          <w:sz w:val="24"/>
          <w:szCs w:val="24"/>
          <w14:ligatures w14:val="standardContextual"/>
        </w:rPr>
      </w:pPr>
      <w:hyperlink w:anchor="_Toc201003062" w:history="1">
        <w:r w:rsidRPr="006A4C2A">
          <w:rPr>
            <w:rStyle w:val="Hyperlink"/>
            <w:rFonts w:ascii="Times New Roman" w:hAnsi="Times New Roman" w:cs="Times New Roman"/>
            <w:noProof/>
          </w:rPr>
          <w:t>References</w:t>
        </w:r>
        <w:r w:rsidRPr="006A4C2A">
          <w:rPr>
            <w:rFonts w:ascii="Times New Roman" w:hAnsi="Times New Roman" w:cs="Times New Roman"/>
            <w:noProof/>
            <w:webHidden/>
          </w:rPr>
          <w:tab/>
        </w:r>
        <w:r w:rsidRPr="006A4C2A">
          <w:rPr>
            <w:rFonts w:ascii="Times New Roman" w:hAnsi="Times New Roman" w:cs="Times New Roman"/>
            <w:noProof/>
            <w:webHidden/>
          </w:rPr>
          <w:fldChar w:fldCharType="begin"/>
        </w:r>
        <w:r w:rsidRPr="006A4C2A">
          <w:rPr>
            <w:rFonts w:ascii="Times New Roman" w:hAnsi="Times New Roman" w:cs="Times New Roman"/>
            <w:noProof/>
            <w:webHidden/>
          </w:rPr>
          <w:instrText xml:space="preserve"> PAGEREF _Toc201003062 \h </w:instrText>
        </w:r>
        <w:r w:rsidRPr="006A4C2A">
          <w:rPr>
            <w:rFonts w:ascii="Times New Roman" w:hAnsi="Times New Roman" w:cs="Times New Roman"/>
            <w:noProof/>
            <w:webHidden/>
          </w:rPr>
        </w:r>
        <w:r w:rsidRPr="006A4C2A">
          <w:rPr>
            <w:rFonts w:ascii="Times New Roman" w:hAnsi="Times New Roman" w:cs="Times New Roman"/>
            <w:noProof/>
            <w:webHidden/>
          </w:rPr>
          <w:fldChar w:fldCharType="separate"/>
        </w:r>
        <w:r w:rsidRPr="006A4C2A">
          <w:rPr>
            <w:rFonts w:ascii="Times New Roman" w:hAnsi="Times New Roman" w:cs="Times New Roman"/>
            <w:noProof/>
            <w:webHidden/>
          </w:rPr>
          <w:t>70</w:t>
        </w:r>
        <w:r w:rsidRPr="006A4C2A">
          <w:rPr>
            <w:rFonts w:ascii="Times New Roman" w:hAnsi="Times New Roman" w:cs="Times New Roman"/>
            <w:noProof/>
            <w:webHidden/>
          </w:rPr>
          <w:fldChar w:fldCharType="end"/>
        </w:r>
      </w:hyperlink>
    </w:p>
    <w:p w14:paraId="65CE0FDF" w14:textId="462FA3BC" w:rsidR="5B50B6F8" w:rsidRPr="006A4C2A" w:rsidRDefault="00984867" w:rsidP="392403C2">
      <w:pPr>
        <w:pStyle w:val="TOC2"/>
        <w:tabs>
          <w:tab w:val="right" w:leader="dot" w:pos="9360"/>
        </w:tabs>
        <w:rPr>
          <w:rFonts w:ascii="Times New Roman" w:eastAsia="Times New Roman" w:hAnsi="Times New Roman" w:cs="Times New Roman"/>
        </w:rPr>
      </w:pPr>
      <w:r w:rsidRPr="006A4C2A">
        <w:rPr>
          <w:rFonts w:ascii="Times New Roman" w:hAnsi="Times New Roman" w:cs="Times New Roman"/>
        </w:rPr>
        <w:fldChar w:fldCharType="end"/>
      </w:r>
    </w:p>
    <w:p w14:paraId="069E8347" w14:textId="39B0A8A1" w:rsidR="050D6396" w:rsidRPr="006A4C2A" w:rsidRDefault="050D6396" w:rsidP="2FC107F1">
      <w:pPr>
        <w:rPr>
          <w:rFonts w:ascii="Times New Roman" w:eastAsia="Times New Roman" w:hAnsi="Times New Roman" w:cs="Times New Roman"/>
          <w:sz w:val="24"/>
          <w:szCs w:val="24"/>
        </w:rPr>
      </w:pPr>
    </w:p>
    <w:p w14:paraId="6B5F65B2" w14:textId="36283CA4" w:rsidR="050D6396" w:rsidRPr="006A4C2A" w:rsidRDefault="050D6396" w:rsidP="050D6396">
      <w:pPr>
        <w:rPr>
          <w:rFonts w:ascii="Times New Roman" w:eastAsia="Times New Roman" w:hAnsi="Times New Roman" w:cs="Times New Roman"/>
        </w:rPr>
      </w:pPr>
      <w:r w:rsidRPr="006A4C2A">
        <w:rPr>
          <w:rFonts w:ascii="Times New Roman" w:eastAsia="Times New Roman" w:hAnsi="Times New Roman" w:cs="Times New Roman"/>
        </w:rPr>
        <w:br w:type="page"/>
      </w:r>
    </w:p>
    <w:p w14:paraId="6E58BC88" w14:textId="052D5ED7" w:rsidR="00D751B2" w:rsidRPr="006A4C2A" w:rsidRDefault="4BB71E7F" w:rsidP="5B50B6F8">
      <w:pPr>
        <w:pStyle w:val="Heading1"/>
        <w:rPr>
          <w:rFonts w:ascii="Times New Roman" w:eastAsia="Times New Roman" w:hAnsi="Times New Roman" w:cs="Times New Roman"/>
          <w:b/>
          <w:bCs/>
          <w:color w:val="002060"/>
          <w:sz w:val="36"/>
          <w:szCs w:val="36"/>
        </w:rPr>
      </w:pPr>
      <w:bookmarkStart w:id="1" w:name="_Toc728219691"/>
      <w:bookmarkStart w:id="2" w:name="_Toc51134724"/>
      <w:bookmarkStart w:id="3" w:name="_Toc106156437"/>
      <w:bookmarkStart w:id="4" w:name="_Toc2057165589"/>
      <w:bookmarkStart w:id="5" w:name="_Toc1923810784"/>
      <w:bookmarkStart w:id="6" w:name="_Toc1811912135"/>
      <w:bookmarkStart w:id="7" w:name="_Toc648353687"/>
      <w:bookmarkStart w:id="8" w:name="_Toc2130011875"/>
      <w:bookmarkStart w:id="9" w:name="_Toc2036074371"/>
      <w:bookmarkStart w:id="10" w:name="_Toc1450333047"/>
      <w:bookmarkStart w:id="11" w:name="_Toc201003013"/>
      <w:r w:rsidRPr="006A4C2A">
        <w:rPr>
          <w:rFonts w:ascii="Times New Roman" w:eastAsia="Times New Roman" w:hAnsi="Times New Roman" w:cs="Times New Roman"/>
          <w:b/>
          <w:bCs/>
          <w:color w:val="002060"/>
          <w:sz w:val="36"/>
          <w:szCs w:val="36"/>
        </w:rPr>
        <w:lastRenderedPageBreak/>
        <w:t>Introduction</w:t>
      </w:r>
      <w:bookmarkEnd w:id="1"/>
      <w:bookmarkEnd w:id="2"/>
      <w:bookmarkEnd w:id="3"/>
      <w:bookmarkEnd w:id="4"/>
      <w:bookmarkEnd w:id="5"/>
      <w:bookmarkEnd w:id="6"/>
      <w:bookmarkEnd w:id="7"/>
      <w:bookmarkEnd w:id="8"/>
      <w:bookmarkEnd w:id="9"/>
      <w:bookmarkEnd w:id="10"/>
      <w:bookmarkEnd w:id="11"/>
    </w:p>
    <w:p w14:paraId="5D459149" w14:textId="67B2BFE4" w:rsidR="00D751B2" w:rsidRPr="006A4C2A" w:rsidRDefault="5A7D3AEB" w:rsidP="5B50B6F8">
      <w:pPr>
        <w:pStyle w:val="Heading2"/>
        <w:rPr>
          <w:rFonts w:ascii="Times New Roman" w:eastAsia="Times New Roman" w:hAnsi="Times New Roman" w:cs="Times New Roman"/>
          <w:sz w:val="24"/>
          <w:szCs w:val="24"/>
        </w:rPr>
      </w:pPr>
      <w:bookmarkStart w:id="12" w:name="_Toc949098603"/>
      <w:bookmarkStart w:id="13" w:name="_Toc1192907239"/>
      <w:bookmarkStart w:id="14" w:name="_Toc1950025277"/>
      <w:bookmarkStart w:id="15" w:name="_Toc1591922142"/>
      <w:bookmarkStart w:id="16" w:name="_Toc1346236966"/>
      <w:bookmarkStart w:id="17" w:name="_Toc2096473618"/>
      <w:bookmarkStart w:id="18" w:name="_Toc619230123"/>
      <w:bookmarkStart w:id="19" w:name="_Toc794872086"/>
      <w:bookmarkStart w:id="20" w:name="_Toc1450895051"/>
      <w:bookmarkStart w:id="21" w:name="_Toc1127259324"/>
      <w:bookmarkStart w:id="22" w:name="_Toc201003014"/>
      <w:r w:rsidRPr="006A4C2A">
        <w:rPr>
          <w:rFonts w:ascii="Times New Roman" w:eastAsia="Times New Roman" w:hAnsi="Times New Roman" w:cs="Times New Roman"/>
          <w:color w:val="ED0000"/>
          <w:sz w:val="24"/>
          <w:szCs w:val="24"/>
        </w:rPr>
        <w:t>Red Curtain</w:t>
      </w:r>
      <w:r w:rsidR="4BB71E7F" w:rsidRPr="006A4C2A">
        <w:rPr>
          <w:rFonts w:ascii="Times New Roman" w:eastAsia="Times New Roman" w:hAnsi="Times New Roman" w:cs="Times New Roman"/>
          <w:sz w:val="24"/>
          <w:szCs w:val="24"/>
        </w:rPr>
        <w:t>: New era of cinema engagement through user empowerment</w:t>
      </w:r>
      <w:bookmarkEnd w:id="12"/>
      <w:bookmarkEnd w:id="13"/>
      <w:bookmarkEnd w:id="14"/>
      <w:bookmarkEnd w:id="15"/>
      <w:bookmarkEnd w:id="16"/>
      <w:bookmarkEnd w:id="17"/>
      <w:bookmarkEnd w:id="18"/>
      <w:bookmarkEnd w:id="19"/>
      <w:bookmarkEnd w:id="20"/>
      <w:bookmarkEnd w:id="21"/>
      <w:bookmarkEnd w:id="22"/>
    </w:p>
    <w:p w14:paraId="42C9436F" w14:textId="1D6869C6" w:rsidR="599AECC9" w:rsidRPr="006A4C2A" w:rsidRDefault="198FE6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global entertainment industry is currently going through rapid transformation while Australia's movie industry shows signs of revival. Viewers are getting back to the theaters after the massive pandemic of COVID-19 due to the improved viewing experience and the quality of movies. </w:t>
      </w:r>
      <w:r w:rsidR="3B9182A9" w:rsidRPr="006A4C2A">
        <w:rPr>
          <w:rFonts w:ascii="Times New Roman" w:eastAsia="Times New Roman" w:hAnsi="Times New Roman" w:cs="Times New Roman"/>
          <w:sz w:val="24"/>
          <w:szCs w:val="24"/>
        </w:rPr>
        <w:t>The pandemic shifted consumer habits dramatically toward streaming services</w:t>
      </w:r>
      <w:r w:rsidR="1070B2B1" w:rsidRPr="006A4C2A">
        <w:rPr>
          <w:rFonts w:ascii="Times New Roman" w:eastAsia="Times New Roman" w:hAnsi="Times New Roman" w:cs="Times New Roman"/>
          <w:sz w:val="24"/>
          <w:szCs w:val="24"/>
        </w:rPr>
        <w:t>,</w:t>
      </w:r>
      <w:r w:rsidR="3B9182A9" w:rsidRPr="006A4C2A">
        <w:rPr>
          <w:rFonts w:ascii="Times New Roman" w:eastAsia="Times New Roman" w:hAnsi="Times New Roman" w:cs="Times New Roman"/>
          <w:sz w:val="24"/>
          <w:szCs w:val="24"/>
        </w:rPr>
        <w:t xml:space="preserve"> creating an increasingly competitive environment for traditional cinema. However, recent trends suggest that audiences crave the communal and immersive experiences that theaters provide</w:t>
      </w:r>
      <w:r w:rsidR="3EA96D15" w:rsidRPr="006A4C2A">
        <w:rPr>
          <w:rFonts w:ascii="Times New Roman" w:eastAsia="Times New Roman" w:hAnsi="Times New Roman" w:cs="Times New Roman"/>
          <w:sz w:val="24"/>
          <w:szCs w:val="24"/>
        </w:rPr>
        <w:t xml:space="preserve"> as it is </w:t>
      </w:r>
      <w:r w:rsidR="3B9182A9" w:rsidRPr="006A4C2A">
        <w:rPr>
          <w:rFonts w:ascii="Times New Roman" w:eastAsia="Times New Roman" w:hAnsi="Times New Roman" w:cs="Times New Roman"/>
          <w:sz w:val="24"/>
          <w:szCs w:val="24"/>
        </w:rPr>
        <w:t>something that on-demand streaming cannot replicate. Cinemas are now compelled to adapt to evolving user expectations for personalized and interactive experiences</w:t>
      </w:r>
      <w:r w:rsidR="4DAF88FB" w:rsidRPr="006A4C2A">
        <w:rPr>
          <w:rFonts w:ascii="Times New Roman" w:eastAsia="Times New Roman" w:hAnsi="Times New Roman" w:cs="Times New Roman"/>
          <w:sz w:val="24"/>
          <w:szCs w:val="24"/>
        </w:rPr>
        <w:t xml:space="preserve"> to stay relevant</w:t>
      </w:r>
      <w:r w:rsidR="3B9182A9" w:rsidRPr="006A4C2A">
        <w:rPr>
          <w:rFonts w:ascii="Times New Roman" w:eastAsia="Times New Roman" w:hAnsi="Times New Roman" w:cs="Times New Roman"/>
          <w:sz w:val="24"/>
          <w:szCs w:val="24"/>
        </w:rPr>
        <w:t xml:space="preserve">. This creates an opportunity to bridge the gap between technology-driven user empowerment </w:t>
      </w:r>
      <w:r w:rsidR="58902FF4" w:rsidRPr="006A4C2A">
        <w:rPr>
          <w:rFonts w:ascii="Times New Roman" w:eastAsia="Times New Roman" w:hAnsi="Times New Roman" w:cs="Times New Roman"/>
          <w:sz w:val="24"/>
          <w:szCs w:val="24"/>
        </w:rPr>
        <w:t>with</w:t>
      </w:r>
      <w:r w:rsidR="3B9182A9" w:rsidRPr="006A4C2A">
        <w:rPr>
          <w:rFonts w:ascii="Times New Roman" w:eastAsia="Times New Roman" w:hAnsi="Times New Roman" w:cs="Times New Roman"/>
          <w:sz w:val="24"/>
          <w:szCs w:val="24"/>
        </w:rPr>
        <w:t xml:space="preserve"> the traditional movie-going experience</w:t>
      </w:r>
      <w:r w:rsidR="71E5D9A8" w:rsidRPr="006A4C2A">
        <w:rPr>
          <w:rFonts w:ascii="Times New Roman" w:eastAsia="Times New Roman" w:hAnsi="Times New Roman" w:cs="Times New Roman"/>
          <w:sz w:val="24"/>
          <w:szCs w:val="24"/>
        </w:rPr>
        <w:t xml:space="preserve"> intact</w:t>
      </w:r>
      <w:r w:rsidR="3B9182A9" w:rsidRPr="006A4C2A">
        <w:rPr>
          <w:rFonts w:ascii="Times New Roman" w:eastAsia="Times New Roman" w:hAnsi="Times New Roman" w:cs="Times New Roman"/>
          <w:sz w:val="24"/>
          <w:szCs w:val="24"/>
        </w:rPr>
        <w:t>.</w:t>
      </w:r>
    </w:p>
    <w:p w14:paraId="1DED4D73" w14:textId="622CE423" w:rsidR="60074C73" w:rsidRPr="006A4C2A" w:rsidRDefault="3624E69F" w:rsidP="5B50B6F8">
      <w:p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Surveys show that 63% of Australian consumers plan to visit cinemas more often after the pandemic which indicates a strong consumer interest in unique and interactive experiences. This market trend matches Red Curtain's user-focused platform because it seeks to use this renewed interest by improving audience involvement in film selection and social interaction. </w:t>
      </w:r>
      <w:r w:rsidR="5207E16F"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 xml:space="preserve">Using this upward market sentiment, Red Curtain is well-positioned to capitalize on </w:t>
      </w:r>
      <w:r w:rsidR="24A68398" w:rsidRPr="006A4C2A">
        <w:rPr>
          <w:rFonts w:ascii="Times New Roman" w:eastAsia="Times New Roman" w:hAnsi="Times New Roman" w:cs="Times New Roman"/>
          <w:sz w:val="24"/>
          <w:szCs w:val="24"/>
        </w:rPr>
        <w:t>a market</w:t>
      </w:r>
      <w:r w:rsidRPr="006A4C2A">
        <w:rPr>
          <w:rFonts w:ascii="Times New Roman" w:eastAsia="Times New Roman" w:hAnsi="Times New Roman" w:cs="Times New Roman"/>
          <w:sz w:val="24"/>
          <w:szCs w:val="24"/>
        </w:rPr>
        <w:t xml:space="preserve"> that demands both innovative solutions and personalized experiences.  </w:t>
      </w:r>
    </w:p>
    <w:p w14:paraId="76AF66B0" w14:textId="40F1A81C" w:rsidR="60074C73" w:rsidRPr="006A4C2A" w:rsidRDefault="3624E69F" w:rsidP="5B50B6F8">
      <w:p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Major Australian cinema chains HOYTS and Event Cinemas dominate the current market (Screen Australia, n.d.) through their top-down operational model which provides standardized showtimes with limited customization possibilities. These chains deliver dependable movie experiences through their wide theater networks and loyalty programs with an extensive selection of their mainstream movies. Their platforms do not offer flexible user-driven features including movie selection or dynamic pricing. The loyalty programs operate independently, which forces users to use a single cinema chain instead of allowing them to combine rewards across different chains. Their platforms also lack social interaction features which prevent users from experiencing modern community-based experiences and group planning capabilities. The Red Curtain platform addresses these gaps through user showtime voting and social features that create an interactive communal experience for cinema lovers. </w:t>
      </w:r>
    </w:p>
    <w:p w14:paraId="5EC5C48F" w14:textId="04C27410" w:rsidR="60074C73" w:rsidRPr="006A4C2A" w:rsidRDefault="3624E69F" w:rsidP="5B50B6F8">
      <w:p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Red Curtain aims to redefine cinematic experience by letting users somewhat be the center of decision-making. Unlike traditional cinema platforms that dictate showtimes and film selections, Red Curtain empowers its users through a polling system to actively choose what films they are willing to see, when, and where. This level of interactivity transforms passive audiences into engaged participants setting the project apart from existing offerings. Additionally, Red </w:t>
      </w:r>
      <w:r w:rsidR="7F62306E" w:rsidRPr="006A4C2A">
        <w:rPr>
          <w:rFonts w:ascii="Times New Roman" w:eastAsia="Times New Roman" w:hAnsi="Times New Roman" w:cs="Times New Roman"/>
          <w:sz w:val="24"/>
          <w:szCs w:val="24"/>
        </w:rPr>
        <w:t>Curtain,</w:t>
      </w:r>
      <w:r w:rsidRPr="006A4C2A">
        <w:rPr>
          <w:rFonts w:ascii="Times New Roman" w:eastAsia="Times New Roman" w:hAnsi="Times New Roman" w:cs="Times New Roman"/>
          <w:sz w:val="24"/>
          <w:szCs w:val="24"/>
        </w:rPr>
        <w:t xml:space="preserve"> with its dynamic pricing and loyalty rewards across different cinema </w:t>
      </w:r>
      <w:r w:rsidR="2E8F7C3C" w:rsidRPr="006A4C2A">
        <w:rPr>
          <w:rFonts w:ascii="Times New Roman" w:eastAsia="Times New Roman" w:hAnsi="Times New Roman" w:cs="Times New Roman"/>
          <w:sz w:val="24"/>
          <w:szCs w:val="24"/>
        </w:rPr>
        <w:t>chains,</w:t>
      </w:r>
      <w:r w:rsidRPr="006A4C2A">
        <w:rPr>
          <w:rFonts w:ascii="Times New Roman" w:eastAsia="Times New Roman" w:hAnsi="Times New Roman" w:cs="Times New Roman"/>
          <w:sz w:val="24"/>
          <w:szCs w:val="24"/>
        </w:rPr>
        <w:t xml:space="preserve"> creates an ecosystem where users can maximize their movie experience without being tied to a single brand. The platform’s emphasis on social features such as group planning, shared experiences, </w:t>
      </w:r>
      <w:r w:rsidRPr="006A4C2A">
        <w:rPr>
          <w:rFonts w:ascii="Times New Roman" w:eastAsia="Times New Roman" w:hAnsi="Times New Roman" w:cs="Times New Roman"/>
          <w:sz w:val="24"/>
          <w:szCs w:val="24"/>
        </w:rPr>
        <w:lastRenderedPageBreak/>
        <w:t>and user reviews distinguishes it by transforming the cinema from a lonely outing into a community driven event. By addressing key industry gaps in flexibility, accessibility, and social integration, Red Curtain positions itself as a unique and compelling solution that modernizes and personalizes the cinema industry for Australian audiences.</w:t>
      </w:r>
    </w:p>
    <w:p w14:paraId="460FDE1B" w14:textId="7225E537" w:rsidR="48F150BB" w:rsidRPr="006A4C2A" w:rsidRDefault="48F150BB" w:rsidP="5B50B6F8">
      <w:pPr>
        <w:rPr>
          <w:rFonts w:ascii="Times New Roman" w:eastAsia="Times New Roman" w:hAnsi="Times New Roman" w:cs="Times New Roman"/>
          <w:sz w:val="24"/>
          <w:szCs w:val="24"/>
        </w:rPr>
      </w:pPr>
    </w:p>
    <w:p w14:paraId="2077C32F" w14:textId="3FB203DD" w:rsidR="050D6396" w:rsidRPr="006A4C2A" w:rsidRDefault="050D6396" w:rsidP="5B50B6F8">
      <w:pPr>
        <w:rPr>
          <w:rFonts w:ascii="Times New Roman" w:eastAsia="Times New Roman" w:hAnsi="Times New Roman" w:cs="Times New Roman"/>
          <w:sz w:val="24"/>
          <w:szCs w:val="24"/>
        </w:rPr>
      </w:pPr>
    </w:p>
    <w:p w14:paraId="24C093E3" w14:textId="425C4CD3" w:rsidR="00D751B2" w:rsidRPr="006A4C2A" w:rsidRDefault="4BB71E7F"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To summarize,</w:t>
      </w:r>
      <w:r w:rsidRPr="006A4C2A">
        <w:rPr>
          <w:rFonts w:ascii="Times New Roman" w:eastAsia="Times New Roman" w:hAnsi="Times New Roman" w:cs="Times New Roman"/>
          <w:color w:val="ED0000"/>
          <w:sz w:val="24"/>
          <w:szCs w:val="24"/>
        </w:rPr>
        <w:t xml:space="preserve"> </w:t>
      </w:r>
      <w:r w:rsidR="48E78CFD" w:rsidRPr="006A4C2A">
        <w:rPr>
          <w:rFonts w:ascii="Times New Roman" w:eastAsia="Times New Roman" w:hAnsi="Times New Roman" w:cs="Times New Roman"/>
          <w:color w:val="ED0000"/>
          <w:sz w:val="24"/>
          <w:szCs w:val="24"/>
        </w:rPr>
        <w:t>Red Curtain</w:t>
      </w:r>
      <w:r w:rsidRPr="006A4C2A">
        <w:rPr>
          <w:rFonts w:ascii="Times New Roman" w:eastAsia="Times New Roman" w:hAnsi="Times New Roman" w:cs="Times New Roman"/>
          <w:sz w:val="24"/>
          <w:szCs w:val="24"/>
        </w:rPr>
        <w:t xml:space="preserve"> has the following </w:t>
      </w:r>
      <w:r w:rsidRPr="006A4C2A">
        <w:rPr>
          <w:rStyle w:val="Heading2Char"/>
          <w:rFonts w:ascii="Times New Roman" w:eastAsia="Times New Roman" w:hAnsi="Times New Roman" w:cs="Times New Roman"/>
          <w:sz w:val="24"/>
          <w:szCs w:val="24"/>
        </w:rPr>
        <w:t>key features</w:t>
      </w:r>
      <w:r w:rsidRPr="006A4C2A">
        <w:rPr>
          <w:rFonts w:ascii="Times New Roman" w:eastAsia="Times New Roman" w:hAnsi="Times New Roman" w:cs="Times New Roman"/>
          <w:sz w:val="24"/>
          <w:szCs w:val="24"/>
        </w:rPr>
        <w:t xml:space="preserve"> for uplifting viewer’s experience:</w:t>
      </w:r>
    </w:p>
    <w:p w14:paraId="0BDE6CAB" w14:textId="00D448C9" w:rsidR="00D751B2" w:rsidRPr="006A4C2A" w:rsidRDefault="4BB71E7F" w:rsidP="0082083A">
      <w:pPr>
        <w:pStyle w:val="ListParagraph"/>
        <w:numPr>
          <w:ilvl w:val="0"/>
          <w:numId w:val="87"/>
        </w:numPr>
        <w:ind w:left="270" w:hanging="27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User Driven Poll </w:t>
      </w:r>
      <w:r w:rsidR="598E025F" w:rsidRPr="006A4C2A">
        <w:rPr>
          <w:rFonts w:ascii="Times New Roman" w:eastAsia="Times New Roman" w:hAnsi="Times New Roman" w:cs="Times New Roman"/>
          <w:b/>
          <w:bCs/>
          <w:sz w:val="24"/>
          <w:szCs w:val="24"/>
        </w:rPr>
        <w:t>System (</w:t>
      </w:r>
      <w:r w:rsidR="25E9C9C5" w:rsidRPr="006A4C2A">
        <w:rPr>
          <w:rFonts w:ascii="Times New Roman" w:eastAsia="Times New Roman" w:hAnsi="Times New Roman" w:cs="Times New Roman"/>
          <w:b/>
          <w:bCs/>
          <w:sz w:val="24"/>
          <w:szCs w:val="24"/>
        </w:rPr>
        <w:t>Isha)</w:t>
      </w:r>
      <w:r w:rsidRPr="006A4C2A">
        <w:rPr>
          <w:rFonts w:ascii="Times New Roman" w:eastAsia="Times New Roman" w:hAnsi="Times New Roman" w:cs="Times New Roman"/>
          <w:b/>
          <w:bCs/>
          <w:sz w:val="24"/>
          <w:szCs w:val="24"/>
        </w:rPr>
        <w:t>:</w:t>
      </w:r>
      <w:r w:rsidRPr="006A4C2A">
        <w:rPr>
          <w:rFonts w:ascii="Times New Roman" w:eastAsia="Times New Roman" w:hAnsi="Times New Roman" w:cs="Times New Roman"/>
          <w:sz w:val="24"/>
          <w:szCs w:val="24"/>
        </w:rPr>
        <w:t xml:space="preserve"> </w:t>
      </w:r>
      <w:r w:rsidR="1E6C1ECB" w:rsidRPr="006A4C2A">
        <w:rPr>
          <w:rFonts w:ascii="Times New Roman" w:eastAsia="Times New Roman" w:hAnsi="Times New Roman" w:cs="Times New Roman"/>
          <w:sz w:val="24"/>
          <w:szCs w:val="24"/>
        </w:rPr>
        <w:t xml:space="preserve">The system allows </w:t>
      </w:r>
      <w:r w:rsidR="586E6EED" w:rsidRPr="006A4C2A">
        <w:rPr>
          <w:rFonts w:ascii="Times New Roman" w:eastAsia="Times New Roman" w:hAnsi="Times New Roman" w:cs="Times New Roman"/>
          <w:sz w:val="24"/>
          <w:szCs w:val="24"/>
        </w:rPr>
        <w:t>users</w:t>
      </w:r>
      <w:r w:rsidR="1E6C1ECB" w:rsidRPr="006A4C2A">
        <w:rPr>
          <w:rFonts w:ascii="Times New Roman" w:eastAsia="Times New Roman" w:hAnsi="Times New Roman" w:cs="Times New Roman"/>
          <w:sz w:val="24"/>
          <w:szCs w:val="24"/>
        </w:rPr>
        <w:t xml:space="preserve"> to select what movies should be played during specific time periods through its user-driven polling feature.  </w:t>
      </w:r>
    </w:p>
    <w:p w14:paraId="2927E4B7" w14:textId="322F3046" w:rsidR="00D751B2" w:rsidRPr="006A4C2A" w:rsidRDefault="4BB71E7F" w:rsidP="0082083A">
      <w:pPr>
        <w:pStyle w:val="ListParagraph"/>
        <w:numPr>
          <w:ilvl w:val="0"/>
          <w:numId w:val="87"/>
        </w:numPr>
        <w:ind w:left="270" w:hanging="27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Dynamic Pricing &amp; Rewards </w:t>
      </w:r>
      <w:r w:rsidR="4725E235" w:rsidRPr="006A4C2A">
        <w:rPr>
          <w:rFonts w:ascii="Times New Roman" w:eastAsia="Times New Roman" w:hAnsi="Times New Roman" w:cs="Times New Roman"/>
          <w:b/>
          <w:bCs/>
          <w:sz w:val="24"/>
          <w:szCs w:val="24"/>
        </w:rPr>
        <w:t>Benefits (</w:t>
      </w:r>
      <w:r w:rsidR="0E42DB96" w:rsidRPr="006A4C2A">
        <w:rPr>
          <w:rFonts w:ascii="Times New Roman" w:eastAsia="Times New Roman" w:hAnsi="Times New Roman" w:cs="Times New Roman"/>
          <w:b/>
          <w:bCs/>
          <w:sz w:val="24"/>
          <w:szCs w:val="24"/>
        </w:rPr>
        <w:t>Arpan)</w:t>
      </w:r>
      <w:r w:rsidRPr="006A4C2A">
        <w:rPr>
          <w:rFonts w:ascii="Times New Roman" w:eastAsia="Times New Roman" w:hAnsi="Times New Roman" w:cs="Times New Roman"/>
          <w:sz w:val="24"/>
          <w:szCs w:val="24"/>
        </w:rPr>
        <w:t xml:space="preserve">: </w:t>
      </w:r>
      <w:r w:rsidR="766E1A46" w:rsidRPr="006A4C2A">
        <w:rPr>
          <w:rFonts w:ascii="Times New Roman" w:eastAsia="Times New Roman" w:hAnsi="Times New Roman" w:cs="Times New Roman"/>
          <w:sz w:val="24"/>
          <w:szCs w:val="24"/>
        </w:rPr>
        <w:t>The system provides real-time data about ongoing promotional activities across different chains and loyalty point usage along with dynamic price adjustments according to users.</w:t>
      </w:r>
    </w:p>
    <w:p w14:paraId="1A6ED2F0" w14:textId="0C96F057" w:rsidR="00D751B2" w:rsidRPr="006A4C2A" w:rsidRDefault="00D751B2" w:rsidP="5B50B6F8">
      <w:pPr>
        <w:pStyle w:val="ListParagraph"/>
        <w:ind w:left="270" w:hanging="270"/>
        <w:rPr>
          <w:rFonts w:ascii="Times New Roman" w:eastAsia="Times New Roman" w:hAnsi="Times New Roman" w:cs="Times New Roman"/>
          <w:sz w:val="24"/>
          <w:szCs w:val="24"/>
        </w:rPr>
      </w:pPr>
    </w:p>
    <w:p w14:paraId="52A6833B" w14:textId="074DC68B" w:rsidR="00D751B2" w:rsidRPr="006A4C2A" w:rsidRDefault="4BB71E7F" w:rsidP="0082083A">
      <w:pPr>
        <w:pStyle w:val="ListParagraph"/>
        <w:numPr>
          <w:ilvl w:val="0"/>
          <w:numId w:val="87"/>
        </w:numPr>
        <w:ind w:left="270" w:hanging="27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User reviews and social </w:t>
      </w:r>
      <w:r w:rsidR="684D7FD2" w:rsidRPr="006A4C2A">
        <w:rPr>
          <w:rFonts w:ascii="Times New Roman" w:eastAsia="Times New Roman" w:hAnsi="Times New Roman" w:cs="Times New Roman"/>
          <w:b/>
          <w:bCs/>
          <w:sz w:val="24"/>
          <w:szCs w:val="24"/>
        </w:rPr>
        <w:t>chain (</w:t>
      </w:r>
      <w:proofErr w:type="spellStart"/>
      <w:r w:rsidR="1B327E96" w:rsidRPr="006A4C2A">
        <w:rPr>
          <w:rFonts w:ascii="Times New Roman" w:eastAsia="Times New Roman" w:hAnsi="Times New Roman" w:cs="Times New Roman"/>
          <w:b/>
          <w:bCs/>
          <w:sz w:val="24"/>
          <w:szCs w:val="24"/>
        </w:rPr>
        <w:t>Nupjan</w:t>
      </w:r>
      <w:proofErr w:type="spellEnd"/>
      <w:r w:rsidR="1B327E96" w:rsidRPr="006A4C2A">
        <w:rPr>
          <w:rFonts w:ascii="Times New Roman" w:eastAsia="Times New Roman" w:hAnsi="Times New Roman" w:cs="Times New Roman"/>
          <w:b/>
          <w:bCs/>
          <w:sz w:val="24"/>
          <w:szCs w:val="24"/>
        </w:rPr>
        <w:t>)</w:t>
      </w:r>
      <w:r w:rsidRPr="006A4C2A">
        <w:rPr>
          <w:rFonts w:ascii="Times New Roman" w:eastAsia="Times New Roman" w:hAnsi="Times New Roman" w:cs="Times New Roman"/>
          <w:b/>
          <w:bCs/>
          <w:sz w:val="24"/>
          <w:szCs w:val="24"/>
        </w:rPr>
        <w:t>:</w:t>
      </w:r>
      <w:r w:rsidRPr="006A4C2A">
        <w:rPr>
          <w:rFonts w:ascii="Times New Roman" w:eastAsia="Times New Roman" w:hAnsi="Times New Roman" w:cs="Times New Roman"/>
          <w:sz w:val="24"/>
          <w:szCs w:val="24"/>
        </w:rPr>
        <w:t xml:space="preserve"> The system includes social features which enable group planning and user reviews and accessibility filters.</w:t>
      </w:r>
    </w:p>
    <w:p w14:paraId="6B9CFD49" w14:textId="57BB4D70" w:rsidR="00D751B2" w:rsidRPr="006A4C2A" w:rsidRDefault="4BB71E7F" w:rsidP="0082083A">
      <w:pPr>
        <w:pStyle w:val="ListParagraph"/>
        <w:numPr>
          <w:ilvl w:val="0"/>
          <w:numId w:val="87"/>
        </w:numPr>
        <w:ind w:left="270" w:hanging="27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Seamless Booking </w:t>
      </w:r>
      <w:r w:rsidR="514D9F0E" w:rsidRPr="006A4C2A">
        <w:rPr>
          <w:rFonts w:ascii="Times New Roman" w:eastAsia="Times New Roman" w:hAnsi="Times New Roman" w:cs="Times New Roman"/>
          <w:b/>
          <w:bCs/>
          <w:sz w:val="24"/>
          <w:szCs w:val="24"/>
        </w:rPr>
        <w:t>Experience (</w:t>
      </w:r>
      <w:proofErr w:type="spellStart"/>
      <w:r w:rsidR="423F66B9" w:rsidRPr="006A4C2A">
        <w:rPr>
          <w:rFonts w:ascii="Times New Roman" w:eastAsia="Times New Roman" w:hAnsi="Times New Roman" w:cs="Times New Roman"/>
          <w:b/>
          <w:bCs/>
          <w:sz w:val="24"/>
          <w:szCs w:val="24"/>
        </w:rPr>
        <w:t>Sulav</w:t>
      </w:r>
      <w:proofErr w:type="spellEnd"/>
      <w:r w:rsidR="423F66B9" w:rsidRPr="006A4C2A">
        <w:rPr>
          <w:rFonts w:ascii="Times New Roman" w:eastAsia="Times New Roman" w:hAnsi="Times New Roman" w:cs="Times New Roman"/>
          <w:b/>
          <w:bCs/>
          <w:sz w:val="24"/>
          <w:szCs w:val="24"/>
        </w:rPr>
        <w:t>)</w:t>
      </w:r>
      <w:r w:rsidRPr="006A4C2A">
        <w:rPr>
          <w:rFonts w:ascii="Times New Roman" w:eastAsia="Times New Roman" w:hAnsi="Times New Roman" w:cs="Times New Roman"/>
          <w:b/>
          <w:bCs/>
          <w:sz w:val="24"/>
          <w:szCs w:val="24"/>
        </w:rPr>
        <w:t xml:space="preserve">: </w:t>
      </w:r>
      <w:r w:rsidRPr="006A4C2A">
        <w:rPr>
          <w:rFonts w:ascii="Times New Roman" w:eastAsia="Times New Roman" w:hAnsi="Times New Roman" w:cs="Times New Roman"/>
          <w:sz w:val="24"/>
          <w:szCs w:val="24"/>
        </w:rPr>
        <w:t>The system provides a smooth booking process through its user-friendly interface which displays real-time updates.</w:t>
      </w:r>
    </w:p>
    <w:p w14:paraId="00ADCC8A" w14:textId="77777777" w:rsidR="00D751B2" w:rsidRPr="006A4C2A" w:rsidRDefault="00D751B2" w:rsidP="5B50B6F8">
      <w:pPr>
        <w:rPr>
          <w:rFonts w:ascii="Times New Roman" w:eastAsia="Times New Roman" w:hAnsi="Times New Roman" w:cs="Times New Roman"/>
          <w:sz w:val="24"/>
          <w:szCs w:val="24"/>
        </w:rPr>
      </w:pPr>
    </w:p>
    <w:p w14:paraId="268C76B8" w14:textId="77777777" w:rsidR="00D751B2" w:rsidRPr="006A4C2A" w:rsidRDefault="198FE6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By combining the power of collective user input with smart and flexible services, </w:t>
      </w:r>
      <w:proofErr w:type="spellStart"/>
      <w:r w:rsidRPr="006A4C2A">
        <w:rPr>
          <w:rFonts w:ascii="Times New Roman" w:eastAsia="Times New Roman" w:hAnsi="Times New Roman" w:cs="Times New Roman"/>
          <w:sz w:val="24"/>
          <w:szCs w:val="24"/>
        </w:rPr>
        <w:t>RedCurtain</w:t>
      </w:r>
      <w:proofErr w:type="spellEnd"/>
      <w:r w:rsidRPr="006A4C2A">
        <w:rPr>
          <w:rFonts w:ascii="Times New Roman" w:eastAsia="Times New Roman" w:hAnsi="Times New Roman" w:cs="Times New Roman"/>
          <w:sz w:val="24"/>
          <w:szCs w:val="24"/>
        </w:rPr>
        <w:t xml:space="preserve"> aims to redefine what a cinema platform can be and not just a place to watch movies but making it a social hub powered by the viewers.</w:t>
      </w:r>
    </w:p>
    <w:p w14:paraId="09C5EF36" w14:textId="15E74E3A" w:rsidR="00D751B2" w:rsidRPr="006A4C2A" w:rsidRDefault="4BB71E7F" w:rsidP="5B50B6F8">
      <w:pPr>
        <w:pStyle w:val="Heading2"/>
        <w:rPr>
          <w:rFonts w:ascii="Times New Roman" w:eastAsia="Times New Roman" w:hAnsi="Times New Roman" w:cs="Times New Roman"/>
          <w:b/>
          <w:bCs/>
          <w:sz w:val="36"/>
          <w:szCs w:val="36"/>
        </w:rPr>
      </w:pPr>
      <w:bookmarkStart w:id="23" w:name="_Toc470863520"/>
      <w:bookmarkStart w:id="24" w:name="_Toc447234126"/>
      <w:bookmarkStart w:id="25" w:name="_Toc810296761"/>
      <w:bookmarkStart w:id="26" w:name="_Toc395543591"/>
      <w:bookmarkStart w:id="27" w:name="_Toc1584681083"/>
      <w:bookmarkStart w:id="28" w:name="_Toc1096831225"/>
      <w:bookmarkStart w:id="29" w:name="_Toc636379318"/>
      <w:bookmarkStart w:id="30" w:name="_Toc292719155"/>
      <w:bookmarkStart w:id="31" w:name="_Toc300706679"/>
      <w:bookmarkStart w:id="32" w:name="_Toc1913548121"/>
      <w:bookmarkStart w:id="33" w:name="_Toc201003015"/>
      <w:r w:rsidRPr="006A4C2A">
        <w:rPr>
          <w:rFonts w:ascii="Times New Roman" w:eastAsia="Times New Roman" w:hAnsi="Times New Roman" w:cs="Times New Roman"/>
          <w:b/>
          <w:bCs/>
          <w:sz w:val="36"/>
          <w:szCs w:val="36"/>
        </w:rPr>
        <w:t>Project Objectives</w:t>
      </w:r>
      <w:r w:rsidR="799EEE30" w:rsidRPr="006A4C2A">
        <w:rPr>
          <w:rFonts w:ascii="Times New Roman" w:eastAsia="Times New Roman" w:hAnsi="Times New Roman" w:cs="Times New Roman"/>
          <w:b/>
          <w:bCs/>
          <w:sz w:val="36"/>
          <w:szCs w:val="36"/>
        </w:rPr>
        <w:t>:</w:t>
      </w:r>
      <w:bookmarkEnd w:id="23"/>
      <w:bookmarkEnd w:id="24"/>
      <w:bookmarkEnd w:id="25"/>
      <w:bookmarkEnd w:id="26"/>
      <w:bookmarkEnd w:id="27"/>
      <w:bookmarkEnd w:id="28"/>
      <w:bookmarkEnd w:id="29"/>
      <w:bookmarkEnd w:id="30"/>
      <w:bookmarkEnd w:id="31"/>
      <w:bookmarkEnd w:id="32"/>
      <w:bookmarkEnd w:id="33"/>
    </w:p>
    <w:p w14:paraId="0976970E" w14:textId="6137C8F9" w:rsidR="00D751B2" w:rsidRPr="006A4C2A" w:rsidRDefault="599D2B94" w:rsidP="0082083A">
      <w:pPr>
        <w:numPr>
          <w:ilvl w:val="0"/>
          <w:numId w:val="92"/>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Ideal</w:t>
      </w:r>
      <w:r w:rsidR="242A587A" w:rsidRPr="006A4C2A">
        <w:rPr>
          <w:rFonts w:ascii="Times New Roman" w:eastAsia="Times New Roman" w:hAnsi="Times New Roman" w:cs="Times New Roman"/>
          <w:b/>
          <w:bCs/>
          <w:sz w:val="24"/>
          <w:szCs w:val="24"/>
        </w:rPr>
        <w:t xml:space="preserve"> User Authenticatio</w:t>
      </w:r>
      <w:r w:rsidR="0A8CCB81" w:rsidRPr="006A4C2A">
        <w:rPr>
          <w:rFonts w:ascii="Times New Roman" w:eastAsia="Times New Roman" w:hAnsi="Times New Roman" w:cs="Times New Roman"/>
          <w:b/>
          <w:bCs/>
          <w:sz w:val="24"/>
          <w:szCs w:val="24"/>
        </w:rPr>
        <w:t>n</w:t>
      </w:r>
      <w:r w:rsidR="146B09F5" w:rsidRPr="006A4C2A">
        <w:rPr>
          <w:rFonts w:ascii="Times New Roman" w:eastAsia="Times New Roman" w:hAnsi="Times New Roman" w:cs="Times New Roman"/>
          <w:b/>
          <w:bCs/>
          <w:sz w:val="24"/>
          <w:szCs w:val="24"/>
        </w:rPr>
        <w:t xml:space="preserve"> &amp; feed page</w:t>
      </w:r>
      <w:del w:id="34" w:author="Isha ." w:date="2025-05-31T05:17:00Z">
        <w:r w:rsidR="5676E409" w:rsidRPr="006A4C2A" w:rsidDel="0E9E8869">
          <w:rPr>
            <w:rFonts w:ascii="Times New Roman" w:eastAsia="Times New Roman" w:hAnsi="Times New Roman" w:cs="Times New Roman"/>
            <w:b/>
            <w:bCs/>
            <w:sz w:val="24"/>
            <w:szCs w:val="24"/>
          </w:rPr>
          <w:delText xml:space="preserve"> </w:delText>
        </w:r>
      </w:del>
      <w:r w:rsidR="242A587A" w:rsidRPr="006A4C2A">
        <w:rPr>
          <w:rFonts w:ascii="Times New Roman" w:eastAsia="Times New Roman" w:hAnsi="Times New Roman" w:cs="Times New Roman"/>
          <w:sz w:val="24"/>
          <w:szCs w:val="24"/>
        </w:rPr>
        <w:t>(Isha</w:t>
      </w:r>
      <w:r w:rsidR="63C29998" w:rsidRPr="006A4C2A">
        <w:rPr>
          <w:rFonts w:ascii="Times New Roman" w:eastAsia="Times New Roman" w:hAnsi="Times New Roman" w:cs="Times New Roman"/>
          <w:sz w:val="24"/>
          <w:szCs w:val="24"/>
        </w:rPr>
        <w:t>.</w:t>
      </w:r>
      <w:r w:rsidR="242A587A" w:rsidRPr="006A4C2A">
        <w:rPr>
          <w:rFonts w:ascii="Times New Roman" w:eastAsia="Times New Roman" w:hAnsi="Times New Roman" w:cs="Times New Roman"/>
          <w:sz w:val="24"/>
          <w:szCs w:val="24"/>
        </w:rPr>
        <w:t>) </w:t>
      </w:r>
    </w:p>
    <w:p w14:paraId="2D7A5848" w14:textId="5C45561D" w:rsidR="18DB5223" w:rsidRPr="006A4C2A" w:rsidRDefault="0D95FBC5" w:rsidP="0082083A">
      <w:pPr>
        <w:numPr>
          <w:ilvl w:val="0"/>
          <w:numId w:val="93"/>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 login/signup system that is safe and straightforward and linked to the global database will make it easy for users to start using your app. </w:t>
      </w:r>
    </w:p>
    <w:p w14:paraId="3614EA93" w14:textId="59E7B5E8" w:rsidR="343F2279" w:rsidRPr="006A4C2A" w:rsidRDefault="1D0663B1" w:rsidP="0082083A">
      <w:pPr>
        <w:pStyle w:val="ListParagraph"/>
        <w:numPr>
          <w:ilvl w:val="0"/>
          <w:numId w:val="92"/>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Dynamic </w:t>
      </w:r>
      <w:r w:rsidR="242A587A" w:rsidRPr="006A4C2A">
        <w:rPr>
          <w:rFonts w:ascii="Times New Roman" w:eastAsia="Times New Roman" w:hAnsi="Times New Roman" w:cs="Times New Roman"/>
          <w:b/>
          <w:bCs/>
          <w:sz w:val="24"/>
          <w:szCs w:val="24"/>
        </w:rPr>
        <w:t>Home</w:t>
      </w:r>
      <w:r w:rsidR="3DD59246" w:rsidRPr="006A4C2A">
        <w:rPr>
          <w:rFonts w:ascii="Times New Roman" w:eastAsia="Times New Roman" w:hAnsi="Times New Roman" w:cs="Times New Roman"/>
          <w:b/>
          <w:bCs/>
          <w:sz w:val="24"/>
          <w:szCs w:val="24"/>
        </w:rPr>
        <w:t>page (</w:t>
      </w:r>
      <w:proofErr w:type="spellStart"/>
      <w:r w:rsidR="242A587A" w:rsidRPr="006A4C2A">
        <w:rPr>
          <w:rFonts w:ascii="Times New Roman" w:eastAsia="Times New Roman" w:hAnsi="Times New Roman" w:cs="Times New Roman"/>
          <w:sz w:val="24"/>
          <w:szCs w:val="24"/>
        </w:rPr>
        <w:t>Nupjan</w:t>
      </w:r>
      <w:proofErr w:type="spellEnd"/>
      <w:r w:rsidR="242A587A" w:rsidRPr="006A4C2A">
        <w:rPr>
          <w:rFonts w:ascii="Times New Roman" w:eastAsia="Times New Roman" w:hAnsi="Times New Roman" w:cs="Times New Roman"/>
          <w:sz w:val="24"/>
          <w:szCs w:val="24"/>
        </w:rPr>
        <w:t xml:space="preserve"> Koirala) </w:t>
      </w:r>
    </w:p>
    <w:p w14:paraId="328D576F" w14:textId="4A516109" w:rsidR="017971D5" w:rsidRPr="006A4C2A" w:rsidRDefault="00E9D811" w:rsidP="0082083A">
      <w:pPr>
        <w:pStyle w:val="ListParagraph"/>
        <w:numPr>
          <w:ilvl w:val="0"/>
          <w:numId w:val="88"/>
        </w:numPr>
        <w:spacing w:before="240" w:after="2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Present new </w:t>
      </w:r>
      <w:proofErr w:type="gramStart"/>
      <w:r w:rsidRPr="006A4C2A">
        <w:rPr>
          <w:rFonts w:ascii="Times New Roman" w:eastAsia="Times New Roman" w:hAnsi="Times New Roman" w:cs="Times New Roman"/>
          <w:sz w:val="24"/>
          <w:szCs w:val="24"/>
        </w:rPr>
        <w:t>releases</w:t>
      </w:r>
      <w:proofErr w:type="gramEnd"/>
      <w:r w:rsidRPr="006A4C2A">
        <w:rPr>
          <w:rFonts w:ascii="Times New Roman" w:eastAsia="Times New Roman" w:hAnsi="Times New Roman" w:cs="Times New Roman"/>
          <w:sz w:val="24"/>
          <w:szCs w:val="24"/>
        </w:rPr>
        <w:t xml:space="preserve"> sorted movies and rich details on </w:t>
      </w:r>
      <w:r w:rsidR="5C7C3267" w:rsidRPr="006A4C2A">
        <w:rPr>
          <w:rFonts w:ascii="Times New Roman" w:eastAsia="Times New Roman" w:hAnsi="Times New Roman" w:cs="Times New Roman"/>
          <w:sz w:val="24"/>
          <w:szCs w:val="24"/>
        </w:rPr>
        <w:t>engaging</w:t>
      </w:r>
      <w:r w:rsidRPr="006A4C2A">
        <w:rPr>
          <w:rFonts w:ascii="Times New Roman" w:eastAsia="Times New Roman" w:hAnsi="Times New Roman" w:cs="Times New Roman"/>
          <w:sz w:val="24"/>
          <w:szCs w:val="24"/>
        </w:rPr>
        <w:t xml:space="preserve"> homepage</w:t>
      </w:r>
      <w:r w:rsidR="6CAB79D7" w:rsidRPr="006A4C2A">
        <w:rPr>
          <w:rFonts w:ascii="Times New Roman" w:eastAsia="Times New Roman" w:hAnsi="Times New Roman" w:cs="Times New Roman"/>
          <w:sz w:val="24"/>
          <w:szCs w:val="24"/>
        </w:rPr>
        <w:t xml:space="preserve"> experience</w:t>
      </w:r>
      <w:r w:rsidRPr="006A4C2A">
        <w:rPr>
          <w:rFonts w:ascii="Times New Roman" w:eastAsia="Times New Roman" w:hAnsi="Times New Roman" w:cs="Times New Roman"/>
          <w:sz w:val="24"/>
          <w:szCs w:val="24"/>
        </w:rPr>
        <w:t xml:space="preserve"> to keep users engaged. </w:t>
      </w:r>
    </w:p>
    <w:p w14:paraId="33B7F39B" w14:textId="04977CE0" w:rsidR="00D751B2" w:rsidRPr="006A4C2A" w:rsidRDefault="026555D1" w:rsidP="0082083A">
      <w:pPr>
        <w:pStyle w:val="ListParagraph"/>
        <w:numPr>
          <w:ilvl w:val="0"/>
          <w:numId w:val="92"/>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Systematic </w:t>
      </w:r>
      <w:r w:rsidR="242A587A" w:rsidRPr="006A4C2A">
        <w:rPr>
          <w:rFonts w:ascii="Times New Roman" w:eastAsia="Times New Roman" w:hAnsi="Times New Roman" w:cs="Times New Roman"/>
          <w:b/>
          <w:bCs/>
          <w:sz w:val="24"/>
          <w:szCs w:val="24"/>
        </w:rPr>
        <w:t>Ticket Booking System</w:t>
      </w:r>
      <w:r w:rsidR="242A587A" w:rsidRPr="006A4C2A">
        <w:rPr>
          <w:rFonts w:ascii="Times New Roman" w:eastAsia="Times New Roman" w:hAnsi="Times New Roman" w:cs="Times New Roman"/>
          <w:sz w:val="24"/>
          <w:szCs w:val="24"/>
        </w:rPr>
        <w:t xml:space="preserve"> (</w:t>
      </w:r>
      <w:proofErr w:type="spellStart"/>
      <w:r w:rsidR="242A587A" w:rsidRPr="006A4C2A">
        <w:rPr>
          <w:rFonts w:ascii="Times New Roman" w:eastAsia="Times New Roman" w:hAnsi="Times New Roman" w:cs="Times New Roman"/>
          <w:sz w:val="24"/>
          <w:szCs w:val="24"/>
        </w:rPr>
        <w:t>Sulav</w:t>
      </w:r>
      <w:proofErr w:type="spellEnd"/>
      <w:r w:rsidR="242A587A" w:rsidRPr="006A4C2A">
        <w:rPr>
          <w:rFonts w:ascii="Times New Roman" w:eastAsia="Times New Roman" w:hAnsi="Times New Roman" w:cs="Times New Roman"/>
          <w:sz w:val="24"/>
          <w:szCs w:val="24"/>
        </w:rPr>
        <w:t xml:space="preserve"> Silwal) </w:t>
      </w:r>
    </w:p>
    <w:p w14:paraId="3129F232" w14:textId="400657FC" w:rsidR="00D751B2" w:rsidRPr="006A4C2A" w:rsidRDefault="5BE3D1F8" w:rsidP="0082083A">
      <w:pPr>
        <w:numPr>
          <w:ilvl w:val="0"/>
          <w:numId w:val="94"/>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Allow users to select the movies showtimes, the seats they would like and set the ticket type (child, adult or disable ...) with real time updates. </w:t>
      </w:r>
    </w:p>
    <w:p w14:paraId="09B56A13" w14:textId="3E8D6CD9" w:rsidR="00D751B2" w:rsidRPr="006A4C2A" w:rsidRDefault="242A587A" w:rsidP="0082083A">
      <w:pPr>
        <w:pStyle w:val="ListParagraph"/>
        <w:numPr>
          <w:ilvl w:val="0"/>
          <w:numId w:val="92"/>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 xml:space="preserve">Reliable Payment </w:t>
      </w:r>
      <w:r w:rsidR="1375CFC4" w:rsidRPr="006A4C2A">
        <w:rPr>
          <w:rFonts w:ascii="Times New Roman" w:eastAsia="Times New Roman" w:hAnsi="Times New Roman" w:cs="Times New Roman"/>
          <w:b/>
          <w:bCs/>
          <w:sz w:val="24"/>
          <w:szCs w:val="24"/>
        </w:rPr>
        <w:t>and</w:t>
      </w:r>
      <w:r w:rsidRPr="006A4C2A">
        <w:rPr>
          <w:rFonts w:ascii="Times New Roman" w:eastAsia="Times New Roman" w:hAnsi="Times New Roman" w:cs="Times New Roman"/>
          <w:b/>
          <w:bCs/>
          <w:sz w:val="24"/>
          <w:szCs w:val="24"/>
        </w:rPr>
        <w:t xml:space="preserve"> Ticket Delivery</w:t>
      </w:r>
      <w:r w:rsidR="24FCEF68" w:rsidRPr="006A4C2A">
        <w:rPr>
          <w:rFonts w:ascii="Times New Roman" w:eastAsia="Times New Roman" w:hAnsi="Times New Roman" w:cs="Times New Roman"/>
          <w:b/>
          <w:bCs/>
          <w:sz w:val="24"/>
          <w:szCs w:val="24"/>
        </w:rPr>
        <w:t xml:space="preserve"> System </w:t>
      </w:r>
      <w:r w:rsidRPr="006A4C2A">
        <w:rPr>
          <w:rFonts w:ascii="Times New Roman" w:eastAsia="Times New Roman" w:hAnsi="Times New Roman" w:cs="Times New Roman"/>
          <w:sz w:val="24"/>
          <w:szCs w:val="24"/>
        </w:rPr>
        <w:t>(Arpan Ghimire) </w:t>
      </w:r>
    </w:p>
    <w:p w14:paraId="54022AB1" w14:textId="0A3F82AA" w:rsidR="00D751B2" w:rsidRPr="006A4C2A" w:rsidRDefault="04549145" w:rsidP="0082083A">
      <w:pPr>
        <w:numPr>
          <w:ilvl w:val="0"/>
          <w:numId w:val="95"/>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lastRenderedPageBreak/>
        <w:t>Use a secure gateway for payments and produce QR-based tickets through automation whenever a booking is confirmed, to make checkout easy for all. </w:t>
      </w:r>
    </w:p>
    <w:p w14:paraId="193817FA" w14:textId="64D0DADF" w:rsidR="00D751B2" w:rsidRPr="006A4C2A" w:rsidRDefault="00D751B2" w:rsidP="5B50B6F8">
      <w:pPr>
        <w:rPr>
          <w:rFonts w:ascii="Times New Roman" w:eastAsia="Times New Roman" w:hAnsi="Times New Roman" w:cs="Times New Roman"/>
          <w:sz w:val="24"/>
          <w:szCs w:val="24"/>
        </w:rPr>
      </w:pPr>
    </w:p>
    <w:p w14:paraId="5A9C3CDD" w14:textId="77777777" w:rsidR="008C245E" w:rsidRPr="006A4C2A" w:rsidRDefault="008C245E" w:rsidP="5B50B6F8">
      <w:pPr>
        <w:rPr>
          <w:rFonts w:ascii="Times New Roman" w:eastAsia="Times New Roman" w:hAnsi="Times New Roman" w:cs="Times New Roman"/>
          <w:sz w:val="24"/>
          <w:szCs w:val="24"/>
        </w:rPr>
      </w:pPr>
    </w:p>
    <w:p w14:paraId="0EED8CE7" w14:textId="77777777" w:rsidR="008C245E" w:rsidRPr="006A4C2A" w:rsidRDefault="008C245E" w:rsidP="5B50B6F8">
      <w:pPr>
        <w:rPr>
          <w:rFonts w:ascii="Times New Roman" w:eastAsia="Times New Roman" w:hAnsi="Times New Roman" w:cs="Times New Roman"/>
          <w:sz w:val="24"/>
          <w:szCs w:val="24"/>
        </w:rPr>
      </w:pPr>
    </w:p>
    <w:p w14:paraId="173E1B6B" w14:textId="77777777" w:rsidR="008C245E" w:rsidRPr="006A4C2A" w:rsidRDefault="008C245E" w:rsidP="5B50B6F8">
      <w:pPr>
        <w:rPr>
          <w:rFonts w:ascii="Times New Roman" w:eastAsia="Times New Roman" w:hAnsi="Times New Roman" w:cs="Times New Roman"/>
          <w:sz w:val="24"/>
          <w:szCs w:val="24"/>
        </w:rPr>
      </w:pPr>
    </w:p>
    <w:p w14:paraId="26169E69" w14:textId="77777777" w:rsidR="008C245E" w:rsidRPr="006A4C2A" w:rsidRDefault="008C245E" w:rsidP="5B50B6F8">
      <w:pPr>
        <w:rPr>
          <w:rFonts w:ascii="Times New Roman" w:eastAsia="Times New Roman" w:hAnsi="Times New Roman" w:cs="Times New Roman"/>
          <w:sz w:val="24"/>
          <w:szCs w:val="24"/>
        </w:rPr>
      </w:pPr>
    </w:p>
    <w:p w14:paraId="62DF4E52" w14:textId="2265AD20" w:rsidR="04D22BBD" w:rsidRPr="006A4C2A" w:rsidRDefault="2313B227" w:rsidP="5B50B6F8">
      <w:pPr>
        <w:pStyle w:val="Heading1"/>
        <w:rPr>
          <w:rFonts w:ascii="Times New Roman" w:eastAsia="Times New Roman" w:hAnsi="Times New Roman" w:cs="Times New Roman"/>
          <w:b/>
          <w:bCs/>
          <w:sz w:val="36"/>
          <w:szCs w:val="36"/>
        </w:rPr>
      </w:pPr>
      <w:bookmarkStart w:id="35" w:name="_Toc201003016"/>
      <w:r w:rsidRPr="006A4C2A">
        <w:rPr>
          <w:rFonts w:ascii="Times New Roman" w:eastAsia="Times New Roman" w:hAnsi="Times New Roman" w:cs="Times New Roman"/>
          <w:b/>
          <w:bCs/>
          <w:sz w:val="36"/>
          <w:szCs w:val="36"/>
        </w:rPr>
        <w:t>Functional Requirements</w:t>
      </w:r>
      <w:bookmarkEnd w:id="35"/>
    </w:p>
    <w:p w14:paraId="365FC873" w14:textId="2349FF11" w:rsidR="04D22BBD" w:rsidRPr="006A4C2A" w:rsidRDefault="2313B227" w:rsidP="0082083A">
      <w:pPr>
        <w:pStyle w:val="Heading2"/>
        <w:numPr>
          <w:ilvl w:val="0"/>
          <w:numId w:val="19"/>
        </w:numPr>
        <w:rPr>
          <w:rFonts w:ascii="Times New Roman" w:eastAsia="Times New Roman" w:hAnsi="Times New Roman" w:cs="Times New Roman"/>
          <w:b/>
          <w:bCs/>
        </w:rPr>
      </w:pPr>
      <w:r w:rsidRPr="006A4C2A">
        <w:rPr>
          <w:rFonts w:ascii="Times New Roman" w:eastAsia="Times New Roman" w:hAnsi="Times New Roman" w:cs="Times New Roman"/>
          <w:b/>
          <w:bCs/>
        </w:rPr>
        <w:t xml:space="preserve"> </w:t>
      </w:r>
      <w:bookmarkStart w:id="36" w:name="_Toc201003017"/>
      <w:r w:rsidRPr="006A4C2A">
        <w:rPr>
          <w:rFonts w:ascii="Times New Roman" w:eastAsia="Times New Roman" w:hAnsi="Times New Roman" w:cs="Times New Roman"/>
          <w:b/>
          <w:bCs/>
        </w:rPr>
        <w:t>User Authentication (</w:t>
      </w:r>
      <w:proofErr w:type="gramStart"/>
      <w:r w:rsidRPr="006A4C2A">
        <w:rPr>
          <w:rFonts w:ascii="Times New Roman" w:eastAsia="Times New Roman" w:hAnsi="Times New Roman" w:cs="Times New Roman"/>
          <w:b/>
          <w:bCs/>
        </w:rPr>
        <w:t>I</w:t>
      </w:r>
      <w:r w:rsidR="420403D2" w:rsidRPr="006A4C2A">
        <w:rPr>
          <w:rFonts w:ascii="Times New Roman" w:eastAsia="Times New Roman" w:hAnsi="Times New Roman" w:cs="Times New Roman"/>
          <w:b/>
          <w:bCs/>
        </w:rPr>
        <w:t>sha .</w:t>
      </w:r>
      <w:proofErr w:type="gramEnd"/>
      <w:r w:rsidRPr="006A4C2A">
        <w:rPr>
          <w:rFonts w:ascii="Times New Roman" w:eastAsia="Times New Roman" w:hAnsi="Times New Roman" w:cs="Times New Roman"/>
          <w:b/>
          <w:bCs/>
        </w:rPr>
        <w:t>)</w:t>
      </w:r>
      <w:bookmarkEnd w:id="36"/>
    </w:p>
    <w:p w14:paraId="52C8D166" w14:textId="04594FCD" w:rsidR="04D22BBD" w:rsidRPr="006A4C2A" w:rsidRDefault="6C4F4D77" w:rsidP="5B50B6F8">
      <w:pPr>
        <w:rPr>
          <w:rFonts w:ascii="Times New Roman" w:eastAsia="Times New Roman" w:hAnsi="Times New Roman" w:cs="Times New Roman"/>
          <w:b/>
          <w:bCs/>
          <w:sz w:val="32"/>
          <w:szCs w:val="32"/>
        </w:rPr>
      </w:pPr>
      <w:r w:rsidRPr="006A4C2A">
        <w:rPr>
          <w:rFonts w:ascii="Times New Roman" w:eastAsia="Times New Roman" w:hAnsi="Times New Roman" w:cs="Times New Roman"/>
          <w:b/>
          <w:bCs/>
          <w:sz w:val="32"/>
          <w:szCs w:val="32"/>
        </w:rPr>
        <w:t>1. User Registration (Sign-Up) Flow:</w:t>
      </w:r>
    </w:p>
    <w:p w14:paraId="22CF4513" w14:textId="0610D32A"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Front-End:</w:t>
      </w:r>
    </w:p>
    <w:p w14:paraId="44237EA2" w14:textId="479E0F5D" w:rsidR="04D22BBD" w:rsidRPr="006A4C2A" w:rsidRDefault="2313B227" w:rsidP="0082083A">
      <w:pPr>
        <w:pStyle w:val="ListParagraph"/>
        <w:numPr>
          <w:ilvl w:val="0"/>
          <w:numId w:val="37"/>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Sign-Up Form: Users must enter Email, Password, Full Name, and optionally Phone. They can also select their Preferred Cinemas from a </w:t>
      </w:r>
      <w:r w:rsidR="4C8C036F" w:rsidRPr="006A4C2A">
        <w:rPr>
          <w:rFonts w:ascii="Times New Roman" w:eastAsia="Times New Roman" w:hAnsi="Times New Roman" w:cs="Times New Roman"/>
          <w:sz w:val="24"/>
          <w:szCs w:val="24"/>
        </w:rPr>
        <w:t>drop-down</w:t>
      </w:r>
      <w:r w:rsidRPr="006A4C2A">
        <w:rPr>
          <w:rFonts w:ascii="Times New Roman" w:eastAsia="Times New Roman" w:hAnsi="Times New Roman" w:cs="Times New Roman"/>
          <w:sz w:val="24"/>
          <w:szCs w:val="24"/>
        </w:rPr>
        <w:t xml:space="preserve"> list.</w:t>
      </w:r>
    </w:p>
    <w:p w14:paraId="78A163EF" w14:textId="505B9A98" w:rsidR="04D22BBD" w:rsidRPr="006A4C2A" w:rsidRDefault="0C0E9BE5"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Descriptions of buttons on sign-up page</w:t>
      </w:r>
      <w:r w:rsidR="2313B227" w:rsidRPr="006A4C2A">
        <w:rPr>
          <w:rFonts w:ascii="Times New Roman" w:eastAsia="Times New Roman" w:hAnsi="Times New Roman" w:cs="Times New Roman"/>
          <w:sz w:val="24"/>
          <w:szCs w:val="24"/>
        </w:rPr>
        <w:t>:</w:t>
      </w:r>
    </w:p>
    <w:p w14:paraId="291C1AC0" w14:textId="2D27B666"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13E63968" w:rsidRPr="006A4C2A">
        <w:rPr>
          <w:rFonts w:ascii="Times New Roman" w:eastAsia="Times New Roman" w:hAnsi="Times New Roman" w:cs="Times New Roman"/>
          <w:sz w:val="24"/>
          <w:szCs w:val="24"/>
        </w:rPr>
        <w:t xml:space="preserve">     </w:t>
      </w:r>
      <w:proofErr w:type="gramStart"/>
      <w:r w:rsidR="13E63968" w:rsidRPr="006A4C2A">
        <w:rPr>
          <w:rFonts w:ascii="Times New Roman" w:eastAsia="Times New Roman" w:hAnsi="Times New Roman" w:cs="Times New Roman"/>
          <w:sz w:val="24"/>
          <w:szCs w:val="24"/>
        </w:rPr>
        <w:t xml:space="preserve">- </w:t>
      </w:r>
      <w:r w:rsidR="41ED03AA" w:rsidRPr="006A4C2A">
        <w:rPr>
          <w:rFonts w:ascii="Times New Roman" w:hAnsi="Times New Roman" w:cs="Times New Roman"/>
        </w:rPr>
        <w:tab/>
      </w:r>
      <w:r w:rsidRPr="006A4C2A">
        <w:rPr>
          <w:rFonts w:ascii="Times New Roman" w:eastAsia="Times New Roman" w:hAnsi="Times New Roman" w:cs="Times New Roman"/>
          <w:sz w:val="24"/>
          <w:szCs w:val="24"/>
        </w:rPr>
        <w:t>Sign</w:t>
      </w:r>
      <w:proofErr w:type="gramEnd"/>
      <w:r w:rsidRPr="006A4C2A">
        <w:rPr>
          <w:rFonts w:ascii="Times New Roman" w:eastAsia="Times New Roman" w:hAnsi="Times New Roman" w:cs="Times New Roman"/>
          <w:sz w:val="24"/>
          <w:szCs w:val="24"/>
        </w:rPr>
        <w:t xml:space="preserve"> Up: Validates inputs (e.g., email format, password strength) and sends data to the </w:t>
      </w:r>
      <w:r w:rsidR="41ED03AA" w:rsidRPr="006A4C2A">
        <w:rPr>
          <w:rFonts w:ascii="Times New Roman" w:hAnsi="Times New Roman" w:cs="Times New Roman"/>
        </w:rPr>
        <w:tab/>
      </w:r>
      <w:r w:rsidRPr="006A4C2A">
        <w:rPr>
          <w:rFonts w:ascii="Times New Roman" w:eastAsia="Times New Roman" w:hAnsi="Times New Roman" w:cs="Times New Roman"/>
          <w:sz w:val="24"/>
          <w:szCs w:val="24"/>
        </w:rPr>
        <w:t>server if valid.</w:t>
      </w:r>
    </w:p>
    <w:p w14:paraId="1D99EEF4" w14:textId="48CF71C3"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04E91492" w:rsidRPr="006A4C2A">
        <w:rPr>
          <w:rFonts w:ascii="Times New Roman" w:eastAsia="Times New Roman" w:hAnsi="Times New Roman" w:cs="Times New Roman"/>
          <w:sz w:val="24"/>
          <w:szCs w:val="24"/>
        </w:rPr>
        <w:t xml:space="preserve">     </w:t>
      </w:r>
      <w:proofErr w:type="gramStart"/>
      <w:r w:rsidR="04E91492" w:rsidRPr="006A4C2A">
        <w:rPr>
          <w:rFonts w:ascii="Times New Roman" w:eastAsia="Times New Roman" w:hAnsi="Times New Roman" w:cs="Times New Roman"/>
          <w:sz w:val="24"/>
          <w:szCs w:val="24"/>
        </w:rPr>
        <w:t>-</w:t>
      </w:r>
      <w:r w:rsidR="41ED03AA" w:rsidRPr="006A4C2A">
        <w:rPr>
          <w:rFonts w:ascii="Times New Roman" w:hAnsi="Times New Roman" w:cs="Times New Roman"/>
        </w:rPr>
        <w:tab/>
      </w:r>
      <w:r w:rsidR="04E91492"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Google</w:t>
      </w:r>
      <w:proofErr w:type="gramEnd"/>
      <w:r w:rsidRPr="006A4C2A">
        <w:rPr>
          <w:rFonts w:ascii="Times New Roman" w:eastAsia="Times New Roman" w:hAnsi="Times New Roman" w:cs="Times New Roman"/>
          <w:sz w:val="24"/>
          <w:szCs w:val="24"/>
        </w:rPr>
        <w:t xml:space="preserve"> Login: Allows users to sign up using Google OAuth for quicker access.</w:t>
      </w:r>
    </w:p>
    <w:p w14:paraId="6CD2E8B5" w14:textId="2E2D1697" w:rsidR="04D22BBD" w:rsidRPr="006A4C2A" w:rsidRDefault="4D403D2D" w:rsidP="0082083A">
      <w:pPr>
        <w:pStyle w:val="ListParagraph"/>
        <w:numPr>
          <w:ilvl w:val="0"/>
          <w:numId w:val="36"/>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334C3B15" w:rsidRPr="006A4C2A">
        <w:rPr>
          <w:rFonts w:ascii="Times New Roman" w:eastAsia="Times New Roman" w:hAnsi="Times New Roman" w:cs="Times New Roman"/>
          <w:sz w:val="24"/>
          <w:szCs w:val="24"/>
        </w:rPr>
        <w:t>R</w:t>
      </w:r>
      <w:r w:rsidR="2313B227" w:rsidRPr="006A4C2A">
        <w:rPr>
          <w:rFonts w:ascii="Times New Roman" w:eastAsia="Times New Roman" w:hAnsi="Times New Roman" w:cs="Times New Roman"/>
          <w:sz w:val="24"/>
          <w:szCs w:val="24"/>
        </w:rPr>
        <w:t xml:space="preserve">eal-time Validation: Provides instant feedback, like “Email already in use” or </w:t>
      </w:r>
      <w:r w:rsidR="365B1BD9" w:rsidRPr="006A4C2A">
        <w:rPr>
          <w:rFonts w:ascii="Times New Roman" w:hAnsi="Times New Roman" w:cs="Times New Roman"/>
        </w:rPr>
        <w:tab/>
      </w:r>
      <w:r w:rsidR="2313B227" w:rsidRPr="006A4C2A">
        <w:rPr>
          <w:rFonts w:ascii="Times New Roman" w:eastAsia="Times New Roman" w:hAnsi="Times New Roman" w:cs="Times New Roman"/>
          <w:sz w:val="24"/>
          <w:szCs w:val="24"/>
        </w:rPr>
        <w:t>“Password too weak”, guiding users during input.</w:t>
      </w:r>
    </w:p>
    <w:p w14:paraId="0566F8D7" w14:textId="08FD70AF"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16AC8158" w14:textId="18BD2550"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Back-End:</w:t>
      </w:r>
    </w:p>
    <w:p w14:paraId="5716B00E" w14:textId="34B5569C" w:rsidR="04D22BBD" w:rsidRPr="006A4C2A" w:rsidRDefault="2313B227" w:rsidP="0082083A">
      <w:pPr>
        <w:pStyle w:val="ListParagraph"/>
        <w:numPr>
          <w:ilvl w:val="0"/>
          <w:numId w:val="35"/>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Data Validation: The system checks if </w:t>
      </w:r>
      <w:proofErr w:type="gramStart"/>
      <w:r w:rsidRPr="006A4C2A">
        <w:rPr>
          <w:rFonts w:ascii="Times New Roman" w:eastAsia="Times New Roman" w:hAnsi="Times New Roman" w:cs="Times New Roman"/>
          <w:sz w:val="24"/>
          <w:szCs w:val="24"/>
        </w:rPr>
        <w:t>the email</w:t>
      </w:r>
      <w:proofErr w:type="gramEnd"/>
      <w:r w:rsidRPr="006A4C2A">
        <w:rPr>
          <w:rFonts w:ascii="Times New Roman" w:eastAsia="Times New Roman" w:hAnsi="Times New Roman" w:cs="Times New Roman"/>
          <w:sz w:val="24"/>
          <w:szCs w:val="24"/>
        </w:rPr>
        <w:t xml:space="preserve"> is unique and whether the password meets security requirements (e.g., minimum length, mixed characters).</w:t>
      </w:r>
    </w:p>
    <w:p w14:paraId="01AB6A16" w14:textId="0D3EF704" w:rsidR="04D22BBD" w:rsidRPr="006A4C2A" w:rsidRDefault="2313B227" w:rsidP="0082083A">
      <w:pPr>
        <w:pStyle w:val="ListParagraph"/>
        <w:numPr>
          <w:ilvl w:val="0"/>
          <w:numId w:val="34"/>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Password Hashing: The server securely hashes the password before storing it.</w:t>
      </w:r>
    </w:p>
    <w:p w14:paraId="058E1261" w14:textId="1988571A" w:rsidR="04D22BBD" w:rsidRPr="006A4C2A" w:rsidRDefault="2313B227" w:rsidP="0082083A">
      <w:pPr>
        <w:pStyle w:val="ListParagraph"/>
        <w:numPr>
          <w:ilvl w:val="0"/>
          <w:numId w:val="33"/>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Account Creation: Once validated, the user’s data is stored in the database, and a verification email with a token is sent to confirm the account.</w:t>
      </w:r>
    </w:p>
    <w:p w14:paraId="7D877D2C" w14:textId="131CD9EA"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4FE42867" w14:textId="156FD036" w:rsidR="04D22BBD" w:rsidRPr="006A4C2A" w:rsidRDefault="2313B227" w:rsidP="5B50B6F8">
      <w:pPr>
        <w:rPr>
          <w:rFonts w:ascii="Times New Roman" w:eastAsia="Times New Roman" w:hAnsi="Times New Roman" w:cs="Times New Roman"/>
          <w:b/>
          <w:bCs/>
          <w:sz w:val="32"/>
          <w:szCs w:val="32"/>
        </w:rPr>
      </w:pPr>
      <w:r w:rsidRPr="006A4C2A">
        <w:rPr>
          <w:rFonts w:ascii="Times New Roman" w:eastAsia="Times New Roman" w:hAnsi="Times New Roman" w:cs="Times New Roman"/>
          <w:b/>
          <w:bCs/>
          <w:sz w:val="32"/>
          <w:szCs w:val="32"/>
        </w:rPr>
        <w:lastRenderedPageBreak/>
        <w:t>2. User Login Flow</w:t>
      </w:r>
      <w:r w:rsidR="215BE278" w:rsidRPr="006A4C2A">
        <w:rPr>
          <w:rFonts w:ascii="Times New Roman" w:eastAsia="Times New Roman" w:hAnsi="Times New Roman" w:cs="Times New Roman"/>
          <w:b/>
          <w:bCs/>
          <w:sz w:val="32"/>
          <w:szCs w:val="32"/>
        </w:rPr>
        <w:t>:</w:t>
      </w:r>
    </w:p>
    <w:p w14:paraId="14607999" w14:textId="3167CD2B"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Front-End:</w:t>
      </w:r>
    </w:p>
    <w:p w14:paraId="4E92D92A" w14:textId="2DA6933D" w:rsidR="04D22BBD" w:rsidRPr="006A4C2A" w:rsidRDefault="2313B227" w:rsidP="0082083A">
      <w:pPr>
        <w:pStyle w:val="ListParagraph"/>
        <w:numPr>
          <w:ilvl w:val="0"/>
          <w:numId w:val="32"/>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Login Form: Users enter their Email and Password. There is also an optional “Remember Me” checkbox for staying logged in.</w:t>
      </w:r>
    </w:p>
    <w:p w14:paraId="765E6007" w14:textId="2CE4175E" w:rsidR="48F150BB" w:rsidRPr="006A4C2A" w:rsidRDefault="48F150BB" w:rsidP="5B50B6F8">
      <w:pPr>
        <w:pStyle w:val="ListParagraph"/>
        <w:rPr>
          <w:rFonts w:ascii="Times New Roman" w:eastAsia="Times New Roman" w:hAnsi="Times New Roman" w:cs="Times New Roman"/>
          <w:sz w:val="24"/>
          <w:szCs w:val="24"/>
        </w:rPr>
      </w:pPr>
    </w:p>
    <w:p w14:paraId="4878163E" w14:textId="7A2E4813"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18121B44" w:rsidRPr="006A4C2A">
        <w:rPr>
          <w:rFonts w:ascii="Times New Roman" w:eastAsia="Times New Roman" w:hAnsi="Times New Roman" w:cs="Times New Roman"/>
          <w:sz w:val="24"/>
          <w:szCs w:val="24"/>
        </w:rPr>
        <w:t xml:space="preserve">Descriptions of buttons on </w:t>
      </w:r>
      <w:proofErr w:type="gramStart"/>
      <w:r w:rsidR="18121B44" w:rsidRPr="006A4C2A">
        <w:rPr>
          <w:rFonts w:ascii="Times New Roman" w:eastAsia="Times New Roman" w:hAnsi="Times New Roman" w:cs="Times New Roman"/>
          <w:sz w:val="24"/>
          <w:szCs w:val="24"/>
        </w:rPr>
        <w:t>login</w:t>
      </w:r>
      <w:proofErr w:type="gramEnd"/>
      <w:r w:rsidR="18121B44" w:rsidRPr="006A4C2A">
        <w:rPr>
          <w:rFonts w:ascii="Times New Roman" w:eastAsia="Times New Roman" w:hAnsi="Times New Roman" w:cs="Times New Roman"/>
          <w:sz w:val="24"/>
          <w:szCs w:val="24"/>
        </w:rPr>
        <w:t xml:space="preserve"> page:</w:t>
      </w:r>
    </w:p>
    <w:p w14:paraId="3E67B8E8" w14:textId="13C4E33E" w:rsidR="40C14C6E" w:rsidRPr="006A4C2A" w:rsidRDefault="2313B227" w:rsidP="0082083A">
      <w:pPr>
        <w:pStyle w:val="ListParagraph"/>
        <w:numPr>
          <w:ilvl w:val="0"/>
          <w:numId w:val="31"/>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Login: Sends credentials to the server for authentication. </w:t>
      </w:r>
      <w:r w:rsidR="09B0E729" w:rsidRPr="006A4C2A">
        <w:rPr>
          <w:rFonts w:ascii="Times New Roman" w:eastAsia="Times New Roman" w:hAnsi="Times New Roman" w:cs="Times New Roman"/>
          <w:sz w:val="24"/>
          <w:szCs w:val="24"/>
        </w:rPr>
        <w:t>If the authentication credentials are matched, the user is then redirected to their dashboard.</w:t>
      </w:r>
    </w:p>
    <w:p w14:paraId="2A97CDE1" w14:textId="04B2DB45" w:rsidR="04D22BBD" w:rsidRPr="006A4C2A" w:rsidRDefault="2313B227" w:rsidP="0082083A">
      <w:pPr>
        <w:pStyle w:val="ListParagraph"/>
        <w:numPr>
          <w:ilvl w:val="0"/>
          <w:numId w:val="30"/>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Forgot Password: </w:t>
      </w:r>
      <w:r w:rsidR="3B6EBD98" w:rsidRPr="006A4C2A">
        <w:rPr>
          <w:rFonts w:ascii="Times New Roman" w:eastAsia="Times New Roman" w:hAnsi="Times New Roman" w:cs="Times New Roman"/>
          <w:sz w:val="24"/>
          <w:szCs w:val="24"/>
        </w:rPr>
        <w:t>The button a</w:t>
      </w:r>
      <w:r w:rsidRPr="006A4C2A">
        <w:rPr>
          <w:rFonts w:ascii="Times New Roman" w:eastAsia="Times New Roman" w:hAnsi="Times New Roman" w:cs="Times New Roman"/>
          <w:sz w:val="24"/>
          <w:szCs w:val="24"/>
        </w:rPr>
        <w:t xml:space="preserve">llows </w:t>
      </w:r>
      <w:r w:rsidR="43F7E1FD" w:rsidRPr="006A4C2A">
        <w:rPr>
          <w:rFonts w:ascii="Times New Roman" w:eastAsia="Times New Roman" w:hAnsi="Times New Roman" w:cs="Times New Roman"/>
          <w:sz w:val="24"/>
          <w:szCs w:val="24"/>
        </w:rPr>
        <w:t>users</w:t>
      </w:r>
      <w:r w:rsidRPr="006A4C2A">
        <w:rPr>
          <w:rFonts w:ascii="Times New Roman" w:eastAsia="Times New Roman" w:hAnsi="Times New Roman" w:cs="Times New Roman"/>
          <w:sz w:val="24"/>
          <w:szCs w:val="24"/>
        </w:rPr>
        <w:t xml:space="preserve"> to reset </w:t>
      </w:r>
      <w:r w:rsidR="108E2E08" w:rsidRPr="006A4C2A">
        <w:rPr>
          <w:rFonts w:ascii="Times New Roman" w:eastAsia="Times New Roman" w:hAnsi="Times New Roman" w:cs="Times New Roman"/>
          <w:sz w:val="24"/>
          <w:szCs w:val="24"/>
        </w:rPr>
        <w:t xml:space="preserve">their password </w:t>
      </w:r>
      <w:r w:rsidRPr="006A4C2A">
        <w:rPr>
          <w:rFonts w:ascii="Times New Roman" w:eastAsia="Times New Roman" w:hAnsi="Times New Roman" w:cs="Times New Roman"/>
          <w:sz w:val="24"/>
          <w:szCs w:val="24"/>
        </w:rPr>
        <w:t xml:space="preserve">if they </w:t>
      </w:r>
      <w:r w:rsidR="33E4EFF6" w:rsidRPr="006A4C2A">
        <w:rPr>
          <w:rFonts w:ascii="Times New Roman" w:eastAsia="Times New Roman" w:hAnsi="Times New Roman" w:cs="Times New Roman"/>
          <w:sz w:val="24"/>
          <w:szCs w:val="24"/>
        </w:rPr>
        <w:t xml:space="preserve">are unable to </w:t>
      </w:r>
      <w:r w:rsidRPr="006A4C2A">
        <w:rPr>
          <w:rFonts w:ascii="Times New Roman" w:eastAsia="Times New Roman" w:hAnsi="Times New Roman" w:cs="Times New Roman"/>
          <w:sz w:val="24"/>
          <w:szCs w:val="24"/>
        </w:rPr>
        <w:t>re</w:t>
      </w:r>
      <w:r w:rsidR="7C540C72" w:rsidRPr="006A4C2A">
        <w:rPr>
          <w:rFonts w:ascii="Times New Roman" w:eastAsia="Times New Roman" w:hAnsi="Times New Roman" w:cs="Times New Roman"/>
          <w:sz w:val="24"/>
          <w:szCs w:val="24"/>
        </w:rPr>
        <w:t xml:space="preserve">call </w:t>
      </w:r>
      <w:r w:rsidRPr="006A4C2A">
        <w:rPr>
          <w:rFonts w:ascii="Times New Roman" w:eastAsia="Times New Roman" w:hAnsi="Times New Roman" w:cs="Times New Roman"/>
          <w:sz w:val="24"/>
          <w:szCs w:val="24"/>
        </w:rPr>
        <w:t>their login details.</w:t>
      </w:r>
    </w:p>
    <w:p w14:paraId="06957E79" w14:textId="375CC993"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6D8F3BF9" w14:textId="35D7918A"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Back-End:</w:t>
      </w:r>
    </w:p>
    <w:p w14:paraId="3EC6F1C8" w14:textId="7A3B444F" w:rsidR="04D22BBD" w:rsidRPr="006A4C2A" w:rsidRDefault="2313B227" w:rsidP="0082083A">
      <w:pPr>
        <w:pStyle w:val="ListParagraph"/>
        <w:numPr>
          <w:ilvl w:val="0"/>
          <w:numId w:val="29"/>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Authentication: </w:t>
      </w:r>
      <w:r w:rsidR="35C78A30" w:rsidRPr="006A4C2A">
        <w:rPr>
          <w:rFonts w:ascii="Times New Roman" w:eastAsia="Times New Roman" w:hAnsi="Times New Roman" w:cs="Times New Roman"/>
          <w:sz w:val="24"/>
          <w:szCs w:val="24"/>
        </w:rPr>
        <w:t>U</w:t>
      </w:r>
      <w:r w:rsidRPr="006A4C2A">
        <w:rPr>
          <w:rFonts w:ascii="Times New Roman" w:eastAsia="Times New Roman" w:hAnsi="Times New Roman" w:cs="Times New Roman"/>
          <w:sz w:val="24"/>
          <w:szCs w:val="24"/>
        </w:rPr>
        <w:t>ser’s email and password</w:t>
      </w:r>
      <w:r w:rsidR="305DE07C" w:rsidRPr="006A4C2A">
        <w:rPr>
          <w:rFonts w:ascii="Times New Roman" w:eastAsia="Times New Roman" w:hAnsi="Times New Roman" w:cs="Times New Roman"/>
          <w:sz w:val="24"/>
          <w:szCs w:val="24"/>
        </w:rPr>
        <w:t xml:space="preserve"> are checked</w:t>
      </w:r>
      <w:r w:rsidRPr="006A4C2A">
        <w:rPr>
          <w:rFonts w:ascii="Times New Roman" w:eastAsia="Times New Roman" w:hAnsi="Times New Roman" w:cs="Times New Roman"/>
          <w:sz w:val="24"/>
          <w:szCs w:val="24"/>
        </w:rPr>
        <w:t xml:space="preserve"> </w:t>
      </w:r>
      <w:r w:rsidR="4D683DE2" w:rsidRPr="006A4C2A">
        <w:rPr>
          <w:rFonts w:ascii="Times New Roman" w:eastAsia="Times New Roman" w:hAnsi="Times New Roman" w:cs="Times New Roman"/>
          <w:sz w:val="24"/>
          <w:szCs w:val="24"/>
        </w:rPr>
        <w:t>using the</w:t>
      </w:r>
      <w:r w:rsidRPr="006A4C2A">
        <w:rPr>
          <w:rFonts w:ascii="Times New Roman" w:eastAsia="Times New Roman" w:hAnsi="Times New Roman" w:cs="Times New Roman"/>
          <w:sz w:val="24"/>
          <w:szCs w:val="24"/>
        </w:rPr>
        <w:t xml:space="preserve"> stored data </w:t>
      </w:r>
      <w:r w:rsidR="0CDA093F" w:rsidRPr="006A4C2A">
        <w:rPr>
          <w:rFonts w:ascii="Times New Roman" w:eastAsia="Times New Roman" w:hAnsi="Times New Roman" w:cs="Times New Roman"/>
          <w:sz w:val="24"/>
          <w:szCs w:val="24"/>
        </w:rPr>
        <w:t xml:space="preserve">from the </w:t>
      </w:r>
      <w:r w:rsidR="6F6798FC" w:rsidRPr="006A4C2A">
        <w:rPr>
          <w:rFonts w:ascii="Times New Roman" w:eastAsia="Times New Roman" w:hAnsi="Times New Roman" w:cs="Times New Roman"/>
          <w:sz w:val="24"/>
          <w:szCs w:val="24"/>
        </w:rPr>
        <w:t>database,</w:t>
      </w:r>
      <w:r w:rsidR="0CDA093F"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 xml:space="preserve">and </w:t>
      </w:r>
      <w:r w:rsidR="77569A00" w:rsidRPr="006A4C2A">
        <w:rPr>
          <w:rFonts w:ascii="Times New Roman" w:eastAsia="Times New Roman" w:hAnsi="Times New Roman" w:cs="Times New Roman"/>
          <w:sz w:val="24"/>
          <w:szCs w:val="24"/>
        </w:rPr>
        <w:t>a login</w:t>
      </w:r>
      <w:r w:rsidR="1044E8C0" w:rsidRPr="006A4C2A">
        <w:rPr>
          <w:rFonts w:ascii="Times New Roman" w:eastAsia="Times New Roman" w:hAnsi="Times New Roman" w:cs="Times New Roman"/>
          <w:sz w:val="24"/>
          <w:szCs w:val="24"/>
        </w:rPr>
        <w:t xml:space="preserve"> log</w:t>
      </w:r>
      <w:r w:rsidR="77569A00" w:rsidRPr="006A4C2A">
        <w:rPr>
          <w:rFonts w:ascii="Times New Roman" w:eastAsia="Times New Roman" w:hAnsi="Times New Roman" w:cs="Times New Roman"/>
          <w:sz w:val="24"/>
          <w:szCs w:val="24"/>
        </w:rPr>
        <w:t xml:space="preserve"> is recorded</w:t>
      </w:r>
      <w:r w:rsidR="7370F666" w:rsidRPr="006A4C2A">
        <w:rPr>
          <w:rFonts w:ascii="Times New Roman" w:eastAsia="Times New Roman" w:hAnsi="Times New Roman" w:cs="Times New Roman"/>
          <w:sz w:val="24"/>
          <w:szCs w:val="24"/>
        </w:rPr>
        <w:t xml:space="preserve"> for security</w:t>
      </w:r>
      <w:r w:rsidRPr="006A4C2A">
        <w:rPr>
          <w:rFonts w:ascii="Times New Roman" w:eastAsia="Times New Roman" w:hAnsi="Times New Roman" w:cs="Times New Roman"/>
          <w:sz w:val="24"/>
          <w:szCs w:val="24"/>
        </w:rPr>
        <w:t>.</w:t>
      </w:r>
    </w:p>
    <w:p w14:paraId="60D09614" w14:textId="6158E978" w:rsidR="04D22BBD" w:rsidRPr="006A4C2A" w:rsidRDefault="2313B227" w:rsidP="0082083A">
      <w:pPr>
        <w:pStyle w:val="ListParagraph"/>
        <w:numPr>
          <w:ilvl w:val="0"/>
          <w:numId w:val="28"/>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Session Management: </w:t>
      </w:r>
      <w:r w:rsidR="0E3F5851" w:rsidRPr="006A4C2A">
        <w:rPr>
          <w:rFonts w:ascii="Times New Roman" w:eastAsia="Times New Roman" w:hAnsi="Times New Roman" w:cs="Times New Roman"/>
          <w:sz w:val="24"/>
          <w:szCs w:val="24"/>
        </w:rPr>
        <w:t>After a successful login</w:t>
      </w:r>
      <w:r w:rsidRPr="006A4C2A">
        <w:rPr>
          <w:rFonts w:ascii="Times New Roman" w:eastAsia="Times New Roman" w:hAnsi="Times New Roman" w:cs="Times New Roman"/>
          <w:sz w:val="24"/>
          <w:szCs w:val="24"/>
        </w:rPr>
        <w:t xml:space="preserve">, the server generates a secure session </w:t>
      </w:r>
      <w:r w:rsidR="34E314E9" w:rsidRPr="006A4C2A">
        <w:rPr>
          <w:rFonts w:ascii="Times New Roman" w:eastAsia="Times New Roman" w:hAnsi="Times New Roman" w:cs="Times New Roman"/>
          <w:sz w:val="24"/>
          <w:szCs w:val="24"/>
        </w:rPr>
        <w:t>token for</w:t>
      </w:r>
      <w:r w:rsidRPr="006A4C2A">
        <w:rPr>
          <w:rFonts w:ascii="Times New Roman" w:eastAsia="Times New Roman" w:hAnsi="Times New Roman" w:cs="Times New Roman"/>
          <w:sz w:val="24"/>
          <w:szCs w:val="24"/>
        </w:rPr>
        <w:t xml:space="preserve"> maintaining the user’s session across requests.</w:t>
      </w:r>
    </w:p>
    <w:p w14:paraId="152061FD" w14:textId="5172A77E" w:rsidR="04D22BBD" w:rsidRPr="006A4C2A" w:rsidRDefault="2313B227" w:rsidP="0082083A">
      <w:pPr>
        <w:pStyle w:val="ListParagraph"/>
        <w:numPr>
          <w:ilvl w:val="0"/>
          <w:numId w:val="27"/>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Security: Login attempts</w:t>
      </w:r>
      <w:r w:rsidR="6D9EA3AF" w:rsidRPr="006A4C2A">
        <w:rPr>
          <w:rFonts w:ascii="Times New Roman" w:eastAsia="Times New Roman" w:hAnsi="Times New Roman" w:cs="Times New Roman"/>
          <w:sz w:val="24"/>
          <w:szCs w:val="24"/>
        </w:rPr>
        <w:t xml:space="preserve"> from users</w:t>
      </w:r>
      <w:r w:rsidRPr="006A4C2A">
        <w:rPr>
          <w:rFonts w:ascii="Times New Roman" w:eastAsia="Times New Roman" w:hAnsi="Times New Roman" w:cs="Times New Roman"/>
          <w:sz w:val="24"/>
          <w:szCs w:val="24"/>
        </w:rPr>
        <w:t xml:space="preserve"> are rate-limited to prevent</w:t>
      </w:r>
      <w:r w:rsidR="51E213CF" w:rsidRPr="006A4C2A">
        <w:rPr>
          <w:rFonts w:ascii="Times New Roman" w:eastAsia="Times New Roman" w:hAnsi="Times New Roman" w:cs="Times New Roman"/>
          <w:sz w:val="24"/>
          <w:szCs w:val="24"/>
        </w:rPr>
        <w:t xml:space="preserve"> any</w:t>
      </w:r>
      <w:r w:rsidRPr="006A4C2A">
        <w:rPr>
          <w:rFonts w:ascii="Times New Roman" w:eastAsia="Times New Roman" w:hAnsi="Times New Roman" w:cs="Times New Roman"/>
          <w:sz w:val="24"/>
          <w:szCs w:val="24"/>
        </w:rPr>
        <w:t xml:space="preserve"> brute-force </w:t>
      </w:r>
      <w:r w:rsidR="78D9D46C" w:rsidRPr="006A4C2A">
        <w:rPr>
          <w:rFonts w:ascii="Times New Roman" w:eastAsia="Times New Roman" w:hAnsi="Times New Roman" w:cs="Times New Roman"/>
          <w:sz w:val="24"/>
          <w:szCs w:val="24"/>
        </w:rPr>
        <w:t>attacks,</w:t>
      </w:r>
      <w:r w:rsidRPr="006A4C2A">
        <w:rPr>
          <w:rFonts w:ascii="Times New Roman" w:eastAsia="Times New Roman" w:hAnsi="Times New Roman" w:cs="Times New Roman"/>
          <w:sz w:val="24"/>
          <w:szCs w:val="24"/>
        </w:rPr>
        <w:t xml:space="preserve"> and the server ensures that data is transmitted securely </w:t>
      </w:r>
      <w:r w:rsidR="4228E891" w:rsidRPr="006A4C2A">
        <w:rPr>
          <w:rFonts w:ascii="Times New Roman" w:eastAsia="Times New Roman" w:hAnsi="Times New Roman" w:cs="Times New Roman"/>
          <w:sz w:val="24"/>
          <w:szCs w:val="24"/>
        </w:rPr>
        <w:t>using secure protocols like HTTPS</w:t>
      </w:r>
      <w:r w:rsidRPr="006A4C2A">
        <w:rPr>
          <w:rFonts w:ascii="Times New Roman" w:eastAsia="Times New Roman" w:hAnsi="Times New Roman" w:cs="Times New Roman"/>
          <w:sz w:val="24"/>
          <w:szCs w:val="24"/>
        </w:rPr>
        <w:t>.</w:t>
      </w:r>
    </w:p>
    <w:p w14:paraId="005DE26A" w14:textId="44093848"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1762CAD4" w14:textId="170A69D7" w:rsidR="04D22BBD" w:rsidRPr="006A4C2A" w:rsidRDefault="2313B227" w:rsidP="5B50B6F8">
      <w:pPr>
        <w:rPr>
          <w:rFonts w:ascii="Times New Roman" w:eastAsia="Times New Roman" w:hAnsi="Times New Roman" w:cs="Times New Roman"/>
          <w:b/>
          <w:bCs/>
          <w:sz w:val="32"/>
          <w:szCs w:val="32"/>
        </w:rPr>
      </w:pPr>
      <w:r w:rsidRPr="006A4C2A">
        <w:rPr>
          <w:rFonts w:ascii="Times New Roman" w:eastAsia="Times New Roman" w:hAnsi="Times New Roman" w:cs="Times New Roman"/>
          <w:b/>
          <w:bCs/>
          <w:sz w:val="32"/>
          <w:szCs w:val="32"/>
        </w:rPr>
        <w:t>3. Password Recovery</w:t>
      </w:r>
    </w:p>
    <w:p w14:paraId="220B408F" w14:textId="28D088F8"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Front-End:</w:t>
      </w:r>
    </w:p>
    <w:p w14:paraId="214BEAF0" w14:textId="10892730" w:rsidR="04D22BBD" w:rsidRPr="006A4C2A" w:rsidRDefault="2313B227" w:rsidP="0082083A">
      <w:pPr>
        <w:pStyle w:val="ListParagraph"/>
        <w:numPr>
          <w:ilvl w:val="0"/>
          <w:numId w:val="26"/>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Forgot Password Flow: Users input their email to receive a password reset link or token.</w:t>
      </w:r>
    </w:p>
    <w:p w14:paraId="501E068F" w14:textId="326AEF38"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t>Back-End:</w:t>
      </w:r>
    </w:p>
    <w:p w14:paraId="709F5362" w14:textId="21144AF2" w:rsidR="04D22BBD" w:rsidRPr="006A4C2A" w:rsidRDefault="2313B227" w:rsidP="0082083A">
      <w:pPr>
        <w:pStyle w:val="ListParagraph"/>
        <w:numPr>
          <w:ilvl w:val="0"/>
          <w:numId w:val="25"/>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Reset Token Generation: The system generates a secure</w:t>
      </w:r>
      <w:r w:rsidR="78052AC1" w:rsidRPr="006A4C2A">
        <w:rPr>
          <w:rFonts w:ascii="Times New Roman" w:eastAsia="Times New Roman" w:hAnsi="Times New Roman" w:cs="Times New Roman"/>
          <w:sz w:val="24"/>
          <w:szCs w:val="24"/>
        </w:rPr>
        <w:t xml:space="preserve"> and</w:t>
      </w:r>
      <w:r w:rsidRPr="006A4C2A">
        <w:rPr>
          <w:rFonts w:ascii="Times New Roman" w:eastAsia="Times New Roman" w:hAnsi="Times New Roman" w:cs="Times New Roman"/>
          <w:sz w:val="24"/>
          <w:szCs w:val="24"/>
        </w:rPr>
        <w:t xml:space="preserve"> time-sensitive token for the user to reset their password.</w:t>
      </w:r>
    </w:p>
    <w:p w14:paraId="1CC28568" w14:textId="1FC3D1AB" w:rsidR="04D22BBD" w:rsidRPr="006A4C2A" w:rsidRDefault="2313B227" w:rsidP="0082083A">
      <w:pPr>
        <w:pStyle w:val="ListParagraph"/>
        <w:numPr>
          <w:ilvl w:val="0"/>
          <w:numId w:val="25"/>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Password Update: Once the token is validated, users can </w:t>
      </w:r>
      <w:r w:rsidR="31A19067" w:rsidRPr="006A4C2A">
        <w:rPr>
          <w:rFonts w:ascii="Times New Roman" w:eastAsia="Times New Roman" w:hAnsi="Times New Roman" w:cs="Times New Roman"/>
          <w:sz w:val="24"/>
          <w:szCs w:val="24"/>
        </w:rPr>
        <w:t>set up</w:t>
      </w:r>
      <w:r w:rsidRPr="006A4C2A">
        <w:rPr>
          <w:rFonts w:ascii="Times New Roman" w:eastAsia="Times New Roman" w:hAnsi="Times New Roman" w:cs="Times New Roman"/>
          <w:sz w:val="24"/>
          <w:szCs w:val="24"/>
        </w:rPr>
        <w:t xml:space="preserve"> a new password</w:t>
      </w:r>
      <w:r w:rsidR="1A1ABB36"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 xml:space="preserve">which is then securely </w:t>
      </w:r>
      <w:r w:rsidR="4C96889D" w:rsidRPr="006A4C2A">
        <w:rPr>
          <w:rFonts w:ascii="Times New Roman" w:eastAsia="Times New Roman" w:hAnsi="Times New Roman" w:cs="Times New Roman"/>
          <w:sz w:val="24"/>
          <w:szCs w:val="24"/>
        </w:rPr>
        <w:t xml:space="preserve">encrypted </w:t>
      </w:r>
      <w:r w:rsidRPr="006A4C2A">
        <w:rPr>
          <w:rFonts w:ascii="Times New Roman" w:eastAsia="Times New Roman" w:hAnsi="Times New Roman" w:cs="Times New Roman"/>
          <w:sz w:val="24"/>
          <w:szCs w:val="24"/>
        </w:rPr>
        <w:t>and stored in the database.</w:t>
      </w:r>
    </w:p>
    <w:p w14:paraId="59A6560D" w14:textId="6F76FE12"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04811090" w14:textId="77777777" w:rsidR="008C245E" w:rsidRPr="006A4C2A" w:rsidRDefault="008C245E" w:rsidP="5B50B6F8">
      <w:pPr>
        <w:rPr>
          <w:rFonts w:ascii="Times New Roman" w:eastAsia="Times New Roman" w:hAnsi="Times New Roman" w:cs="Times New Roman"/>
          <w:sz w:val="24"/>
          <w:szCs w:val="24"/>
        </w:rPr>
      </w:pPr>
    </w:p>
    <w:p w14:paraId="44657DEF" w14:textId="5B79116E" w:rsidR="04D22BBD" w:rsidRPr="006A4C2A" w:rsidRDefault="2313B227"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lastRenderedPageBreak/>
        <w:t>Database</w:t>
      </w:r>
    </w:p>
    <w:p w14:paraId="676BC086" w14:textId="377AF61A"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 Data: The system stores essential user information including</w:t>
      </w:r>
      <w:r w:rsidR="60A222DB" w:rsidRPr="006A4C2A">
        <w:rPr>
          <w:rFonts w:ascii="Times New Roman" w:eastAsia="Times New Roman" w:hAnsi="Times New Roman" w:cs="Times New Roman"/>
          <w:sz w:val="24"/>
          <w:szCs w:val="24"/>
        </w:rPr>
        <w:t xml:space="preserve"> user’s</w:t>
      </w:r>
      <w:r w:rsidRPr="006A4C2A">
        <w:rPr>
          <w:rFonts w:ascii="Times New Roman" w:eastAsia="Times New Roman" w:hAnsi="Times New Roman" w:cs="Times New Roman"/>
          <w:sz w:val="24"/>
          <w:szCs w:val="24"/>
        </w:rPr>
        <w:t xml:space="preserve"> email, hashed password</w:t>
      </w:r>
      <w:r w:rsidR="3EA38CAD" w:rsidRPr="006A4C2A">
        <w:rPr>
          <w:rFonts w:ascii="Times New Roman" w:eastAsia="Times New Roman" w:hAnsi="Times New Roman" w:cs="Times New Roman"/>
          <w:sz w:val="24"/>
          <w:szCs w:val="24"/>
        </w:rPr>
        <w:t>s</w:t>
      </w:r>
      <w:r w:rsidRPr="006A4C2A">
        <w:rPr>
          <w:rFonts w:ascii="Times New Roman" w:eastAsia="Times New Roman" w:hAnsi="Times New Roman" w:cs="Times New Roman"/>
          <w:sz w:val="24"/>
          <w:szCs w:val="24"/>
        </w:rPr>
        <w:t>, full name, phone number, preferred cinemas, and verification status in a secure database.</w:t>
      </w:r>
    </w:p>
    <w:p w14:paraId="666C3D4F" w14:textId="28C5BC1D" w:rsidR="04D22BBD" w:rsidRPr="006A4C2A" w:rsidRDefault="2313B22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p>
    <w:p w14:paraId="6739B92D" w14:textId="129AEAEC" w:rsidR="00E34D9E" w:rsidRPr="006A4C2A" w:rsidRDefault="00E34D9E" w:rsidP="5B50B6F8">
      <w:pPr>
        <w:rPr>
          <w:rFonts w:ascii="Times New Roman" w:eastAsia="Times New Roman" w:hAnsi="Times New Roman" w:cs="Times New Roman"/>
          <w:sz w:val="24"/>
          <w:szCs w:val="24"/>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3"/>
        <w:gridCol w:w="5911"/>
      </w:tblGrid>
      <w:tr w:rsidR="27313234" w:rsidRPr="006A4C2A" w14:paraId="4782F245" w14:textId="77777777" w:rsidTr="392403C2">
        <w:trPr>
          <w:trHeight w:val="300"/>
        </w:trPr>
        <w:tc>
          <w:tcPr>
            <w:tcW w:w="2123" w:type="dxa"/>
            <w:vAlign w:val="center"/>
          </w:tcPr>
          <w:p w14:paraId="0FBFB44E" w14:textId="4E4C4E47" w:rsidR="27313234" w:rsidRPr="006A4C2A" w:rsidRDefault="104ADFC7"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Field</w:t>
            </w:r>
          </w:p>
        </w:tc>
        <w:tc>
          <w:tcPr>
            <w:tcW w:w="5911" w:type="dxa"/>
            <w:vAlign w:val="center"/>
          </w:tcPr>
          <w:p w14:paraId="22A682ED" w14:textId="73A3756B" w:rsidR="27313234" w:rsidRPr="006A4C2A" w:rsidRDefault="104ADFC7"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Description</w:t>
            </w:r>
          </w:p>
        </w:tc>
      </w:tr>
      <w:tr w:rsidR="27313234" w:rsidRPr="006A4C2A" w14:paraId="278C83A7" w14:textId="77777777" w:rsidTr="392403C2">
        <w:trPr>
          <w:trHeight w:val="300"/>
        </w:trPr>
        <w:tc>
          <w:tcPr>
            <w:tcW w:w="2123" w:type="dxa"/>
            <w:vAlign w:val="center"/>
          </w:tcPr>
          <w:p w14:paraId="0E34616E" w14:textId="4D32D665" w:rsidR="27313234" w:rsidRPr="006A4C2A" w:rsidRDefault="104ADFC7" w:rsidP="5B50B6F8">
            <w:pPr>
              <w:spacing w:before="0" w:after="0"/>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user_id</w:t>
            </w:r>
            <w:proofErr w:type="spellEnd"/>
          </w:p>
        </w:tc>
        <w:tc>
          <w:tcPr>
            <w:tcW w:w="5911" w:type="dxa"/>
            <w:vAlign w:val="center"/>
          </w:tcPr>
          <w:p w14:paraId="73B119F7" w14:textId="7A042951"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Unique identifier for each user.</w:t>
            </w:r>
          </w:p>
        </w:tc>
      </w:tr>
      <w:tr w:rsidR="27313234" w:rsidRPr="006A4C2A" w14:paraId="4538B73C" w14:textId="77777777" w:rsidTr="392403C2">
        <w:trPr>
          <w:trHeight w:val="300"/>
        </w:trPr>
        <w:tc>
          <w:tcPr>
            <w:tcW w:w="2123" w:type="dxa"/>
            <w:vAlign w:val="center"/>
          </w:tcPr>
          <w:p w14:paraId="4AA08B33" w14:textId="606F5FAB"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email</w:t>
            </w:r>
          </w:p>
        </w:tc>
        <w:tc>
          <w:tcPr>
            <w:tcW w:w="5911" w:type="dxa"/>
            <w:vAlign w:val="center"/>
          </w:tcPr>
          <w:p w14:paraId="7E9545B0" w14:textId="722B9A0D"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user’s email address (unique).</w:t>
            </w:r>
          </w:p>
        </w:tc>
      </w:tr>
      <w:tr w:rsidR="27313234" w:rsidRPr="006A4C2A" w14:paraId="585D8076" w14:textId="77777777" w:rsidTr="392403C2">
        <w:trPr>
          <w:trHeight w:val="300"/>
        </w:trPr>
        <w:tc>
          <w:tcPr>
            <w:tcW w:w="2123" w:type="dxa"/>
            <w:vAlign w:val="center"/>
          </w:tcPr>
          <w:p w14:paraId="0D38E90E" w14:textId="61D2A1F4" w:rsidR="799E6B18" w:rsidRPr="006A4C2A" w:rsidRDefault="0192F112"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full name</w:t>
            </w:r>
          </w:p>
        </w:tc>
        <w:tc>
          <w:tcPr>
            <w:tcW w:w="5911" w:type="dxa"/>
            <w:vAlign w:val="center"/>
          </w:tcPr>
          <w:p w14:paraId="1FBCBBCC" w14:textId="030369FA"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user’s full name.</w:t>
            </w:r>
          </w:p>
        </w:tc>
      </w:tr>
      <w:tr w:rsidR="27313234" w:rsidRPr="006A4C2A" w14:paraId="67AF1AF5" w14:textId="77777777" w:rsidTr="392403C2">
        <w:trPr>
          <w:trHeight w:val="300"/>
        </w:trPr>
        <w:tc>
          <w:tcPr>
            <w:tcW w:w="2123" w:type="dxa"/>
            <w:vAlign w:val="center"/>
          </w:tcPr>
          <w:p w14:paraId="38BBA971" w14:textId="61B9F29E"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password</w:t>
            </w:r>
          </w:p>
        </w:tc>
        <w:tc>
          <w:tcPr>
            <w:tcW w:w="5911" w:type="dxa"/>
            <w:vAlign w:val="center"/>
          </w:tcPr>
          <w:p w14:paraId="390B1626" w14:textId="18E8FCC2"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hashed password for the user.</w:t>
            </w:r>
          </w:p>
        </w:tc>
      </w:tr>
      <w:tr w:rsidR="27313234" w:rsidRPr="006A4C2A" w14:paraId="630C58BA" w14:textId="77777777" w:rsidTr="392403C2">
        <w:trPr>
          <w:trHeight w:val="300"/>
        </w:trPr>
        <w:tc>
          <w:tcPr>
            <w:tcW w:w="2123" w:type="dxa"/>
            <w:vAlign w:val="center"/>
          </w:tcPr>
          <w:p w14:paraId="08DF3248" w14:textId="71955040"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phone</w:t>
            </w:r>
          </w:p>
        </w:tc>
        <w:tc>
          <w:tcPr>
            <w:tcW w:w="5911" w:type="dxa"/>
            <w:vAlign w:val="center"/>
          </w:tcPr>
          <w:p w14:paraId="16E98F91" w14:textId="2B67373F"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user’s phone number (optional).</w:t>
            </w:r>
          </w:p>
        </w:tc>
      </w:tr>
      <w:tr w:rsidR="27313234" w:rsidRPr="006A4C2A" w14:paraId="4FF03497" w14:textId="77777777" w:rsidTr="392403C2">
        <w:trPr>
          <w:trHeight w:val="300"/>
        </w:trPr>
        <w:tc>
          <w:tcPr>
            <w:tcW w:w="2123" w:type="dxa"/>
            <w:vAlign w:val="center"/>
          </w:tcPr>
          <w:p w14:paraId="2E8B0323" w14:textId="0427EFEB" w:rsidR="0E2AD58A" w:rsidRPr="006A4C2A" w:rsidRDefault="3227802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preferred cinemas</w:t>
            </w:r>
          </w:p>
        </w:tc>
        <w:tc>
          <w:tcPr>
            <w:tcW w:w="5911" w:type="dxa"/>
            <w:vAlign w:val="center"/>
          </w:tcPr>
          <w:p w14:paraId="54973DA2" w14:textId="1ED74731"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w:t>
            </w:r>
            <w:r w:rsidR="1C975819" w:rsidRPr="006A4C2A">
              <w:rPr>
                <w:rFonts w:ascii="Times New Roman" w:eastAsia="Times New Roman" w:hAnsi="Times New Roman" w:cs="Times New Roman"/>
                <w:sz w:val="24"/>
                <w:szCs w:val="24"/>
              </w:rPr>
              <w:t>users'</w:t>
            </w:r>
            <w:r w:rsidRPr="006A4C2A">
              <w:rPr>
                <w:rFonts w:ascii="Times New Roman" w:eastAsia="Times New Roman" w:hAnsi="Times New Roman" w:cs="Times New Roman"/>
                <w:sz w:val="24"/>
                <w:szCs w:val="24"/>
              </w:rPr>
              <w:t xml:space="preserve"> preferred cinemas.</w:t>
            </w:r>
          </w:p>
        </w:tc>
      </w:tr>
      <w:tr w:rsidR="27313234" w:rsidRPr="006A4C2A" w14:paraId="32CB253D" w14:textId="77777777" w:rsidTr="392403C2">
        <w:trPr>
          <w:trHeight w:val="300"/>
        </w:trPr>
        <w:tc>
          <w:tcPr>
            <w:tcW w:w="2123" w:type="dxa"/>
            <w:vAlign w:val="center"/>
          </w:tcPr>
          <w:p w14:paraId="3F88FD68" w14:textId="394437CA" w:rsidR="419B41D6" w:rsidRPr="006A4C2A" w:rsidRDefault="43189F35"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is verified</w:t>
            </w:r>
          </w:p>
        </w:tc>
        <w:tc>
          <w:tcPr>
            <w:tcW w:w="5911" w:type="dxa"/>
            <w:vAlign w:val="center"/>
          </w:tcPr>
          <w:p w14:paraId="6D093A5E" w14:textId="02F2A9B1"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Boolean flag </w:t>
            </w:r>
            <w:proofErr w:type="gramStart"/>
            <w:r w:rsidRPr="006A4C2A">
              <w:rPr>
                <w:rFonts w:ascii="Times New Roman" w:eastAsia="Times New Roman" w:hAnsi="Times New Roman" w:cs="Times New Roman"/>
                <w:sz w:val="24"/>
                <w:szCs w:val="24"/>
              </w:rPr>
              <w:t>indicating</w:t>
            </w:r>
            <w:proofErr w:type="gramEnd"/>
            <w:r w:rsidRPr="006A4C2A">
              <w:rPr>
                <w:rFonts w:ascii="Times New Roman" w:eastAsia="Times New Roman" w:hAnsi="Times New Roman" w:cs="Times New Roman"/>
                <w:sz w:val="24"/>
                <w:szCs w:val="24"/>
              </w:rPr>
              <w:t xml:space="preserve"> if the user has verified their email.</w:t>
            </w:r>
          </w:p>
        </w:tc>
      </w:tr>
      <w:tr w:rsidR="27313234" w:rsidRPr="006A4C2A" w14:paraId="38074E8B" w14:textId="77777777" w:rsidTr="392403C2">
        <w:trPr>
          <w:trHeight w:val="300"/>
        </w:trPr>
        <w:tc>
          <w:tcPr>
            <w:tcW w:w="2123" w:type="dxa"/>
            <w:vAlign w:val="center"/>
          </w:tcPr>
          <w:p w14:paraId="0BFD87E1" w14:textId="1648B42C" w:rsidR="27313234" w:rsidRPr="006A4C2A" w:rsidRDefault="778094D0"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created at</w:t>
            </w:r>
          </w:p>
        </w:tc>
        <w:tc>
          <w:tcPr>
            <w:tcW w:w="5911" w:type="dxa"/>
            <w:vAlign w:val="center"/>
          </w:tcPr>
          <w:p w14:paraId="6B847B76" w14:textId="67F943FF" w:rsidR="27313234" w:rsidRPr="006A4C2A" w:rsidRDefault="104ADFC7"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Timestamp of when the user registered.</w:t>
            </w:r>
          </w:p>
        </w:tc>
      </w:tr>
    </w:tbl>
    <w:p w14:paraId="15AF0463" w14:textId="0CB1E7A9" w:rsidR="14F00195" w:rsidRPr="006A4C2A" w:rsidRDefault="14F00195" w:rsidP="392403C2">
      <w:pPr>
        <w:pBdr>
          <w:bottom w:val="single" w:sz="6" w:space="1" w:color="000000"/>
        </w:pBdr>
        <w:rPr>
          <w:rFonts w:ascii="Times New Roman" w:eastAsia="Times New Roman" w:hAnsi="Times New Roman" w:cs="Times New Roman"/>
          <w:sz w:val="24"/>
          <w:szCs w:val="24"/>
        </w:rPr>
      </w:pPr>
    </w:p>
    <w:p w14:paraId="5791C092" w14:textId="6C2EA1DD" w:rsidR="27313234" w:rsidRPr="006A4C2A" w:rsidRDefault="27313234" w:rsidP="5B50B6F8">
      <w:pPr>
        <w:rPr>
          <w:rFonts w:ascii="Times New Roman" w:eastAsia="Times New Roman" w:hAnsi="Times New Roman" w:cs="Times New Roman"/>
          <w:color w:val="000000" w:themeColor="text1"/>
          <w:sz w:val="24"/>
          <w:szCs w:val="24"/>
          <w:lang w:val="en-AU"/>
        </w:rPr>
      </w:pPr>
    </w:p>
    <w:p w14:paraId="0F8385ED" w14:textId="2B140077" w:rsidR="1B6E7D4A" w:rsidRPr="006A4C2A" w:rsidRDefault="25E43765" w:rsidP="0082083A">
      <w:pPr>
        <w:pStyle w:val="Heading2"/>
        <w:numPr>
          <w:ilvl w:val="0"/>
          <w:numId w:val="18"/>
        </w:numPr>
        <w:rPr>
          <w:rFonts w:ascii="Times New Roman" w:eastAsia="Times New Roman" w:hAnsi="Times New Roman" w:cs="Times New Roman"/>
          <w:b/>
          <w:bCs/>
          <w:color w:val="153D63" w:themeColor="text2" w:themeTint="E6"/>
          <w:lang w:val="en-AU"/>
        </w:rPr>
      </w:pPr>
      <w:bookmarkStart w:id="37" w:name="_Toc201003018"/>
      <w:r w:rsidRPr="006A4C2A">
        <w:rPr>
          <w:rFonts w:ascii="Times New Roman" w:eastAsia="Times New Roman" w:hAnsi="Times New Roman" w:cs="Times New Roman"/>
          <w:b/>
          <w:bCs/>
          <w:color w:val="002060"/>
        </w:rPr>
        <w:t>Feed Page (</w:t>
      </w:r>
      <w:r w:rsidR="7F75087C" w:rsidRPr="006A4C2A">
        <w:rPr>
          <w:rFonts w:ascii="Times New Roman" w:eastAsia="Times New Roman" w:hAnsi="Times New Roman" w:cs="Times New Roman"/>
          <w:b/>
          <w:bCs/>
          <w:color w:val="002060"/>
        </w:rPr>
        <w:t>Isha.</w:t>
      </w:r>
      <w:r w:rsidRPr="006A4C2A">
        <w:rPr>
          <w:rFonts w:ascii="Times New Roman" w:eastAsia="Times New Roman" w:hAnsi="Times New Roman" w:cs="Times New Roman"/>
          <w:b/>
          <w:bCs/>
          <w:color w:val="002060"/>
        </w:rPr>
        <w:t>):</w:t>
      </w:r>
      <w:bookmarkEnd w:id="37"/>
      <w:r w:rsidRPr="006A4C2A">
        <w:rPr>
          <w:rFonts w:ascii="Times New Roman" w:eastAsia="Times New Roman" w:hAnsi="Times New Roman" w:cs="Times New Roman"/>
          <w:b/>
          <w:bCs/>
          <w:color w:val="002060"/>
          <w:lang w:val="en-AU"/>
        </w:rPr>
        <w:t xml:space="preserve"> </w:t>
      </w:r>
    </w:p>
    <w:p w14:paraId="3CE80DA6" w14:textId="5C6B229C" w:rsidR="6C62AD72" w:rsidRPr="006A4C2A" w:rsidRDefault="50FEB477"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Front-End</w:t>
      </w:r>
    </w:p>
    <w:p w14:paraId="5A937E0E" w14:textId="5CCA28E7" w:rsidR="360034D3" w:rsidRPr="006A4C2A" w:rsidRDefault="45D12BB9" w:rsidP="0082083A">
      <w:pPr>
        <w:pStyle w:val="ListParagraph"/>
        <w:numPr>
          <w:ilvl w:val="0"/>
          <w:numId w:val="24"/>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Post Display Polls: The feed will feature weekly polls such as “Vote for the next classic movie!” or similar fun</w:t>
      </w:r>
      <w:r w:rsidR="253B026A" w:rsidRPr="006A4C2A">
        <w:rPr>
          <w:rFonts w:ascii="Times New Roman" w:eastAsia="Times New Roman" w:hAnsi="Times New Roman" w:cs="Times New Roman"/>
          <w:sz w:val="24"/>
          <w:szCs w:val="24"/>
          <w:lang w:val="en-AU"/>
        </w:rPr>
        <w:t xml:space="preserve"> and</w:t>
      </w:r>
      <w:r w:rsidRPr="006A4C2A">
        <w:rPr>
          <w:rFonts w:ascii="Times New Roman" w:eastAsia="Times New Roman" w:hAnsi="Times New Roman" w:cs="Times New Roman"/>
          <w:sz w:val="24"/>
          <w:szCs w:val="24"/>
          <w:lang w:val="en-AU"/>
        </w:rPr>
        <w:t xml:space="preserve"> engaging content. This encourages user participation and keeps the feed dynamic.</w:t>
      </w:r>
    </w:p>
    <w:p w14:paraId="72E24FF8" w14:textId="7F6FDA68" w:rsidR="48F150BB" w:rsidRPr="006A4C2A" w:rsidRDefault="48F150BB" w:rsidP="5B50B6F8">
      <w:pPr>
        <w:pStyle w:val="ListParagraph"/>
        <w:spacing w:before="240" w:after="240"/>
        <w:rPr>
          <w:rFonts w:ascii="Times New Roman" w:eastAsia="Times New Roman" w:hAnsi="Times New Roman" w:cs="Times New Roman"/>
          <w:sz w:val="24"/>
          <w:szCs w:val="24"/>
          <w:lang w:val="en-AU"/>
        </w:rPr>
      </w:pPr>
    </w:p>
    <w:p w14:paraId="30A657DD" w14:textId="54B79AC3" w:rsidR="360034D3" w:rsidRPr="006A4C2A" w:rsidRDefault="45D12BB9" w:rsidP="0082083A">
      <w:pPr>
        <w:pStyle w:val="ListParagraph"/>
        <w:numPr>
          <w:ilvl w:val="0"/>
          <w:numId w:val="23"/>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Winners: Once a poll concludes, the feed will also show the results and announce the winning choice. For example, “And the winner is… Jurassic Park!” This keeps users engaged by sharing the outcome and creating a sense of excitement.</w:t>
      </w:r>
    </w:p>
    <w:p w14:paraId="4C58DE1B" w14:textId="190B5BC7" w:rsidR="48F150BB" w:rsidRPr="006A4C2A" w:rsidRDefault="48F150BB" w:rsidP="5B50B6F8">
      <w:pPr>
        <w:pStyle w:val="ListParagraph"/>
        <w:spacing w:before="240" w:after="240"/>
        <w:rPr>
          <w:rFonts w:ascii="Times New Roman" w:eastAsia="Times New Roman" w:hAnsi="Times New Roman" w:cs="Times New Roman"/>
          <w:sz w:val="24"/>
          <w:szCs w:val="24"/>
          <w:lang w:val="en-AU"/>
        </w:rPr>
      </w:pPr>
    </w:p>
    <w:p w14:paraId="28490050" w14:textId="189B8598" w:rsidR="360034D3" w:rsidRPr="006A4C2A" w:rsidRDefault="45D12BB9" w:rsidP="0082083A">
      <w:pPr>
        <w:pStyle w:val="ListParagraph"/>
        <w:numPr>
          <w:ilvl w:val="0"/>
          <w:numId w:val="2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Media: Posts may include media elements like images, videos, or links related to the poll or the winner announcement. This could be a poster for the classic movie poll or a clip celebrating the winning movie.</w:t>
      </w:r>
    </w:p>
    <w:p w14:paraId="5B9F1FC6" w14:textId="03D0A27E" w:rsidR="360034D3" w:rsidRPr="006A4C2A" w:rsidRDefault="360034D3" w:rsidP="5B50B6F8">
      <w:pPr>
        <w:pStyle w:val="ListParagraph"/>
        <w:spacing w:before="240" w:after="240"/>
        <w:rPr>
          <w:rFonts w:ascii="Times New Roman" w:eastAsia="Times New Roman" w:hAnsi="Times New Roman" w:cs="Times New Roman"/>
          <w:sz w:val="24"/>
          <w:szCs w:val="24"/>
          <w:lang w:val="en-AU"/>
        </w:rPr>
      </w:pPr>
    </w:p>
    <w:p w14:paraId="2C0FB288" w14:textId="1DBB9406" w:rsidR="360034D3" w:rsidRPr="006A4C2A" w:rsidRDefault="45D12BB9" w:rsidP="0082083A">
      <w:pPr>
        <w:pStyle w:val="ListParagraph"/>
        <w:numPr>
          <w:ilvl w:val="0"/>
          <w:numId w:val="2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Content Layout: Each post will clearly display the poll question, the related media, and the poll status (whether the poll is Active or Closed). The layout will be visually appealing and easy to follow for a better user experience.</w:t>
      </w:r>
    </w:p>
    <w:p w14:paraId="70EEC772" w14:textId="608AB161" w:rsidR="360034D3" w:rsidRPr="006A4C2A" w:rsidRDefault="360034D3" w:rsidP="5B50B6F8">
      <w:pPr>
        <w:pStyle w:val="ListParagraph"/>
        <w:spacing w:before="240" w:after="240"/>
        <w:rPr>
          <w:rFonts w:ascii="Times New Roman" w:eastAsia="Times New Roman" w:hAnsi="Times New Roman" w:cs="Times New Roman"/>
          <w:sz w:val="24"/>
          <w:szCs w:val="24"/>
          <w:lang w:val="en-AU"/>
        </w:rPr>
      </w:pPr>
    </w:p>
    <w:p w14:paraId="13E674CA" w14:textId="4072BECF" w:rsidR="360034D3" w:rsidRPr="006A4C2A" w:rsidRDefault="45D12BB9" w:rsidP="0082083A">
      <w:pPr>
        <w:pStyle w:val="ListParagraph"/>
        <w:numPr>
          <w:ilvl w:val="0"/>
          <w:numId w:val="2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User Interaction Voting: Users will be able to vote directly within the feed for active polls. The process will be simple and quick to encourage participation.</w:t>
      </w:r>
    </w:p>
    <w:p w14:paraId="79A49490" w14:textId="26D9572F" w:rsidR="360034D3" w:rsidRPr="006A4C2A" w:rsidRDefault="360034D3" w:rsidP="5B50B6F8">
      <w:pPr>
        <w:pStyle w:val="ListParagraph"/>
        <w:spacing w:before="240" w:after="240"/>
        <w:rPr>
          <w:rFonts w:ascii="Times New Roman" w:eastAsia="Times New Roman" w:hAnsi="Times New Roman" w:cs="Times New Roman"/>
          <w:sz w:val="24"/>
          <w:szCs w:val="24"/>
          <w:lang w:val="en-AU"/>
        </w:rPr>
      </w:pPr>
    </w:p>
    <w:p w14:paraId="02423A4F" w14:textId="3253946C" w:rsidR="360034D3" w:rsidRPr="006A4C2A" w:rsidRDefault="45D12BB9" w:rsidP="0082083A">
      <w:pPr>
        <w:pStyle w:val="ListParagraph"/>
        <w:numPr>
          <w:ilvl w:val="0"/>
          <w:numId w:val="2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Vote Confirmation: After casting their vote, users will immediately see a message like “Your vote has been submitted!” This gives them confirmation and reassurance that their choice was recorded successfully.</w:t>
      </w:r>
    </w:p>
    <w:p w14:paraId="6DE9B16C" w14:textId="5C3C0088" w:rsidR="360034D3" w:rsidRPr="006A4C2A" w:rsidRDefault="360034D3" w:rsidP="5B50B6F8">
      <w:pPr>
        <w:pStyle w:val="ListParagraph"/>
        <w:spacing w:before="240" w:after="240"/>
        <w:rPr>
          <w:rFonts w:ascii="Times New Roman" w:eastAsia="Times New Roman" w:hAnsi="Times New Roman" w:cs="Times New Roman"/>
          <w:sz w:val="24"/>
          <w:szCs w:val="24"/>
          <w:lang w:val="en-AU"/>
        </w:rPr>
      </w:pPr>
    </w:p>
    <w:p w14:paraId="222AFC48" w14:textId="05D9085C" w:rsidR="360034D3" w:rsidRPr="006A4C2A" w:rsidRDefault="45D12BB9" w:rsidP="0082083A">
      <w:pPr>
        <w:pStyle w:val="ListParagraph"/>
        <w:numPr>
          <w:ilvl w:val="0"/>
          <w:numId w:val="2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Winner Notification: Once the poll ends, the feed will automatically update to show the winner. A message such as “Winner: Jurassic Park!” will be displayed, making it clear which option was the most popular. This keeps users informed and adds a sense of closure and excitement.</w:t>
      </w:r>
    </w:p>
    <w:p w14:paraId="3BED72F2" w14:textId="6DC61A64" w:rsidR="04F00609" w:rsidRPr="006A4C2A" w:rsidRDefault="5ED41B2A"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Server-End</w:t>
      </w:r>
    </w:p>
    <w:p w14:paraId="57916349" w14:textId="4842E607" w:rsidR="04F00609" w:rsidRPr="006A4C2A" w:rsidRDefault="5ED41B2A" w:rsidP="0082083A">
      <w:pPr>
        <w:pStyle w:val="ListParagraph"/>
        <w:numPr>
          <w:ilvl w:val="0"/>
          <w:numId w:val="21"/>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Post Creation:</w:t>
      </w:r>
      <w:r w:rsidR="475B4EB2" w:rsidRPr="006A4C2A">
        <w:rPr>
          <w:rFonts w:ascii="Times New Roman" w:eastAsia="Times New Roman" w:hAnsi="Times New Roman" w:cs="Times New Roman"/>
          <w:sz w:val="24"/>
          <w:szCs w:val="24"/>
          <w:lang w:val="en-AU"/>
        </w:rPr>
        <w:t xml:space="preserve"> </w:t>
      </w:r>
      <w:r w:rsidRPr="006A4C2A">
        <w:rPr>
          <w:rFonts w:ascii="Times New Roman" w:eastAsia="Times New Roman" w:hAnsi="Times New Roman" w:cs="Times New Roman"/>
          <w:sz w:val="24"/>
          <w:szCs w:val="24"/>
          <w:lang w:val="en-AU"/>
        </w:rPr>
        <w:t>Only admin users will be authorized to create posts, including polls and announcements. The system will verify the user's role before granting access to the post creation feature ensuring that only those with the correct permissions can generate content.</w:t>
      </w:r>
    </w:p>
    <w:p w14:paraId="22A1C837" w14:textId="433A3AE2" w:rsidR="48F150BB" w:rsidRPr="006A4C2A" w:rsidRDefault="48F150BB" w:rsidP="5B50B6F8">
      <w:pPr>
        <w:pStyle w:val="ListParagraph"/>
        <w:spacing w:before="240" w:after="240"/>
        <w:rPr>
          <w:rFonts w:ascii="Times New Roman" w:eastAsia="Times New Roman" w:hAnsi="Times New Roman" w:cs="Times New Roman"/>
          <w:sz w:val="24"/>
          <w:szCs w:val="24"/>
          <w:lang w:val="en-AU"/>
        </w:rPr>
      </w:pPr>
    </w:p>
    <w:p w14:paraId="40CBB67E" w14:textId="2D63F764" w:rsidR="04F00609" w:rsidRPr="006A4C2A" w:rsidRDefault="5ED41B2A" w:rsidP="0082083A">
      <w:pPr>
        <w:pStyle w:val="ListParagraph"/>
        <w:numPr>
          <w:ilvl w:val="0"/>
          <w:numId w:val="2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Post Management:</w:t>
      </w:r>
      <w:r w:rsidR="51A6D862" w:rsidRPr="006A4C2A">
        <w:rPr>
          <w:rFonts w:ascii="Times New Roman" w:eastAsia="Times New Roman" w:hAnsi="Times New Roman" w:cs="Times New Roman"/>
          <w:sz w:val="24"/>
          <w:szCs w:val="24"/>
          <w:lang w:val="en-AU"/>
        </w:rPr>
        <w:t xml:space="preserve"> </w:t>
      </w:r>
      <w:r w:rsidRPr="006A4C2A">
        <w:rPr>
          <w:rFonts w:ascii="Times New Roman" w:eastAsia="Times New Roman" w:hAnsi="Times New Roman" w:cs="Times New Roman"/>
          <w:sz w:val="24"/>
          <w:szCs w:val="24"/>
          <w:lang w:val="en-AU"/>
        </w:rPr>
        <w:t>Admins will have the ability to both create and update posts related to polls, winners, and other relevant content. They can also control the poll status (Active, Closed</w:t>
      </w:r>
      <w:r w:rsidR="2F337AA4" w:rsidRPr="006A4C2A">
        <w:rPr>
          <w:rFonts w:ascii="Times New Roman" w:eastAsia="Times New Roman" w:hAnsi="Times New Roman" w:cs="Times New Roman"/>
          <w:sz w:val="24"/>
          <w:szCs w:val="24"/>
          <w:lang w:val="en-AU"/>
        </w:rPr>
        <w:t>, Pending</w:t>
      </w:r>
      <w:r w:rsidRPr="006A4C2A">
        <w:rPr>
          <w:rFonts w:ascii="Times New Roman" w:eastAsia="Times New Roman" w:hAnsi="Times New Roman" w:cs="Times New Roman"/>
          <w:sz w:val="24"/>
          <w:szCs w:val="24"/>
          <w:lang w:val="en-AU"/>
        </w:rPr>
        <w:t>) to manage when users can participate. Additionally, admins will be able to attach media, such as images or videos, to posts.</w:t>
      </w:r>
    </w:p>
    <w:p w14:paraId="4A4DBC46" w14:textId="57D0C57E" w:rsidR="27313234" w:rsidRPr="006A4C2A" w:rsidRDefault="27313234" w:rsidP="5B50B6F8">
      <w:pPr>
        <w:rPr>
          <w:rFonts w:ascii="Times New Roman" w:eastAsia="Times New Roman" w:hAnsi="Times New Roman" w:cs="Times New Roman"/>
          <w:color w:val="000000" w:themeColor="text1"/>
          <w:sz w:val="24"/>
          <w:szCs w:val="24"/>
          <w:lang w:val="en-AU"/>
        </w:rPr>
      </w:pPr>
    </w:p>
    <w:p w14:paraId="3835D8C3" w14:textId="77777777" w:rsidR="04E873B0" w:rsidRPr="006A4C2A" w:rsidRDefault="6E1C180F"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Database:</w:t>
      </w:r>
    </w:p>
    <w:tbl>
      <w:tblPr>
        <w:tblStyle w:val="TableGrid"/>
        <w:tblW w:w="0" w:type="auto"/>
        <w:tblInd w:w="1881" w:type="dxa"/>
        <w:tblLook w:val="04A0" w:firstRow="1" w:lastRow="0" w:firstColumn="1" w:lastColumn="0" w:noHBand="0" w:noVBand="1"/>
      </w:tblPr>
      <w:tblGrid>
        <w:gridCol w:w="642"/>
        <w:gridCol w:w="897"/>
        <w:gridCol w:w="1036"/>
        <w:gridCol w:w="2703"/>
        <w:gridCol w:w="873"/>
        <w:gridCol w:w="1318"/>
      </w:tblGrid>
      <w:tr w:rsidR="14F00195" w:rsidRPr="006A4C2A" w14:paraId="264517EB" w14:textId="77777777" w:rsidTr="392403C2">
        <w:trPr>
          <w:trHeight w:val="300"/>
        </w:trPr>
        <w:tc>
          <w:tcPr>
            <w:tcW w:w="817" w:type="dxa"/>
          </w:tcPr>
          <w:p w14:paraId="0903B2CA" w14:textId="07B45566" w:rsidR="14F00195" w:rsidRPr="006A4C2A" w:rsidRDefault="66549CF8"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Post id</w:t>
            </w:r>
          </w:p>
        </w:tc>
        <w:tc>
          <w:tcPr>
            <w:tcW w:w="1101" w:type="dxa"/>
          </w:tcPr>
          <w:p w14:paraId="6D8BBAC3" w14:textId="23BB3A9D" w:rsidR="14F00195" w:rsidRPr="006A4C2A" w:rsidRDefault="66549CF8"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Admin id</w:t>
            </w:r>
          </w:p>
        </w:tc>
        <w:tc>
          <w:tcPr>
            <w:tcW w:w="1912" w:type="dxa"/>
          </w:tcPr>
          <w:p w14:paraId="4CD2DA54" w14:textId="77777777"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Content</w:t>
            </w:r>
          </w:p>
        </w:tc>
        <w:tc>
          <w:tcPr>
            <w:tcW w:w="1466" w:type="dxa"/>
          </w:tcPr>
          <w:p w14:paraId="377F2FF4" w14:textId="136F7382" w:rsidR="14F00195" w:rsidRPr="006A4C2A" w:rsidRDefault="0AACEA8F"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Media URL</w:t>
            </w:r>
          </w:p>
        </w:tc>
        <w:tc>
          <w:tcPr>
            <w:tcW w:w="1128" w:type="dxa"/>
          </w:tcPr>
          <w:p w14:paraId="4ABFA9C5" w14:textId="1619696B" w:rsidR="14F00195" w:rsidRPr="006A4C2A" w:rsidRDefault="0AACEA8F"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Poll Status</w:t>
            </w:r>
          </w:p>
        </w:tc>
        <w:tc>
          <w:tcPr>
            <w:tcW w:w="1649" w:type="dxa"/>
          </w:tcPr>
          <w:p w14:paraId="37494A2B" w14:textId="77777777"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Timestamp</w:t>
            </w:r>
          </w:p>
        </w:tc>
      </w:tr>
      <w:tr w:rsidR="14F00195" w:rsidRPr="006A4C2A" w14:paraId="5B3B2C22" w14:textId="77777777" w:rsidTr="392403C2">
        <w:trPr>
          <w:trHeight w:val="300"/>
        </w:trPr>
        <w:tc>
          <w:tcPr>
            <w:tcW w:w="817" w:type="dxa"/>
          </w:tcPr>
          <w:p w14:paraId="6B529789" w14:textId="7B3EC4AA" w:rsidR="14F00195" w:rsidRPr="006A4C2A" w:rsidRDefault="13F3C465"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554</w:t>
            </w:r>
          </w:p>
        </w:tc>
        <w:tc>
          <w:tcPr>
            <w:tcW w:w="1101" w:type="dxa"/>
          </w:tcPr>
          <w:p w14:paraId="3F3EBC6F" w14:textId="1FA5FA8D" w:rsidR="14F00195" w:rsidRPr="006A4C2A" w:rsidRDefault="720E279B"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red55</w:t>
            </w:r>
          </w:p>
        </w:tc>
        <w:tc>
          <w:tcPr>
            <w:tcW w:w="1912" w:type="dxa"/>
          </w:tcPr>
          <w:p w14:paraId="0AC30BA6" w14:textId="5413570E"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"Poll: Jurassic Park!"</w:t>
            </w:r>
          </w:p>
        </w:tc>
        <w:tc>
          <w:tcPr>
            <w:tcW w:w="1466" w:type="dxa"/>
          </w:tcPr>
          <w:p w14:paraId="49E72F72" w14:textId="4700C372"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redCurtain.com</w:t>
            </w:r>
            <w:r w:rsidR="1FB44D8D" w:rsidRPr="006A4C2A">
              <w:rPr>
                <w:rFonts w:ascii="Times New Roman" w:eastAsia="Times New Roman" w:hAnsi="Times New Roman" w:cs="Times New Roman"/>
                <w:color w:val="000000" w:themeColor="text1"/>
                <w:sz w:val="24"/>
                <w:szCs w:val="24"/>
                <w:lang w:val="en-AU"/>
              </w:rPr>
              <w:t>/posts/554</w:t>
            </w:r>
          </w:p>
        </w:tc>
        <w:tc>
          <w:tcPr>
            <w:tcW w:w="1128" w:type="dxa"/>
          </w:tcPr>
          <w:p w14:paraId="00783F32" w14:textId="77777777"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Active</w:t>
            </w:r>
          </w:p>
        </w:tc>
        <w:tc>
          <w:tcPr>
            <w:tcW w:w="1649" w:type="dxa"/>
          </w:tcPr>
          <w:p w14:paraId="595CE6BF" w14:textId="77777777" w:rsidR="14F00195" w:rsidRPr="006A4C2A" w:rsidRDefault="080F89E0" w:rsidP="5B50B6F8">
            <w:pPr>
              <w:rPr>
                <w:rFonts w:ascii="Times New Roman" w:eastAsia="Times New Roman" w:hAnsi="Times New Roman" w:cs="Times New Roman"/>
                <w:color w:val="000000" w:themeColor="text1"/>
                <w:sz w:val="24"/>
                <w:szCs w:val="24"/>
                <w:lang w:val="en-AU"/>
              </w:rPr>
            </w:pPr>
            <w:r w:rsidRPr="006A4C2A">
              <w:rPr>
                <w:rFonts w:ascii="Times New Roman" w:eastAsia="Times New Roman" w:hAnsi="Times New Roman" w:cs="Times New Roman"/>
                <w:color w:val="000000" w:themeColor="text1"/>
                <w:sz w:val="24"/>
                <w:szCs w:val="24"/>
                <w:lang w:val="en-AU"/>
              </w:rPr>
              <w:t>18:20 08-02-2024</w:t>
            </w:r>
          </w:p>
        </w:tc>
      </w:tr>
    </w:tbl>
    <w:p w14:paraId="2EB8BF71" w14:textId="1B577A6C" w:rsidR="14F00195" w:rsidRPr="006A4C2A" w:rsidRDefault="14F00195" w:rsidP="392403C2">
      <w:pPr>
        <w:pBdr>
          <w:bottom w:val="single" w:sz="6" w:space="1" w:color="000000"/>
        </w:pBdr>
        <w:rPr>
          <w:rFonts w:ascii="Times New Roman" w:eastAsia="Times New Roman" w:hAnsi="Times New Roman" w:cs="Times New Roman"/>
          <w:color w:val="000000" w:themeColor="text1"/>
          <w:sz w:val="24"/>
          <w:szCs w:val="24"/>
        </w:rPr>
      </w:pPr>
    </w:p>
    <w:p w14:paraId="5093191E" w14:textId="77777777" w:rsidR="008C245E" w:rsidRPr="006A4C2A" w:rsidRDefault="008C245E" w:rsidP="392403C2">
      <w:pPr>
        <w:pBdr>
          <w:bottom w:val="single" w:sz="6" w:space="1" w:color="000000"/>
        </w:pBdr>
        <w:rPr>
          <w:rFonts w:ascii="Times New Roman" w:eastAsia="Times New Roman" w:hAnsi="Times New Roman" w:cs="Times New Roman"/>
          <w:color w:val="000000" w:themeColor="text1"/>
          <w:sz w:val="24"/>
          <w:szCs w:val="24"/>
        </w:rPr>
      </w:pPr>
    </w:p>
    <w:p w14:paraId="0900ABBF" w14:textId="77777777" w:rsidR="008C245E" w:rsidRPr="006A4C2A" w:rsidRDefault="008C245E" w:rsidP="392403C2">
      <w:pPr>
        <w:pBdr>
          <w:bottom w:val="single" w:sz="6" w:space="1" w:color="000000"/>
        </w:pBdr>
        <w:rPr>
          <w:rFonts w:ascii="Times New Roman" w:eastAsia="Times New Roman" w:hAnsi="Times New Roman" w:cs="Times New Roman"/>
          <w:color w:val="000000" w:themeColor="text1"/>
          <w:sz w:val="24"/>
          <w:szCs w:val="24"/>
        </w:rPr>
      </w:pPr>
    </w:p>
    <w:p w14:paraId="25964999" w14:textId="4CAE63B8" w:rsidR="00264C19" w:rsidRPr="006A4C2A" w:rsidRDefault="566A2ACF" w:rsidP="0082083A">
      <w:pPr>
        <w:pStyle w:val="Heading2"/>
        <w:numPr>
          <w:ilvl w:val="0"/>
          <w:numId w:val="17"/>
        </w:numPr>
        <w:rPr>
          <w:rFonts w:ascii="Times New Roman" w:eastAsia="Times New Roman" w:hAnsi="Times New Roman" w:cs="Times New Roman"/>
          <w:b/>
          <w:bCs/>
          <w:color w:val="002060"/>
          <w:lang w:val="en-AU"/>
        </w:rPr>
      </w:pPr>
      <w:bookmarkStart w:id="38" w:name="_Toc590584533"/>
      <w:bookmarkStart w:id="39" w:name="_Toc243823900"/>
      <w:bookmarkStart w:id="40" w:name="_Toc799903504"/>
      <w:bookmarkStart w:id="41" w:name="_Toc1487742572"/>
      <w:bookmarkStart w:id="42" w:name="_Toc541665607"/>
      <w:bookmarkStart w:id="43" w:name="_Toc1213459032"/>
      <w:bookmarkStart w:id="44" w:name="_Toc744508642"/>
      <w:bookmarkStart w:id="45" w:name="_Toc206264748"/>
      <w:bookmarkStart w:id="46" w:name="_Toc663283780"/>
      <w:bookmarkStart w:id="47" w:name="_Toc966832016"/>
      <w:bookmarkStart w:id="48" w:name="_Toc201003019"/>
      <w:r w:rsidRPr="006A4C2A">
        <w:rPr>
          <w:rFonts w:ascii="Times New Roman" w:eastAsia="Times New Roman" w:hAnsi="Times New Roman" w:cs="Times New Roman"/>
          <w:b/>
          <w:bCs/>
          <w:color w:val="002060"/>
          <w:lang w:val="en-AU"/>
        </w:rPr>
        <w:lastRenderedPageBreak/>
        <w:t>Dynamic Homepage</w:t>
      </w:r>
      <w:r w:rsidR="520994EF" w:rsidRPr="006A4C2A">
        <w:rPr>
          <w:rFonts w:ascii="Times New Roman" w:eastAsia="Times New Roman" w:hAnsi="Times New Roman" w:cs="Times New Roman"/>
          <w:b/>
          <w:bCs/>
          <w:color w:val="002060"/>
          <w:lang w:val="en-AU"/>
        </w:rPr>
        <w:t xml:space="preserve"> (NUPJAN)</w:t>
      </w:r>
      <w:bookmarkEnd w:id="38"/>
      <w:bookmarkEnd w:id="39"/>
      <w:bookmarkEnd w:id="40"/>
      <w:bookmarkEnd w:id="41"/>
      <w:bookmarkEnd w:id="42"/>
      <w:bookmarkEnd w:id="43"/>
      <w:bookmarkEnd w:id="44"/>
      <w:bookmarkEnd w:id="45"/>
      <w:bookmarkEnd w:id="46"/>
      <w:bookmarkEnd w:id="47"/>
      <w:bookmarkEnd w:id="48"/>
    </w:p>
    <w:p w14:paraId="11923B31" w14:textId="77777777" w:rsidR="00264C19" w:rsidRPr="006A4C2A" w:rsidRDefault="520994EF"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Fetch Movies:</w:t>
      </w:r>
    </w:p>
    <w:p w14:paraId="31F57AA7" w14:textId="2D142B54" w:rsidR="00264C19" w:rsidRPr="006A4C2A" w:rsidRDefault="44990F34" w:rsidP="0082083A">
      <w:pPr>
        <w:pStyle w:val="ListParagraph"/>
        <w:numPr>
          <w:ilvl w:val="0"/>
          <w:numId w:val="49"/>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 xml:space="preserve">Front-end: Display </w:t>
      </w:r>
      <w:r w:rsidR="3EA363D6" w:rsidRPr="006A4C2A">
        <w:rPr>
          <w:rFonts w:ascii="Times New Roman" w:eastAsia="Times New Roman" w:hAnsi="Times New Roman" w:cs="Times New Roman"/>
          <w:sz w:val="24"/>
          <w:szCs w:val="24"/>
          <w:lang w:val="en-AU"/>
        </w:rPr>
        <w:t xml:space="preserve">of </w:t>
      </w:r>
      <w:r w:rsidRPr="006A4C2A">
        <w:rPr>
          <w:rFonts w:ascii="Times New Roman" w:eastAsia="Times New Roman" w:hAnsi="Times New Roman" w:cs="Times New Roman"/>
          <w:sz w:val="24"/>
          <w:szCs w:val="24"/>
          <w:lang w:val="en-AU"/>
        </w:rPr>
        <w:t>a scrollable list of "Now Showing" movies fetched from an external API. Each movie card shows:</w:t>
      </w:r>
    </w:p>
    <w:p w14:paraId="316F26D2" w14:textId="51D0AA52" w:rsidR="00264C19" w:rsidRPr="006A4C2A" w:rsidRDefault="44990F34" w:rsidP="0082083A">
      <w:pPr>
        <w:pStyle w:val="ListParagraph"/>
        <w:numPr>
          <w:ilvl w:val="0"/>
          <w:numId w:val="53"/>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Poster image (clickable)</w:t>
      </w:r>
    </w:p>
    <w:p w14:paraId="10310B14" w14:textId="6AE0561A" w:rsidR="00264C19" w:rsidRPr="006A4C2A" w:rsidRDefault="44990F34" w:rsidP="0082083A">
      <w:pPr>
        <w:pStyle w:val="ListParagraph"/>
        <w:numPr>
          <w:ilvl w:val="0"/>
          <w:numId w:val="52"/>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Title</w:t>
      </w:r>
    </w:p>
    <w:p w14:paraId="4482A800" w14:textId="54F0D1A0" w:rsidR="00264C19" w:rsidRPr="006A4C2A" w:rsidRDefault="44990F34" w:rsidP="0082083A">
      <w:pPr>
        <w:pStyle w:val="ListParagraph"/>
        <w:numPr>
          <w:ilvl w:val="0"/>
          <w:numId w:val="51"/>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Average rating (</w:t>
      </w:r>
      <w:r w:rsidRPr="006A4C2A">
        <w:rPr>
          <w:rFonts w:ascii="Segoe UI Symbol" w:eastAsia="Times New Roman" w:hAnsi="Segoe UI Symbol" w:cs="Segoe UI Symbol"/>
          <w:sz w:val="24"/>
          <w:szCs w:val="24"/>
          <w:lang w:val="en-AU"/>
        </w:rPr>
        <w:t>★★★★☆</w:t>
      </w:r>
      <w:r w:rsidRPr="006A4C2A">
        <w:rPr>
          <w:rFonts w:ascii="Times New Roman" w:eastAsia="Times New Roman" w:hAnsi="Times New Roman" w:cs="Times New Roman"/>
          <w:sz w:val="24"/>
          <w:szCs w:val="24"/>
          <w:lang w:val="en-AU"/>
        </w:rPr>
        <w:t>)</w:t>
      </w:r>
    </w:p>
    <w:p w14:paraId="6373E881" w14:textId="05C3502A" w:rsidR="00264C19" w:rsidRPr="006A4C2A" w:rsidRDefault="44990F34" w:rsidP="0082083A">
      <w:pPr>
        <w:pStyle w:val="ListParagraph"/>
        <w:numPr>
          <w:ilvl w:val="0"/>
          <w:numId w:val="50"/>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Short description</w:t>
      </w:r>
    </w:p>
    <w:p w14:paraId="563A4410" w14:textId="23486BA7" w:rsidR="14F00195" w:rsidRPr="006A4C2A" w:rsidRDefault="14F00195" w:rsidP="5B50B6F8">
      <w:pPr>
        <w:rPr>
          <w:rFonts w:ascii="Times New Roman" w:eastAsia="Times New Roman" w:hAnsi="Times New Roman" w:cs="Times New Roman"/>
          <w:sz w:val="24"/>
          <w:szCs w:val="24"/>
          <w:lang w:val="en-AU"/>
        </w:rPr>
      </w:pPr>
    </w:p>
    <w:p w14:paraId="70AB9B44" w14:textId="22372EE1" w:rsidR="00264C19" w:rsidRPr="006A4C2A" w:rsidRDefault="44990F34" w:rsidP="0082083A">
      <w:pPr>
        <w:pStyle w:val="ListParagraph"/>
        <w:numPr>
          <w:ilvl w:val="0"/>
          <w:numId w:val="48"/>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 xml:space="preserve">Server-end: </w:t>
      </w:r>
      <w:r w:rsidR="44DDAF57" w:rsidRPr="006A4C2A">
        <w:rPr>
          <w:rFonts w:ascii="Times New Roman" w:eastAsia="Times New Roman" w:hAnsi="Times New Roman" w:cs="Times New Roman"/>
          <w:sz w:val="24"/>
          <w:szCs w:val="24"/>
          <w:lang w:val="en-AU"/>
        </w:rPr>
        <w:t>The API is called to</w:t>
      </w:r>
      <w:r w:rsidRPr="006A4C2A">
        <w:rPr>
          <w:rFonts w:ascii="Times New Roman" w:eastAsia="Times New Roman" w:hAnsi="Times New Roman" w:cs="Times New Roman"/>
          <w:sz w:val="24"/>
          <w:szCs w:val="24"/>
          <w:lang w:val="en-AU"/>
        </w:rPr>
        <w:t xml:space="preserve"> retrieve</w:t>
      </w:r>
      <w:r w:rsidR="55B4C59E" w:rsidRPr="006A4C2A">
        <w:rPr>
          <w:rFonts w:ascii="Times New Roman" w:eastAsia="Times New Roman" w:hAnsi="Times New Roman" w:cs="Times New Roman"/>
          <w:sz w:val="24"/>
          <w:szCs w:val="24"/>
          <w:lang w:val="en-AU"/>
        </w:rPr>
        <w:t xml:space="preserve"> the</w:t>
      </w:r>
      <w:r w:rsidRPr="006A4C2A">
        <w:rPr>
          <w:rFonts w:ascii="Times New Roman" w:eastAsia="Times New Roman" w:hAnsi="Times New Roman" w:cs="Times New Roman"/>
          <w:sz w:val="24"/>
          <w:szCs w:val="24"/>
          <w:lang w:val="en-AU"/>
        </w:rPr>
        <w:t xml:space="preserve"> real-time data</w:t>
      </w:r>
      <w:r w:rsidR="3DCC3DA0" w:rsidRPr="006A4C2A">
        <w:rPr>
          <w:rFonts w:ascii="Times New Roman" w:eastAsia="Times New Roman" w:hAnsi="Times New Roman" w:cs="Times New Roman"/>
          <w:sz w:val="24"/>
          <w:szCs w:val="24"/>
          <w:lang w:val="en-AU"/>
        </w:rPr>
        <w:t xml:space="preserve"> and </w:t>
      </w:r>
      <w:r w:rsidRPr="006A4C2A">
        <w:rPr>
          <w:rFonts w:ascii="Times New Roman" w:eastAsia="Times New Roman" w:hAnsi="Times New Roman" w:cs="Times New Roman"/>
          <w:sz w:val="24"/>
          <w:szCs w:val="24"/>
          <w:lang w:val="en-AU"/>
        </w:rPr>
        <w:t xml:space="preserve">responses </w:t>
      </w:r>
      <w:r w:rsidR="3AA8C95C" w:rsidRPr="006A4C2A">
        <w:rPr>
          <w:rFonts w:ascii="Times New Roman" w:eastAsia="Times New Roman" w:hAnsi="Times New Roman" w:cs="Times New Roman"/>
          <w:sz w:val="24"/>
          <w:szCs w:val="24"/>
          <w:lang w:val="en-AU"/>
        </w:rPr>
        <w:t xml:space="preserve">are cached </w:t>
      </w:r>
      <w:r w:rsidRPr="006A4C2A">
        <w:rPr>
          <w:rFonts w:ascii="Times New Roman" w:eastAsia="Times New Roman" w:hAnsi="Times New Roman" w:cs="Times New Roman"/>
          <w:sz w:val="24"/>
          <w:szCs w:val="24"/>
          <w:lang w:val="en-AU"/>
        </w:rPr>
        <w:t>to reduce latency.</w:t>
      </w:r>
    </w:p>
    <w:p w14:paraId="5C8D5285" w14:textId="52553169" w:rsidR="14F00195" w:rsidRPr="006A4C2A" w:rsidRDefault="14F00195" w:rsidP="5B50B6F8">
      <w:pPr>
        <w:rPr>
          <w:rFonts w:ascii="Times New Roman" w:eastAsia="Times New Roman" w:hAnsi="Times New Roman" w:cs="Times New Roman"/>
          <w:sz w:val="24"/>
          <w:szCs w:val="24"/>
          <w:lang w:val="en-AU"/>
        </w:rPr>
      </w:pPr>
    </w:p>
    <w:p w14:paraId="0E02B1EB" w14:textId="48DC30D8" w:rsidR="050D6396" w:rsidRPr="006A4C2A" w:rsidRDefault="44990F34" w:rsidP="0082083A">
      <w:pPr>
        <w:pStyle w:val="ListParagraph"/>
        <w:numPr>
          <w:ilvl w:val="0"/>
          <w:numId w:val="48"/>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Database: Store movie IDs and metadata for offline fallback.</w:t>
      </w:r>
    </w:p>
    <w:tbl>
      <w:tblPr>
        <w:tblStyle w:val="TableGrid"/>
        <w:tblW w:w="9076" w:type="dxa"/>
        <w:tblLook w:val="04A0" w:firstRow="1" w:lastRow="0" w:firstColumn="1" w:lastColumn="0" w:noHBand="0" w:noVBand="1"/>
      </w:tblPr>
      <w:tblGrid>
        <w:gridCol w:w="1245"/>
        <w:gridCol w:w="1245"/>
        <w:gridCol w:w="1770"/>
        <w:gridCol w:w="1036"/>
        <w:gridCol w:w="1995"/>
        <w:gridCol w:w="1785"/>
      </w:tblGrid>
      <w:tr w:rsidR="00264C19" w:rsidRPr="006A4C2A" w14:paraId="60BE1F8F" w14:textId="77777777" w:rsidTr="392403C2">
        <w:tc>
          <w:tcPr>
            <w:tcW w:w="1245" w:type="dxa"/>
            <w:hideMark/>
          </w:tcPr>
          <w:p w14:paraId="2D9D7EFF" w14:textId="190C0DE4"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Movie_id</w:t>
            </w:r>
            <w:proofErr w:type="spellEnd"/>
          </w:p>
        </w:tc>
        <w:tc>
          <w:tcPr>
            <w:tcW w:w="1245" w:type="dxa"/>
            <w:hideMark/>
          </w:tcPr>
          <w:p w14:paraId="0E1DCFD0"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Title</w:t>
            </w:r>
          </w:p>
        </w:tc>
        <w:tc>
          <w:tcPr>
            <w:tcW w:w="1770" w:type="dxa"/>
            <w:hideMark/>
          </w:tcPr>
          <w:p w14:paraId="28BA1A82" w14:textId="77777777" w:rsidR="00264C19" w:rsidRPr="006A4C2A" w:rsidRDefault="6E083B98" w:rsidP="5B50B6F8">
            <w:pPr>
              <w:jc w:val="both"/>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Poster_URL</w:t>
            </w:r>
            <w:proofErr w:type="spellEnd"/>
          </w:p>
        </w:tc>
        <w:tc>
          <w:tcPr>
            <w:tcW w:w="1036" w:type="dxa"/>
            <w:hideMark/>
          </w:tcPr>
          <w:p w14:paraId="0697ACB2"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Rating</w:t>
            </w:r>
          </w:p>
        </w:tc>
        <w:tc>
          <w:tcPr>
            <w:tcW w:w="1995" w:type="dxa"/>
            <w:hideMark/>
          </w:tcPr>
          <w:p w14:paraId="03C8D660"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Description</w:t>
            </w:r>
          </w:p>
        </w:tc>
        <w:tc>
          <w:tcPr>
            <w:tcW w:w="1785" w:type="dxa"/>
            <w:hideMark/>
          </w:tcPr>
          <w:p w14:paraId="4AD4CCB5" w14:textId="77777777"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Last_Updated</w:t>
            </w:r>
            <w:proofErr w:type="spellEnd"/>
          </w:p>
        </w:tc>
      </w:tr>
      <w:tr w:rsidR="00264C19" w:rsidRPr="006A4C2A" w14:paraId="537AE628" w14:textId="77777777" w:rsidTr="392403C2">
        <w:tc>
          <w:tcPr>
            <w:tcW w:w="1245" w:type="dxa"/>
            <w:hideMark/>
          </w:tcPr>
          <w:p w14:paraId="78CD88B0" w14:textId="7DD8051C" w:rsidR="00264C19" w:rsidRPr="006A4C2A" w:rsidRDefault="4AB4DF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102</w:t>
            </w:r>
          </w:p>
        </w:tc>
        <w:tc>
          <w:tcPr>
            <w:tcW w:w="1245" w:type="dxa"/>
            <w:hideMark/>
          </w:tcPr>
          <w:p w14:paraId="0001BCAE"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Inception</w:t>
            </w:r>
          </w:p>
        </w:tc>
        <w:tc>
          <w:tcPr>
            <w:tcW w:w="1770" w:type="dxa"/>
            <w:hideMark/>
          </w:tcPr>
          <w:p w14:paraId="5DB012AF" w14:textId="06BB27A6"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redCurtin.com</w:t>
            </w:r>
          </w:p>
        </w:tc>
        <w:tc>
          <w:tcPr>
            <w:tcW w:w="1036" w:type="dxa"/>
            <w:hideMark/>
          </w:tcPr>
          <w:p w14:paraId="46C9BB9C"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4.5</w:t>
            </w:r>
          </w:p>
        </w:tc>
        <w:tc>
          <w:tcPr>
            <w:tcW w:w="1995" w:type="dxa"/>
            <w:hideMark/>
          </w:tcPr>
          <w:p w14:paraId="442F36EC" w14:textId="08AFB909"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 xml:space="preserve">A </w:t>
            </w:r>
            <w:proofErr w:type="spellStart"/>
            <w:r w:rsidRPr="006A4C2A">
              <w:rPr>
                <w:rFonts w:ascii="Times New Roman" w:eastAsia="Times New Roman" w:hAnsi="Times New Roman" w:cs="Times New Roman"/>
                <w:sz w:val="24"/>
                <w:szCs w:val="24"/>
                <w:lang w:val="en-AU"/>
              </w:rPr>
              <w:t>mindbending</w:t>
            </w:r>
            <w:proofErr w:type="spellEnd"/>
            <w:r w:rsidRPr="006A4C2A">
              <w:rPr>
                <w:rFonts w:ascii="Times New Roman" w:eastAsia="Times New Roman" w:hAnsi="Times New Roman" w:cs="Times New Roman"/>
                <w:sz w:val="24"/>
                <w:szCs w:val="24"/>
                <w:lang w:val="en-AU"/>
              </w:rPr>
              <w:t>...</w:t>
            </w:r>
          </w:p>
        </w:tc>
        <w:tc>
          <w:tcPr>
            <w:tcW w:w="1785" w:type="dxa"/>
            <w:hideMark/>
          </w:tcPr>
          <w:p w14:paraId="625AE11C"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18-07-2024</w:t>
            </w:r>
          </w:p>
        </w:tc>
      </w:tr>
    </w:tbl>
    <w:p w14:paraId="08BD58C3" w14:textId="5913E6CC" w:rsidR="14F00195" w:rsidRPr="006A4C2A" w:rsidRDefault="14F00195" w:rsidP="5B50B6F8">
      <w:pPr>
        <w:rPr>
          <w:rFonts w:ascii="Times New Roman" w:eastAsia="Times New Roman" w:hAnsi="Times New Roman" w:cs="Times New Roman"/>
          <w:sz w:val="24"/>
          <w:szCs w:val="24"/>
          <w:lang w:val="en-AU"/>
        </w:rPr>
      </w:pPr>
    </w:p>
    <w:p w14:paraId="2CDC7775" w14:textId="6DE6C99D" w:rsidR="00264C19" w:rsidRPr="006A4C2A" w:rsidRDefault="520994EF"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Movie Details Page</w:t>
      </w:r>
    </w:p>
    <w:p w14:paraId="390C5F89" w14:textId="77777777" w:rsidR="00264C19" w:rsidRPr="006A4C2A" w:rsidRDefault="44990F34" w:rsidP="0082083A">
      <w:pPr>
        <w:pStyle w:val="ListParagraph"/>
        <w:numPr>
          <w:ilvl w:val="0"/>
          <w:numId w:val="47"/>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Front-end: Show expanded movie details (synopsis, cast, showtimes) and user-generated content:</w:t>
      </w:r>
    </w:p>
    <w:p w14:paraId="2AB9E1B0" w14:textId="77777777" w:rsidR="00264C19" w:rsidRPr="006A4C2A" w:rsidRDefault="44990F34" w:rsidP="0082083A">
      <w:pPr>
        <w:pStyle w:val="ListParagraph"/>
        <w:numPr>
          <w:ilvl w:val="0"/>
          <w:numId w:val="44"/>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Discussions: Threaded comments with replies (newest first).</w:t>
      </w:r>
    </w:p>
    <w:p w14:paraId="3813EB63" w14:textId="77777777" w:rsidR="00264C19" w:rsidRPr="006A4C2A" w:rsidRDefault="44990F34" w:rsidP="0082083A">
      <w:pPr>
        <w:pStyle w:val="ListParagraph"/>
        <w:numPr>
          <w:ilvl w:val="0"/>
          <w:numId w:val="44"/>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Ratings: Star ratings and written reviews.</w:t>
      </w:r>
    </w:p>
    <w:p w14:paraId="568DFC22" w14:textId="5733C7DD" w:rsidR="14F00195" w:rsidRPr="006A4C2A" w:rsidRDefault="14F00195" w:rsidP="5B50B6F8">
      <w:pPr>
        <w:pStyle w:val="ListParagraph"/>
        <w:ind w:left="1800"/>
        <w:rPr>
          <w:rFonts w:ascii="Times New Roman" w:eastAsia="Times New Roman" w:hAnsi="Times New Roman" w:cs="Times New Roman"/>
          <w:sz w:val="24"/>
          <w:szCs w:val="24"/>
          <w:lang w:val="en-AU"/>
        </w:rPr>
      </w:pPr>
    </w:p>
    <w:p w14:paraId="6F3A159F" w14:textId="77777777" w:rsidR="00264C19" w:rsidRPr="006A4C2A" w:rsidRDefault="44990F34" w:rsidP="0082083A">
      <w:pPr>
        <w:pStyle w:val="ListParagraph"/>
        <w:numPr>
          <w:ilvl w:val="0"/>
          <w:numId w:val="46"/>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Server-end:</w:t>
      </w:r>
    </w:p>
    <w:p w14:paraId="225C5ABE" w14:textId="77777777" w:rsidR="00264C19" w:rsidRPr="006A4C2A" w:rsidRDefault="44990F34" w:rsidP="0082083A">
      <w:pPr>
        <w:pStyle w:val="ListParagraph"/>
        <w:numPr>
          <w:ilvl w:val="0"/>
          <w:numId w:val="43"/>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Fetch movie details from API.</w:t>
      </w:r>
    </w:p>
    <w:p w14:paraId="4C11E6BE" w14:textId="77777777" w:rsidR="00264C19" w:rsidRPr="006A4C2A" w:rsidRDefault="44990F34" w:rsidP="0082083A">
      <w:pPr>
        <w:pStyle w:val="ListParagraph"/>
        <w:numPr>
          <w:ilvl w:val="0"/>
          <w:numId w:val="43"/>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Retrieve discussions/reviews from the database.</w:t>
      </w:r>
    </w:p>
    <w:p w14:paraId="7A77C2F7" w14:textId="62A186B0" w:rsidR="14F00195" w:rsidRPr="006A4C2A" w:rsidRDefault="14F00195" w:rsidP="5B50B6F8">
      <w:pPr>
        <w:pStyle w:val="ListParagraph"/>
        <w:ind w:left="1800"/>
        <w:rPr>
          <w:rFonts w:ascii="Times New Roman" w:eastAsia="Times New Roman" w:hAnsi="Times New Roman" w:cs="Times New Roman"/>
          <w:sz w:val="24"/>
          <w:szCs w:val="24"/>
          <w:lang w:val="en-AU"/>
        </w:rPr>
      </w:pPr>
    </w:p>
    <w:p w14:paraId="6B2D5E73"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02624521"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746138F3"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3C1AACDE"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09A05AD1"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1CBD3EBC" w14:textId="77777777" w:rsidR="008C245E" w:rsidRPr="006A4C2A" w:rsidRDefault="008C245E" w:rsidP="5B50B6F8">
      <w:pPr>
        <w:pStyle w:val="ListParagraph"/>
        <w:ind w:left="1800"/>
        <w:rPr>
          <w:rFonts w:ascii="Times New Roman" w:eastAsia="Times New Roman" w:hAnsi="Times New Roman" w:cs="Times New Roman"/>
          <w:sz w:val="24"/>
          <w:szCs w:val="24"/>
          <w:lang w:val="en-AU"/>
        </w:rPr>
      </w:pPr>
    </w:p>
    <w:p w14:paraId="65CDD7F2" w14:textId="77777777" w:rsidR="00264C19" w:rsidRPr="006A4C2A" w:rsidRDefault="44990F34" w:rsidP="0082083A">
      <w:pPr>
        <w:pStyle w:val="ListParagraph"/>
        <w:numPr>
          <w:ilvl w:val="0"/>
          <w:numId w:val="45"/>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lastRenderedPageBreak/>
        <w:t>Database Tables:</w:t>
      </w:r>
    </w:p>
    <w:p w14:paraId="0AB64E84" w14:textId="36BA5EB7" w:rsidR="3BC86F98" w:rsidRPr="006A4C2A" w:rsidRDefault="5C0EBEA7" w:rsidP="0082083A">
      <w:pPr>
        <w:pStyle w:val="ListParagraph"/>
        <w:numPr>
          <w:ilvl w:val="0"/>
          <w:numId w:val="12"/>
        </w:num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Discussion Table</w:t>
      </w:r>
      <w:r w:rsidR="0C6ACD05" w:rsidRPr="006A4C2A">
        <w:rPr>
          <w:rFonts w:ascii="Times New Roman" w:eastAsia="Times New Roman" w:hAnsi="Times New Roman" w:cs="Times New Roman"/>
          <w:sz w:val="24"/>
          <w:szCs w:val="24"/>
          <w:lang w:val="en-AU"/>
        </w:rPr>
        <w:t>:</w:t>
      </w:r>
    </w:p>
    <w:tbl>
      <w:tblPr>
        <w:tblStyle w:val="TableGrid"/>
        <w:tblW w:w="8640" w:type="dxa"/>
        <w:tblInd w:w="1440" w:type="dxa"/>
        <w:tblLook w:val="04A0" w:firstRow="1" w:lastRow="0" w:firstColumn="1" w:lastColumn="0" w:noHBand="0" w:noVBand="1"/>
      </w:tblPr>
      <w:tblGrid>
        <w:gridCol w:w="1728"/>
        <w:gridCol w:w="1728"/>
        <w:gridCol w:w="1728"/>
        <w:gridCol w:w="1728"/>
        <w:gridCol w:w="1728"/>
      </w:tblGrid>
      <w:tr w:rsidR="00264C19" w:rsidRPr="006A4C2A" w14:paraId="2B6E70B0" w14:textId="77777777" w:rsidTr="392403C2">
        <w:trPr>
          <w:trHeight w:val="302"/>
        </w:trPr>
        <w:tc>
          <w:tcPr>
            <w:tcW w:w="1728" w:type="dxa"/>
            <w:hideMark/>
          </w:tcPr>
          <w:p w14:paraId="16A50A68" w14:textId="22C7830F" w:rsidR="00264C19" w:rsidRPr="006A4C2A" w:rsidRDefault="0D21812C"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 xml:space="preserve"> </w:t>
            </w:r>
            <w:proofErr w:type="spellStart"/>
            <w:r w:rsidR="44990F34" w:rsidRPr="006A4C2A">
              <w:rPr>
                <w:rFonts w:ascii="Times New Roman" w:eastAsia="Times New Roman" w:hAnsi="Times New Roman" w:cs="Times New Roman"/>
                <w:sz w:val="24"/>
                <w:szCs w:val="24"/>
                <w:lang w:val="en-AU"/>
              </w:rPr>
              <w:t>Discussion_id</w:t>
            </w:r>
            <w:proofErr w:type="spellEnd"/>
          </w:p>
        </w:tc>
        <w:tc>
          <w:tcPr>
            <w:tcW w:w="1728" w:type="dxa"/>
            <w:hideMark/>
          </w:tcPr>
          <w:p w14:paraId="548CFFC9" w14:textId="77777777" w:rsidR="00264C19" w:rsidRPr="006A4C2A" w:rsidRDefault="44990F34"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Movie_id</w:t>
            </w:r>
            <w:proofErr w:type="spellEnd"/>
          </w:p>
        </w:tc>
        <w:tc>
          <w:tcPr>
            <w:tcW w:w="1728" w:type="dxa"/>
            <w:hideMark/>
          </w:tcPr>
          <w:p w14:paraId="403DB137" w14:textId="77777777" w:rsidR="00264C19" w:rsidRPr="006A4C2A" w:rsidRDefault="44990F34"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User_id</w:t>
            </w:r>
            <w:proofErr w:type="spellEnd"/>
          </w:p>
        </w:tc>
        <w:tc>
          <w:tcPr>
            <w:tcW w:w="1728" w:type="dxa"/>
            <w:hideMark/>
          </w:tcPr>
          <w:p w14:paraId="19C453BD"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Comment</w:t>
            </w:r>
          </w:p>
        </w:tc>
        <w:tc>
          <w:tcPr>
            <w:tcW w:w="1728" w:type="dxa"/>
            <w:hideMark/>
          </w:tcPr>
          <w:p w14:paraId="1BCD3B73"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Timestamp</w:t>
            </w:r>
          </w:p>
        </w:tc>
      </w:tr>
      <w:tr w:rsidR="00264C19" w:rsidRPr="006A4C2A" w14:paraId="7C71865E" w14:textId="77777777" w:rsidTr="392403C2">
        <w:trPr>
          <w:trHeight w:val="302"/>
        </w:trPr>
        <w:tc>
          <w:tcPr>
            <w:tcW w:w="1728" w:type="dxa"/>
            <w:hideMark/>
          </w:tcPr>
          <w:p w14:paraId="46E5D579"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xxx</w:t>
            </w:r>
          </w:p>
        </w:tc>
        <w:tc>
          <w:tcPr>
            <w:tcW w:w="1728" w:type="dxa"/>
            <w:hideMark/>
          </w:tcPr>
          <w:p w14:paraId="7A3B4C02"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123</w:t>
            </w:r>
          </w:p>
        </w:tc>
        <w:tc>
          <w:tcPr>
            <w:tcW w:w="1728" w:type="dxa"/>
            <w:hideMark/>
          </w:tcPr>
          <w:p w14:paraId="4FDFECC0" w14:textId="77777777" w:rsidR="00264C19" w:rsidRPr="006A4C2A" w:rsidRDefault="44990F34"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user@xx</w:t>
            </w:r>
            <w:proofErr w:type="spellEnd"/>
          </w:p>
        </w:tc>
        <w:tc>
          <w:tcPr>
            <w:tcW w:w="1728" w:type="dxa"/>
            <w:hideMark/>
          </w:tcPr>
          <w:p w14:paraId="5C8A5DB0"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"Great film!"</w:t>
            </w:r>
          </w:p>
        </w:tc>
        <w:tc>
          <w:tcPr>
            <w:tcW w:w="1728" w:type="dxa"/>
            <w:hideMark/>
          </w:tcPr>
          <w:p w14:paraId="4338FDE8" w14:textId="77777777" w:rsidR="00264C19" w:rsidRPr="006A4C2A" w:rsidRDefault="44990F34"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18:20 08-02-2024</w:t>
            </w:r>
          </w:p>
        </w:tc>
      </w:tr>
    </w:tbl>
    <w:p w14:paraId="1A330A8D" w14:textId="24121C74" w:rsidR="14F00195" w:rsidRPr="006A4C2A" w:rsidRDefault="14F00195" w:rsidP="5B50B6F8">
      <w:pPr>
        <w:ind w:left="1440"/>
        <w:rPr>
          <w:rFonts w:ascii="Times New Roman" w:eastAsia="Times New Roman" w:hAnsi="Times New Roman" w:cs="Times New Roman"/>
          <w:sz w:val="24"/>
          <w:szCs w:val="24"/>
        </w:rPr>
      </w:pPr>
    </w:p>
    <w:p w14:paraId="1043B3E0" w14:textId="66F78B4A" w:rsidR="118727BA" w:rsidRPr="006A4C2A" w:rsidRDefault="7EF25FD3" w:rsidP="0082083A">
      <w:pPr>
        <w:pStyle w:val="ListParagraph"/>
        <w:numPr>
          <w:ilvl w:val="0"/>
          <w:numId w:val="11"/>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Ratings Table: </w:t>
      </w:r>
    </w:p>
    <w:tbl>
      <w:tblPr>
        <w:tblStyle w:val="TableGrid"/>
        <w:tblW w:w="9480" w:type="dxa"/>
        <w:tblLook w:val="04A0" w:firstRow="1" w:lastRow="0" w:firstColumn="1" w:lastColumn="0" w:noHBand="0" w:noVBand="1"/>
      </w:tblPr>
      <w:tblGrid>
        <w:gridCol w:w="1245"/>
        <w:gridCol w:w="1335"/>
        <w:gridCol w:w="1200"/>
        <w:gridCol w:w="810"/>
        <w:gridCol w:w="1905"/>
        <w:gridCol w:w="2985"/>
      </w:tblGrid>
      <w:tr w:rsidR="00264C19" w:rsidRPr="006A4C2A" w14:paraId="2C676F77" w14:textId="77777777" w:rsidTr="392403C2">
        <w:tc>
          <w:tcPr>
            <w:tcW w:w="1245" w:type="dxa"/>
            <w:hideMark/>
          </w:tcPr>
          <w:p w14:paraId="781A644E" w14:textId="77777777"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Rating_id</w:t>
            </w:r>
            <w:proofErr w:type="spellEnd"/>
          </w:p>
        </w:tc>
        <w:tc>
          <w:tcPr>
            <w:tcW w:w="1335" w:type="dxa"/>
            <w:hideMark/>
          </w:tcPr>
          <w:p w14:paraId="2786F52E" w14:textId="77777777"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Movie_id</w:t>
            </w:r>
            <w:proofErr w:type="spellEnd"/>
          </w:p>
        </w:tc>
        <w:tc>
          <w:tcPr>
            <w:tcW w:w="1200" w:type="dxa"/>
            <w:hideMark/>
          </w:tcPr>
          <w:p w14:paraId="7F78AE76" w14:textId="77777777"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User_id</w:t>
            </w:r>
            <w:proofErr w:type="spellEnd"/>
          </w:p>
        </w:tc>
        <w:tc>
          <w:tcPr>
            <w:tcW w:w="810" w:type="dxa"/>
            <w:hideMark/>
          </w:tcPr>
          <w:p w14:paraId="53C9F361"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Stars</w:t>
            </w:r>
          </w:p>
        </w:tc>
        <w:tc>
          <w:tcPr>
            <w:tcW w:w="1905" w:type="dxa"/>
            <w:hideMark/>
          </w:tcPr>
          <w:p w14:paraId="058ABCAA"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Review</w:t>
            </w:r>
          </w:p>
        </w:tc>
        <w:tc>
          <w:tcPr>
            <w:tcW w:w="2985" w:type="dxa"/>
            <w:hideMark/>
          </w:tcPr>
          <w:p w14:paraId="367472DE"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Timestamp</w:t>
            </w:r>
          </w:p>
        </w:tc>
      </w:tr>
      <w:tr w:rsidR="00264C19" w:rsidRPr="006A4C2A" w14:paraId="46995658" w14:textId="77777777" w:rsidTr="392403C2">
        <w:tc>
          <w:tcPr>
            <w:tcW w:w="1245" w:type="dxa"/>
            <w:hideMark/>
          </w:tcPr>
          <w:p w14:paraId="172BE048"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xxx</w:t>
            </w:r>
          </w:p>
        </w:tc>
        <w:tc>
          <w:tcPr>
            <w:tcW w:w="1335" w:type="dxa"/>
            <w:hideMark/>
          </w:tcPr>
          <w:p w14:paraId="0947D88A"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123</w:t>
            </w:r>
          </w:p>
        </w:tc>
        <w:tc>
          <w:tcPr>
            <w:tcW w:w="1200" w:type="dxa"/>
            <w:hideMark/>
          </w:tcPr>
          <w:p w14:paraId="244AEA52" w14:textId="77777777" w:rsidR="00264C19" w:rsidRPr="006A4C2A" w:rsidRDefault="6E083B98" w:rsidP="5B50B6F8">
            <w:pPr>
              <w:rPr>
                <w:rFonts w:ascii="Times New Roman" w:eastAsia="Times New Roman" w:hAnsi="Times New Roman" w:cs="Times New Roman"/>
                <w:sz w:val="24"/>
                <w:szCs w:val="24"/>
                <w:lang w:val="en-AU"/>
              </w:rPr>
            </w:pPr>
            <w:proofErr w:type="spellStart"/>
            <w:r w:rsidRPr="006A4C2A">
              <w:rPr>
                <w:rFonts w:ascii="Times New Roman" w:eastAsia="Times New Roman" w:hAnsi="Times New Roman" w:cs="Times New Roman"/>
                <w:sz w:val="24"/>
                <w:szCs w:val="24"/>
                <w:lang w:val="en-AU"/>
              </w:rPr>
              <w:t>user@xx</w:t>
            </w:r>
            <w:proofErr w:type="spellEnd"/>
          </w:p>
        </w:tc>
        <w:tc>
          <w:tcPr>
            <w:tcW w:w="810" w:type="dxa"/>
            <w:hideMark/>
          </w:tcPr>
          <w:p w14:paraId="690C0A80"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5</w:t>
            </w:r>
          </w:p>
        </w:tc>
        <w:tc>
          <w:tcPr>
            <w:tcW w:w="1905" w:type="dxa"/>
            <w:hideMark/>
          </w:tcPr>
          <w:p w14:paraId="0DFBD1FB"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"Masterpiece!"</w:t>
            </w:r>
          </w:p>
        </w:tc>
        <w:tc>
          <w:tcPr>
            <w:tcW w:w="2985" w:type="dxa"/>
            <w:hideMark/>
          </w:tcPr>
          <w:p w14:paraId="10B338DE" w14:textId="77777777" w:rsidR="00264C19" w:rsidRPr="006A4C2A" w:rsidRDefault="6E083B98" w:rsidP="5B50B6F8">
            <w:pPr>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18:20 08-02-2024</w:t>
            </w:r>
          </w:p>
        </w:tc>
      </w:tr>
    </w:tbl>
    <w:p w14:paraId="700BC3DD" w14:textId="4BF25AA8" w:rsidR="00264C19" w:rsidRPr="006A4C2A" w:rsidRDefault="00264C19" w:rsidP="5B50B6F8">
      <w:pPr>
        <w:spacing w:before="0" w:after="240"/>
        <w:rPr>
          <w:rFonts w:ascii="Times New Roman" w:eastAsia="Times New Roman" w:hAnsi="Times New Roman" w:cs="Times New Roman"/>
          <w:b/>
          <w:bCs/>
          <w:sz w:val="24"/>
          <w:szCs w:val="24"/>
          <w:lang w:val="en-AU"/>
        </w:rPr>
      </w:pPr>
    </w:p>
    <w:p w14:paraId="0A6F07B3" w14:textId="5EE980D4" w:rsidR="00264C19" w:rsidRPr="006A4C2A" w:rsidRDefault="4F477868" w:rsidP="5B50B6F8">
      <w:pPr>
        <w:rPr>
          <w:rFonts w:ascii="Times New Roman" w:eastAsia="Times New Roman" w:hAnsi="Times New Roman" w:cs="Times New Roman"/>
          <w:b/>
          <w:bCs/>
          <w:color w:val="0070C0"/>
          <w:sz w:val="24"/>
          <w:szCs w:val="24"/>
          <w:lang w:val="en-AU"/>
        </w:rPr>
      </w:pPr>
      <w:r w:rsidRPr="006A4C2A">
        <w:rPr>
          <w:rFonts w:ascii="Times New Roman" w:eastAsia="Times New Roman" w:hAnsi="Times New Roman" w:cs="Times New Roman"/>
          <w:b/>
          <w:bCs/>
          <w:color w:val="0070C0"/>
          <w:sz w:val="24"/>
          <w:szCs w:val="24"/>
          <w:lang w:val="en-AU"/>
        </w:rPr>
        <w:t>Threads (User Discussions and Ratings)</w:t>
      </w:r>
    </w:p>
    <w:p w14:paraId="49BA04CA" w14:textId="7808C6ED" w:rsidR="00264C19" w:rsidRPr="006A4C2A" w:rsidRDefault="4F477868" w:rsidP="0082083A">
      <w:pPr>
        <w:pStyle w:val="ListParagraph"/>
        <w:numPr>
          <w:ilvl w:val="0"/>
          <w:numId w:val="16"/>
        </w:numPr>
        <w:spacing w:before="240" w:after="240"/>
        <w:rPr>
          <w:rFonts w:ascii="Times New Roman" w:eastAsia="Times New Roman" w:hAnsi="Times New Roman" w:cs="Times New Roman"/>
          <w:b/>
          <w:bCs/>
          <w:sz w:val="24"/>
          <w:szCs w:val="24"/>
          <w:lang w:val="en-AU"/>
        </w:rPr>
      </w:pPr>
      <w:r w:rsidRPr="006A4C2A">
        <w:rPr>
          <w:rFonts w:ascii="Times New Roman" w:eastAsia="Times New Roman" w:hAnsi="Times New Roman" w:cs="Times New Roman"/>
          <w:b/>
          <w:bCs/>
          <w:sz w:val="24"/>
          <w:szCs w:val="24"/>
          <w:lang w:val="en-AU"/>
        </w:rPr>
        <w:t>Front-end:</w:t>
      </w:r>
    </w:p>
    <w:p w14:paraId="4911007F" w14:textId="67D9E38A" w:rsidR="00264C19" w:rsidRPr="006A4C2A" w:rsidRDefault="380A342B" w:rsidP="0082083A">
      <w:pPr>
        <w:pStyle w:val="ListParagraph"/>
        <w:numPr>
          <w:ilvl w:val="0"/>
          <w:numId w:val="9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Display a separate section under the movie details where users can create new threads related to the movie.</w:t>
      </w:r>
    </w:p>
    <w:p w14:paraId="028F03CC" w14:textId="2520D19D" w:rsidR="00264C19" w:rsidRPr="006A4C2A" w:rsidRDefault="380A342B" w:rsidP="0082083A">
      <w:pPr>
        <w:pStyle w:val="ListParagraph"/>
        <w:numPr>
          <w:ilvl w:val="0"/>
          <w:numId w:val="9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Each thread includes:</w:t>
      </w:r>
    </w:p>
    <w:p w14:paraId="56BA0D03" w14:textId="566C5571" w:rsidR="00264C19" w:rsidRPr="006A4C2A" w:rsidRDefault="23CE6169" w:rsidP="0082083A">
      <w:pPr>
        <w:pStyle w:val="ListParagraph"/>
        <w:numPr>
          <w:ilvl w:val="0"/>
          <w:numId w:val="42"/>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Title of the thread</w:t>
      </w:r>
    </w:p>
    <w:p w14:paraId="65A605EB" w14:textId="167F87FF" w:rsidR="00264C19" w:rsidRPr="006A4C2A" w:rsidRDefault="23CE6169" w:rsidP="0082083A">
      <w:pPr>
        <w:pStyle w:val="ListParagraph"/>
        <w:numPr>
          <w:ilvl w:val="0"/>
          <w:numId w:val="41"/>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User comments and replies (nested discussions)</w:t>
      </w:r>
    </w:p>
    <w:p w14:paraId="66F06A1E" w14:textId="442A7A7A" w:rsidR="00264C19" w:rsidRPr="006A4C2A" w:rsidRDefault="23CE6169" w:rsidP="0082083A">
      <w:pPr>
        <w:pStyle w:val="ListParagraph"/>
        <w:numPr>
          <w:ilvl w:val="0"/>
          <w:numId w:val="4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Personal user rating out of 10 (optional but visible next to each comment)</w:t>
      </w:r>
    </w:p>
    <w:p w14:paraId="01D35D96" w14:textId="43E9532C" w:rsidR="00264C19" w:rsidRPr="006A4C2A" w:rsidRDefault="23CE6169" w:rsidP="0082083A">
      <w:pPr>
        <w:pStyle w:val="ListParagraph"/>
        <w:numPr>
          <w:ilvl w:val="0"/>
          <w:numId w:val="39"/>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Timestamp of each comment/reply</w:t>
      </w:r>
    </w:p>
    <w:p w14:paraId="6286D78F" w14:textId="4FA527E1" w:rsidR="00264C19" w:rsidRPr="006A4C2A" w:rsidRDefault="380A342B" w:rsidP="0082083A">
      <w:pPr>
        <w:pStyle w:val="ListParagraph"/>
        <w:numPr>
          <w:ilvl w:val="0"/>
          <w:numId w:val="9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Allow users to create new threads, comment on existing ones, and reply to comments.</w:t>
      </w:r>
    </w:p>
    <w:p w14:paraId="12B2175D" w14:textId="122CE215" w:rsidR="00264C19" w:rsidRPr="006A4C2A" w:rsidRDefault="380A342B" w:rsidP="0082083A">
      <w:pPr>
        <w:pStyle w:val="ListParagraph"/>
        <w:numPr>
          <w:ilvl w:val="0"/>
          <w:numId w:val="90"/>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Users can discuss theories, reviews, and share opinions about the movie.</w:t>
      </w:r>
    </w:p>
    <w:p w14:paraId="1506CABD" w14:textId="2369DC3C" w:rsidR="00264C19" w:rsidRPr="006A4C2A" w:rsidRDefault="4F477868" w:rsidP="0082083A">
      <w:pPr>
        <w:pStyle w:val="ListParagraph"/>
        <w:numPr>
          <w:ilvl w:val="0"/>
          <w:numId w:val="15"/>
        </w:numPr>
        <w:spacing w:before="240" w:after="240"/>
        <w:rPr>
          <w:rFonts w:ascii="Times New Roman" w:eastAsia="Times New Roman" w:hAnsi="Times New Roman" w:cs="Times New Roman"/>
          <w:b/>
          <w:bCs/>
          <w:sz w:val="24"/>
          <w:szCs w:val="24"/>
          <w:lang w:val="en-AU"/>
        </w:rPr>
      </w:pPr>
      <w:r w:rsidRPr="006A4C2A">
        <w:rPr>
          <w:rFonts w:ascii="Times New Roman" w:eastAsia="Times New Roman" w:hAnsi="Times New Roman" w:cs="Times New Roman"/>
          <w:b/>
          <w:bCs/>
          <w:sz w:val="24"/>
          <w:szCs w:val="24"/>
          <w:lang w:val="en-AU"/>
        </w:rPr>
        <w:t>Server-end:</w:t>
      </w:r>
    </w:p>
    <w:p w14:paraId="444E5125" w14:textId="02039351" w:rsidR="00264C19" w:rsidRPr="006A4C2A" w:rsidRDefault="380A342B" w:rsidP="0082083A">
      <w:pPr>
        <w:pStyle w:val="ListParagraph"/>
        <w:numPr>
          <w:ilvl w:val="0"/>
          <w:numId w:val="89"/>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Handle creation, retrieval, updating, and deletion of threads and comments.</w:t>
      </w:r>
    </w:p>
    <w:p w14:paraId="76FF1C96" w14:textId="2CD8D683" w:rsidR="00264C19" w:rsidRPr="006A4C2A" w:rsidRDefault="380A342B" w:rsidP="0082083A">
      <w:pPr>
        <w:pStyle w:val="ListParagraph"/>
        <w:numPr>
          <w:ilvl w:val="0"/>
          <w:numId w:val="89"/>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Fetch all threads related to the movie and order them by creation date or popularity.</w:t>
      </w:r>
    </w:p>
    <w:p w14:paraId="59AE0864" w14:textId="77C10F40" w:rsidR="00264C19" w:rsidRPr="006A4C2A" w:rsidRDefault="380A342B" w:rsidP="0082083A">
      <w:pPr>
        <w:pStyle w:val="ListParagraph"/>
        <w:numPr>
          <w:ilvl w:val="0"/>
          <w:numId w:val="89"/>
        </w:numPr>
        <w:spacing w:before="240" w:after="240"/>
        <w:rPr>
          <w:rFonts w:ascii="Times New Roman" w:eastAsia="Times New Roman" w:hAnsi="Times New Roman" w:cs="Times New Roman"/>
          <w:sz w:val="24"/>
          <w:szCs w:val="24"/>
          <w:lang w:val="en-AU"/>
        </w:rPr>
      </w:pPr>
      <w:r w:rsidRPr="006A4C2A">
        <w:rPr>
          <w:rFonts w:ascii="Times New Roman" w:eastAsia="Times New Roman" w:hAnsi="Times New Roman" w:cs="Times New Roman"/>
          <w:sz w:val="24"/>
          <w:szCs w:val="24"/>
          <w:lang w:val="en-AU"/>
        </w:rPr>
        <w:t>Store user ratings associated with each comment.</w:t>
      </w:r>
    </w:p>
    <w:p w14:paraId="061D2ECD" w14:textId="3E7FE8D8" w:rsidR="00264C19" w:rsidRPr="006A4C2A" w:rsidRDefault="4F477868" w:rsidP="0082083A">
      <w:pPr>
        <w:pStyle w:val="ListParagraph"/>
        <w:numPr>
          <w:ilvl w:val="0"/>
          <w:numId w:val="14"/>
        </w:numPr>
        <w:spacing w:before="240" w:after="240"/>
        <w:rPr>
          <w:rFonts w:ascii="Times New Roman" w:eastAsia="Times New Roman" w:hAnsi="Times New Roman" w:cs="Times New Roman"/>
          <w:b/>
          <w:bCs/>
          <w:sz w:val="24"/>
          <w:szCs w:val="24"/>
          <w:lang w:val="en-AU"/>
        </w:rPr>
      </w:pPr>
      <w:r w:rsidRPr="006A4C2A">
        <w:rPr>
          <w:rFonts w:ascii="Times New Roman" w:eastAsia="Times New Roman" w:hAnsi="Times New Roman" w:cs="Times New Roman"/>
          <w:b/>
          <w:bCs/>
          <w:sz w:val="24"/>
          <w:szCs w:val="24"/>
          <w:lang w:val="en-AU"/>
        </w:rPr>
        <w:t>Database Tables:</w:t>
      </w:r>
    </w:p>
    <w:p w14:paraId="5836CA1C" w14:textId="27D2CD97" w:rsidR="00264C19" w:rsidRPr="006A4C2A" w:rsidRDefault="179960EA" w:rsidP="0082083A">
      <w:pPr>
        <w:pStyle w:val="ListParagraph"/>
        <w:numPr>
          <w:ilvl w:val="0"/>
          <w:numId w:val="13"/>
        </w:numPr>
        <w:spacing w:before="240" w:after="240"/>
        <w:rPr>
          <w:rFonts w:ascii="Times New Roman" w:eastAsia="Times New Roman" w:hAnsi="Times New Roman" w:cs="Times New Roman"/>
          <w:b/>
          <w:bCs/>
          <w:sz w:val="24"/>
          <w:szCs w:val="24"/>
          <w:lang w:val="en-AU"/>
        </w:rPr>
      </w:pPr>
      <w:r w:rsidRPr="006A4C2A">
        <w:rPr>
          <w:rFonts w:ascii="Times New Roman" w:eastAsia="Times New Roman" w:hAnsi="Times New Roman" w:cs="Times New Roman"/>
          <w:b/>
          <w:bCs/>
          <w:sz w:val="24"/>
          <w:szCs w:val="24"/>
          <w:lang w:val="en-AU"/>
        </w:rPr>
        <w:t>Threads</w:t>
      </w:r>
      <w:r w:rsidR="394AD7F9" w:rsidRPr="006A4C2A">
        <w:rPr>
          <w:rFonts w:ascii="Times New Roman" w:eastAsia="Times New Roman" w:hAnsi="Times New Roman" w:cs="Times New Roman"/>
          <w:b/>
          <w:bCs/>
          <w:sz w:val="24"/>
          <w:szCs w:val="24"/>
          <w:lang w:val="en-AU"/>
        </w:rPr>
        <w:t xml:space="preserve">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76"/>
        <w:gridCol w:w="1260"/>
        <w:gridCol w:w="1161"/>
        <w:gridCol w:w="2222"/>
        <w:gridCol w:w="2027"/>
      </w:tblGrid>
      <w:tr w:rsidR="050D6396" w:rsidRPr="006A4C2A" w14:paraId="6FE7F8B7" w14:textId="77777777" w:rsidTr="392403C2">
        <w:trPr>
          <w:trHeight w:val="300"/>
        </w:trPr>
        <w:tc>
          <w:tcPr>
            <w:tcW w:w="1376" w:type="dxa"/>
            <w:vAlign w:val="center"/>
          </w:tcPr>
          <w:p w14:paraId="163D7DF2" w14:textId="4A472D6D" w:rsidR="050D6396" w:rsidRPr="006A4C2A" w:rsidRDefault="628A24E4"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Thread_id</w:t>
            </w:r>
            <w:proofErr w:type="spellEnd"/>
          </w:p>
        </w:tc>
        <w:tc>
          <w:tcPr>
            <w:tcW w:w="1260" w:type="dxa"/>
            <w:vAlign w:val="center"/>
          </w:tcPr>
          <w:p w14:paraId="009F9E03" w14:textId="36FCE0FB" w:rsidR="050D6396" w:rsidRPr="006A4C2A" w:rsidRDefault="628A24E4"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Movie_id</w:t>
            </w:r>
            <w:proofErr w:type="spellEnd"/>
          </w:p>
        </w:tc>
        <w:tc>
          <w:tcPr>
            <w:tcW w:w="1161" w:type="dxa"/>
            <w:vAlign w:val="center"/>
          </w:tcPr>
          <w:p w14:paraId="5FF47CF9" w14:textId="6804B7F9" w:rsidR="050D6396" w:rsidRPr="006A4C2A" w:rsidRDefault="628A24E4"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User_id</w:t>
            </w:r>
            <w:proofErr w:type="spellEnd"/>
          </w:p>
        </w:tc>
        <w:tc>
          <w:tcPr>
            <w:tcW w:w="2222" w:type="dxa"/>
            <w:vAlign w:val="center"/>
          </w:tcPr>
          <w:p w14:paraId="3DEEB2DA" w14:textId="4741D5B3" w:rsidR="050D6396" w:rsidRPr="006A4C2A" w:rsidRDefault="628A24E4"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Title</w:t>
            </w:r>
          </w:p>
        </w:tc>
        <w:tc>
          <w:tcPr>
            <w:tcW w:w="2027" w:type="dxa"/>
            <w:vAlign w:val="center"/>
          </w:tcPr>
          <w:p w14:paraId="01C0C9D3" w14:textId="4A28C76B" w:rsidR="050D6396" w:rsidRPr="006A4C2A" w:rsidRDefault="628A24E4"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Created_At</w:t>
            </w:r>
            <w:proofErr w:type="spellEnd"/>
          </w:p>
        </w:tc>
      </w:tr>
      <w:tr w:rsidR="050D6396" w:rsidRPr="006A4C2A" w14:paraId="14E4B8B9" w14:textId="77777777" w:rsidTr="392403C2">
        <w:trPr>
          <w:trHeight w:val="300"/>
        </w:trPr>
        <w:tc>
          <w:tcPr>
            <w:tcW w:w="1376" w:type="dxa"/>
            <w:vAlign w:val="center"/>
          </w:tcPr>
          <w:p w14:paraId="740D4130" w14:textId="10505500" w:rsidR="050D6396" w:rsidRPr="006A4C2A" w:rsidRDefault="628A24E4"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xxx</w:t>
            </w:r>
          </w:p>
        </w:tc>
        <w:tc>
          <w:tcPr>
            <w:tcW w:w="1260" w:type="dxa"/>
            <w:vAlign w:val="center"/>
          </w:tcPr>
          <w:p w14:paraId="616DEFBA" w14:textId="3DFCA096" w:rsidR="050D6396" w:rsidRPr="006A4C2A" w:rsidRDefault="628A24E4"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123</w:t>
            </w:r>
          </w:p>
        </w:tc>
        <w:tc>
          <w:tcPr>
            <w:tcW w:w="1161" w:type="dxa"/>
            <w:vAlign w:val="center"/>
          </w:tcPr>
          <w:p w14:paraId="4F1183C4" w14:textId="7CEBABF0" w:rsidR="050D6396" w:rsidRPr="006A4C2A" w:rsidRDefault="628A24E4" w:rsidP="5B50B6F8">
            <w:pPr>
              <w:spacing w:before="0" w:after="0"/>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user@xx</w:t>
            </w:r>
            <w:proofErr w:type="spellEnd"/>
          </w:p>
        </w:tc>
        <w:tc>
          <w:tcPr>
            <w:tcW w:w="2222" w:type="dxa"/>
            <w:vAlign w:val="center"/>
          </w:tcPr>
          <w:p w14:paraId="1C53DE04" w14:textId="3D08B3B4" w:rsidR="050D6396" w:rsidRPr="006A4C2A" w:rsidRDefault="628A24E4"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"Ending Explained"</w:t>
            </w:r>
          </w:p>
        </w:tc>
        <w:tc>
          <w:tcPr>
            <w:tcW w:w="2027" w:type="dxa"/>
            <w:vAlign w:val="center"/>
          </w:tcPr>
          <w:p w14:paraId="60AB5ECB" w14:textId="05F7A142" w:rsidR="050D6396" w:rsidRPr="006A4C2A" w:rsidRDefault="628A24E4"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18:20 08-02-2024</w:t>
            </w:r>
          </w:p>
        </w:tc>
      </w:tr>
    </w:tbl>
    <w:p w14:paraId="1513A78E" w14:textId="5793A819" w:rsidR="050D6396" w:rsidRPr="006A4C2A" w:rsidRDefault="050D6396" w:rsidP="5B50B6F8">
      <w:pPr>
        <w:rPr>
          <w:rFonts w:ascii="Times New Roman" w:eastAsia="Times New Roman" w:hAnsi="Times New Roman" w:cs="Times New Roman"/>
          <w:sz w:val="24"/>
          <w:szCs w:val="24"/>
          <w:lang w:val="en-AU"/>
        </w:rPr>
      </w:pPr>
    </w:p>
    <w:p w14:paraId="78535915" w14:textId="2CBDA1BD" w:rsidR="006D6C50" w:rsidRPr="006A4C2A" w:rsidRDefault="27475C24" w:rsidP="0082083A">
      <w:pPr>
        <w:pStyle w:val="Heading2"/>
        <w:numPr>
          <w:ilvl w:val="0"/>
          <w:numId w:val="17"/>
        </w:numPr>
        <w:rPr>
          <w:rFonts w:ascii="Times New Roman" w:eastAsia="Times New Roman" w:hAnsi="Times New Roman" w:cs="Times New Roman"/>
          <w:b/>
          <w:bCs/>
          <w:color w:val="002060"/>
        </w:rPr>
      </w:pPr>
      <w:bookmarkStart w:id="49" w:name="_Toc1632142367"/>
      <w:bookmarkStart w:id="50" w:name="_Toc775008466"/>
      <w:bookmarkStart w:id="51" w:name="_Toc1770653846"/>
      <w:bookmarkStart w:id="52" w:name="_Toc2067977689"/>
      <w:bookmarkStart w:id="53" w:name="_Toc971718704"/>
      <w:bookmarkStart w:id="54" w:name="_Toc1024472066"/>
      <w:bookmarkStart w:id="55" w:name="_Toc1914075294"/>
      <w:bookmarkStart w:id="56" w:name="_Toc746236906"/>
      <w:bookmarkStart w:id="57" w:name="_Toc1894861543"/>
      <w:bookmarkStart w:id="58" w:name="_Toc655335584"/>
      <w:bookmarkStart w:id="59" w:name="_Toc201003020"/>
      <w:r w:rsidRPr="006A4C2A">
        <w:rPr>
          <w:rFonts w:ascii="Times New Roman" w:eastAsia="Times New Roman" w:hAnsi="Times New Roman" w:cs="Times New Roman"/>
          <w:b/>
          <w:bCs/>
          <w:color w:val="002060"/>
        </w:rPr>
        <w:t>Systematic Ticket Booking System</w:t>
      </w:r>
      <w:r w:rsidR="13A8714A" w:rsidRPr="006A4C2A">
        <w:rPr>
          <w:rFonts w:ascii="Times New Roman" w:eastAsia="Times New Roman" w:hAnsi="Times New Roman" w:cs="Times New Roman"/>
          <w:b/>
          <w:bCs/>
          <w:color w:val="002060"/>
        </w:rPr>
        <w:t xml:space="preserve"> (SULAV</w:t>
      </w:r>
      <w:r w:rsidR="59DD7A63" w:rsidRPr="006A4C2A">
        <w:rPr>
          <w:rFonts w:ascii="Times New Roman" w:eastAsia="Times New Roman" w:hAnsi="Times New Roman" w:cs="Times New Roman"/>
          <w:b/>
          <w:bCs/>
          <w:color w:val="002060"/>
        </w:rPr>
        <w:t xml:space="preserve"> SILWAL</w:t>
      </w:r>
      <w:r w:rsidR="13A8714A" w:rsidRPr="006A4C2A">
        <w:rPr>
          <w:rFonts w:ascii="Times New Roman" w:eastAsia="Times New Roman" w:hAnsi="Times New Roman" w:cs="Times New Roman"/>
          <w:b/>
          <w:bCs/>
          <w:color w:val="002060"/>
        </w:rPr>
        <w:t>)</w:t>
      </w:r>
      <w:bookmarkEnd w:id="49"/>
      <w:bookmarkEnd w:id="50"/>
      <w:bookmarkEnd w:id="51"/>
      <w:bookmarkEnd w:id="52"/>
      <w:bookmarkEnd w:id="53"/>
      <w:bookmarkEnd w:id="54"/>
      <w:bookmarkEnd w:id="55"/>
      <w:bookmarkEnd w:id="56"/>
      <w:bookmarkEnd w:id="57"/>
      <w:bookmarkEnd w:id="58"/>
      <w:bookmarkEnd w:id="59"/>
      <w:r w:rsidR="13A8714A" w:rsidRPr="006A4C2A">
        <w:rPr>
          <w:rFonts w:ascii="Times New Roman" w:eastAsia="Times New Roman" w:hAnsi="Times New Roman" w:cs="Times New Roman"/>
          <w:b/>
          <w:bCs/>
          <w:color w:val="002060"/>
        </w:rPr>
        <w:t> </w:t>
      </w:r>
    </w:p>
    <w:p w14:paraId="13303001" w14:textId="3E72637D" w:rsidR="006D6C50" w:rsidRPr="006A4C2A" w:rsidRDefault="7D1AF047"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Using the Ticket Booking System, users pick the movie, choose when to watch it, the </w:t>
      </w:r>
      <w:r w:rsidR="17FF447F" w:rsidRPr="006A4C2A">
        <w:rPr>
          <w:rFonts w:ascii="Times New Roman" w:eastAsia="Times New Roman" w:hAnsi="Times New Roman" w:cs="Times New Roman"/>
          <w:sz w:val="24"/>
          <w:szCs w:val="24"/>
        </w:rPr>
        <w:t>seat,</w:t>
      </w:r>
      <w:r w:rsidRPr="006A4C2A">
        <w:rPr>
          <w:rFonts w:ascii="Times New Roman" w:eastAsia="Times New Roman" w:hAnsi="Times New Roman" w:cs="Times New Roman"/>
          <w:sz w:val="24"/>
          <w:szCs w:val="24"/>
        </w:rPr>
        <w:t xml:space="preserve"> and the ticket category. It lets you </w:t>
      </w:r>
      <w:proofErr w:type="gramStart"/>
      <w:r w:rsidRPr="006A4C2A">
        <w:rPr>
          <w:rFonts w:ascii="Times New Roman" w:eastAsia="Times New Roman" w:hAnsi="Times New Roman" w:cs="Times New Roman"/>
          <w:sz w:val="24"/>
          <w:szCs w:val="24"/>
        </w:rPr>
        <w:t>lock in</w:t>
      </w:r>
      <w:proofErr w:type="gramEnd"/>
      <w:r w:rsidRPr="006A4C2A">
        <w:rPr>
          <w:rFonts w:ascii="Times New Roman" w:eastAsia="Times New Roman" w:hAnsi="Times New Roman" w:cs="Times New Roman"/>
          <w:sz w:val="24"/>
          <w:szCs w:val="24"/>
        </w:rPr>
        <w:t xml:space="preserve"> your seats, incorporate dynamic pricing into your booking experience and connect payments without issues.</w:t>
      </w:r>
    </w:p>
    <w:p w14:paraId="4BCC4958" w14:textId="1C051BDA" w:rsidR="006D6C50" w:rsidRPr="006A4C2A" w:rsidRDefault="13A8714A" w:rsidP="5B50B6F8">
      <w:pPr>
        <w:rPr>
          <w:rFonts w:ascii="Times New Roman" w:eastAsia="Times New Roman" w:hAnsi="Times New Roman" w:cs="Times New Roman"/>
          <w:color w:val="0070C0"/>
          <w:sz w:val="24"/>
          <w:szCs w:val="24"/>
        </w:rPr>
      </w:pPr>
      <w:r w:rsidRPr="006A4C2A">
        <w:rPr>
          <w:rFonts w:ascii="Times New Roman" w:eastAsia="Times New Roman" w:hAnsi="Times New Roman" w:cs="Times New Roman"/>
          <w:color w:val="0070C0"/>
          <w:sz w:val="24"/>
          <w:szCs w:val="24"/>
        </w:rPr>
        <w:t>Front-End</w:t>
      </w:r>
      <w:r w:rsidR="3750D11C" w:rsidRPr="006A4C2A">
        <w:rPr>
          <w:rFonts w:ascii="Times New Roman" w:eastAsia="Times New Roman" w:hAnsi="Times New Roman" w:cs="Times New Roman"/>
          <w:color w:val="0070C0"/>
          <w:sz w:val="24"/>
          <w:szCs w:val="24"/>
        </w:rPr>
        <w:t>:</w:t>
      </w:r>
    </w:p>
    <w:p w14:paraId="02DA39E3" w14:textId="6BCCE579" w:rsidR="5446E0BE" w:rsidRPr="006A4C2A" w:rsidRDefault="7EBC5322" w:rsidP="5B50B6F8">
      <w:p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Following</w:t>
      </w:r>
      <w:proofErr w:type="gramEnd"/>
      <w:r w:rsidRPr="006A4C2A">
        <w:rPr>
          <w:rFonts w:ascii="Times New Roman" w:eastAsia="Times New Roman" w:hAnsi="Times New Roman" w:cs="Times New Roman"/>
          <w:sz w:val="24"/>
          <w:szCs w:val="24"/>
        </w:rPr>
        <w:t xml:space="preserve"> </w:t>
      </w:r>
      <w:r w:rsidR="705C2A92" w:rsidRPr="006A4C2A">
        <w:rPr>
          <w:rFonts w:ascii="Times New Roman" w:eastAsia="Times New Roman" w:hAnsi="Times New Roman" w:cs="Times New Roman"/>
          <w:sz w:val="24"/>
          <w:szCs w:val="24"/>
        </w:rPr>
        <w:t>are</w:t>
      </w:r>
      <w:r w:rsidRPr="006A4C2A">
        <w:rPr>
          <w:rFonts w:ascii="Times New Roman" w:eastAsia="Times New Roman" w:hAnsi="Times New Roman" w:cs="Times New Roman"/>
          <w:sz w:val="24"/>
          <w:szCs w:val="24"/>
        </w:rPr>
        <w:t xml:space="preserve"> the list</w:t>
      </w:r>
      <w:r w:rsidR="0D272277" w:rsidRPr="006A4C2A">
        <w:rPr>
          <w:rFonts w:ascii="Times New Roman" w:eastAsia="Times New Roman" w:hAnsi="Times New Roman" w:cs="Times New Roman"/>
          <w:sz w:val="24"/>
          <w:szCs w:val="24"/>
        </w:rPr>
        <w:t>s</w:t>
      </w:r>
      <w:r w:rsidRPr="006A4C2A">
        <w:rPr>
          <w:rFonts w:ascii="Times New Roman" w:eastAsia="Times New Roman" w:hAnsi="Times New Roman" w:cs="Times New Roman"/>
          <w:sz w:val="24"/>
          <w:szCs w:val="24"/>
        </w:rPr>
        <w:t xml:space="preserve"> of </w:t>
      </w:r>
      <w:r w:rsidR="472688C9" w:rsidRPr="006A4C2A">
        <w:rPr>
          <w:rFonts w:ascii="Times New Roman" w:eastAsia="Times New Roman" w:hAnsi="Times New Roman" w:cs="Times New Roman"/>
          <w:sz w:val="24"/>
          <w:szCs w:val="24"/>
        </w:rPr>
        <w:t xml:space="preserve">  user interface </w:t>
      </w:r>
      <w:proofErr w:type="gramStart"/>
      <w:r w:rsidR="472688C9" w:rsidRPr="006A4C2A">
        <w:rPr>
          <w:rFonts w:ascii="Times New Roman" w:eastAsia="Times New Roman" w:hAnsi="Times New Roman" w:cs="Times New Roman"/>
          <w:sz w:val="24"/>
          <w:szCs w:val="24"/>
        </w:rPr>
        <w:t>action</w:t>
      </w:r>
      <w:proofErr w:type="gramEnd"/>
      <w:r w:rsidR="472688C9"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used for Ticket Booking System:</w:t>
      </w:r>
    </w:p>
    <w:p w14:paraId="7726A116" w14:textId="06AB1840" w:rsidR="006D6C50" w:rsidRPr="006A4C2A" w:rsidRDefault="5F270D7B" w:rsidP="0082083A">
      <w:pPr>
        <w:numPr>
          <w:ilvl w:val="0"/>
          <w:numId w:val="98"/>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Show</w:t>
      </w:r>
      <w:r w:rsidR="65FBA22B" w:rsidRPr="006A4C2A">
        <w:rPr>
          <w:rFonts w:ascii="Times New Roman" w:eastAsia="Times New Roman" w:hAnsi="Times New Roman" w:cs="Times New Roman"/>
          <w:b/>
          <w:bCs/>
          <w:sz w:val="24"/>
          <w:szCs w:val="24"/>
        </w:rPr>
        <w:t>time</w:t>
      </w:r>
      <w:r w:rsidRPr="006A4C2A">
        <w:rPr>
          <w:rFonts w:ascii="Times New Roman" w:eastAsia="Times New Roman" w:hAnsi="Times New Roman" w:cs="Times New Roman"/>
          <w:b/>
          <w:bCs/>
          <w:sz w:val="24"/>
          <w:szCs w:val="24"/>
        </w:rPr>
        <w:t xml:space="preserve"> Selection</w:t>
      </w:r>
    </w:p>
    <w:p w14:paraId="0A9419FF" w14:textId="0B3EF77A" w:rsidR="1F0EBEAD" w:rsidRPr="006A4C2A" w:rsidRDefault="745FD315" w:rsidP="0082083A">
      <w:pPr>
        <w:pStyle w:val="ListParagraph"/>
        <w:numPr>
          <w:ilvl w:val="0"/>
          <w:numId w:val="84"/>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Action:</w:t>
      </w:r>
    </w:p>
    <w:p w14:paraId="201C320C" w14:textId="3EC6F654" w:rsidR="251A60DB" w:rsidRPr="006A4C2A" w:rsidRDefault="73AACFCF" w:rsidP="0082083A">
      <w:pPr>
        <w:pStyle w:val="ListParagraph"/>
        <w:numPr>
          <w:ilvl w:val="0"/>
          <w:numId w:val="83"/>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Users are allowed to pick a desired date through a calendar widget.</w:t>
      </w:r>
    </w:p>
    <w:p w14:paraId="57714588" w14:textId="2AFF0120" w:rsidR="251A60DB" w:rsidRPr="006A4C2A" w:rsidRDefault="73AACFCF" w:rsidP="0082083A">
      <w:pPr>
        <w:pStyle w:val="ListParagraph"/>
        <w:numPr>
          <w:ilvl w:val="0"/>
          <w:numId w:val="83"/>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Pick a theater from the list of available locations.</w:t>
      </w:r>
    </w:p>
    <w:p w14:paraId="140A71B6" w14:textId="7AEE7302" w:rsidR="251A60DB" w:rsidRPr="006A4C2A" w:rsidRDefault="64FF7086" w:rsidP="0082083A">
      <w:pPr>
        <w:pStyle w:val="ListParagraph"/>
        <w:numPr>
          <w:ilvl w:val="0"/>
          <w:numId w:val="83"/>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Select</w:t>
      </w:r>
      <w:r w:rsidR="73AACFCF" w:rsidRPr="006A4C2A">
        <w:rPr>
          <w:rFonts w:ascii="Times New Roman" w:eastAsia="Times New Roman" w:hAnsi="Times New Roman" w:cs="Times New Roman"/>
          <w:sz w:val="24"/>
          <w:szCs w:val="24"/>
        </w:rPr>
        <w:t xml:space="preserve"> a movie from a collection of posters.</w:t>
      </w:r>
    </w:p>
    <w:p w14:paraId="4906EA79" w14:textId="6864270C" w:rsidR="14F00195" w:rsidRPr="006A4C2A" w:rsidRDefault="14F00195" w:rsidP="5B50B6F8">
      <w:pPr>
        <w:pStyle w:val="ListParagraph"/>
        <w:ind w:left="1440"/>
        <w:rPr>
          <w:rFonts w:ascii="Times New Roman" w:eastAsia="Times New Roman" w:hAnsi="Times New Roman" w:cs="Times New Roman"/>
          <w:sz w:val="24"/>
          <w:szCs w:val="24"/>
        </w:rPr>
      </w:pPr>
    </w:p>
    <w:p w14:paraId="45943D93" w14:textId="09524AC2" w:rsidR="3F4F2C3F" w:rsidRPr="006A4C2A" w:rsidRDefault="27728FC6" w:rsidP="0082083A">
      <w:pPr>
        <w:pStyle w:val="ListParagraph"/>
        <w:numPr>
          <w:ilvl w:val="0"/>
          <w:numId w:val="84"/>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Data Bandying:</w:t>
      </w:r>
    </w:p>
    <w:p w14:paraId="6B310D12" w14:textId="536A5ADB" w:rsidR="4ABB56F7" w:rsidRPr="006A4C2A" w:rsidRDefault="1791913C" w:rsidP="0082083A">
      <w:pPr>
        <w:pStyle w:val="ListParagraph"/>
        <w:numPr>
          <w:ilvl w:val="0"/>
          <w:numId w:val="82"/>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Provide a GET request to server including </w:t>
      </w:r>
      <w:proofErr w:type="gramStart"/>
      <w:r w:rsidRPr="006A4C2A">
        <w:rPr>
          <w:rFonts w:ascii="Times New Roman" w:eastAsia="Times New Roman" w:hAnsi="Times New Roman" w:cs="Times New Roman"/>
          <w:sz w:val="24"/>
          <w:szCs w:val="24"/>
        </w:rPr>
        <w:t>filters</w:t>
      </w:r>
      <w:r w:rsidRPr="006A4C2A">
        <w:rPr>
          <w:rFonts w:ascii="Times New Roman" w:eastAsia="Times New Roman" w:hAnsi="Times New Roman" w:cs="Times New Roman"/>
          <w:b/>
          <w:bCs/>
          <w:sz w:val="24"/>
          <w:szCs w:val="24"/>
        </w:rPr>
        <w:t>(</w:t>
      </w:r>
      <w:proofErr w:type="gramEnd"/>
      <w:r w:rsidRPr="006A4C2A">
        <w:rPr>
          <w:rFonts w:ascii="Times New Roman" w:eastAsia="Times New Roman" w:hAnsi="Times New Roman" w:cs="Times New Roman"/>
          <w:sz w:val="24"/>
          <w:szCs w:val="24"/>
        </w:rPr>
        <w:t>(</w:t>
      </w:r>
      <w:proofErr w:type="spellStart"/>
      <w:r w:rsidRPr="006A4C2A">
        <w:rPr>
          <w:rFonts w:ascii="Times New Roman" w:eastAsia="Times New Roman" w:hAnsi="Times New Roman" w:cs="Times New Roman"/>
          <w:sz w:val="24"/>
          <w:szCs w:val="24"/>
        </w:rPr>
        <w:t>movie_id</w:t>
      </w:r>
      <w:proofErr w:type="spellEnd"/>
      <w:r w:rsidRPr="006A4C2A">
        <w:rPr>
          <w:rFonts w:ascii="Times New Roman" w:eastAsia="Times New Roman" w:hAnsi="Times New Roman" w:cs="Times New Roman"/>
          <w:sz w:val="24"/>
          <w:szCs w:val="24"/>
        </w:rPr>
        <w:t xml:space="preserve">, date, </w:t>
      </w:r>
      <w:proofErr w:type="spellStart"/>
      <w:r w:rsidRPr="006A4C2A">
        <w:rPr>
          <w:rFonts w:ascii="Times New Roman" w:eastAsia="Times New Roman" w:hAnsi="Times New Roman" w:cs="Times New Roman"/>
          <w:sz w:val="24"/>
          <w:szCs w:val="24"/>
        </w:rPr>
        <w:t>cinema_id</w:t>
      </w:r>
      <w:proofErr w:type="spellEnd"/>
      <w:proofErr w:type="gramStart"/>
      <w:r w:rsidRPr="006A4C2A">
        <w:rPr>
          <w:rFonts w:ascii="Times New Roman" w:eastAsia="Times New Roman" w:hAnsi="Times New Roman" w:cs="Times New Roman"/>
          <w:sz w:val="24"/>
          <w:szCs w:val="24"/>
        </w:rPr>
        <w:t>)</w:t>
      </w:r>
      <w:r w:rsidR="270A72FA" w:rsidRPr="006A4C2A">
        <w:rPr>
          <w:rFonts w:ascii="Times New Roman" w:eastAsia="Times New Roman" w:hAnsi="Times New Roman" w:cs="Times New Roman"/>
          <w:sz w:val="24"/>
          <w:szCs w:val="24"/>
        </w:rPr>
        <w:t xml:space="preserve"> .</w:t>
      </w:r>
      <w:proofErr w:type="gramEnd"/>
    </w:p>
    <w:p w14:paraId="1A35F291" w14:textId="2F094383" w:rsidR="41F39903" w:rsidRPr="006A4C2A" w:rsidRDefault="270A72FA" w:rsidP="0082083A">
      <w:pPr>
        <w:pStyle w:val="ListParagraph"/>
        <w:numPr>
          <w:ilvl w:val="0"/>
          <w:numId w:val="82"/>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Based on that </w:t>
      </w:r>
      <w:r w:rsidR="584C337D" w:rsidRPr="006A4C2A">
        <w:rPr>
          <w:rFonts w:ascii="Times New Roman" w:eastAsia="Times New Roman" w:hAnsi="Times New Roman" w:cs="Times New Roman"/>
          <w:sz w:val="24"/>
          <w:szCs w:val="24"/>
        </w:rPr>
        <w:t xml:space="preserve">it will </w:t>
      </w:r>
      <w:r w:rsidRPr="006A4C2A">
        <w:rPr>
          <w:rFonts w:ascii="Times New Roman" w:eastAsia="Times New Roman" w:hAnsi="Times New Roman" w:cs="Times New Roman"/>
          <w:sz w:val="24"/>
          <w:szCs w:val="24"/>
        </w:rPr>
        <w:t xml:space="preserve">clearly show </w:t>
      </w:r>
      <w:r w:rsidR="6C2E75A0" w:rsidRPr="006A4C2A">
        <w:rPr>
          <w:rFonts w:ascii="Times New Roman" w:eastAsia="Times New Roman" w:hAnsi="Times New Roman" w:cs="Times New Roman"/>
          <w:sz w:val="24"/>
          <w:szCs w:val="24"/>
        </w:rPr>
        <w:t>opening movie</w:t>
      </w:r>
      <w:r w:rsidRPr="006A4C2A">
        <w:rPr>
          <w:rFonts w:ascii="Times New Roman" w:eastAsia="Times New Roman" w:hAnsi="Times New Roman" w:cs="Times New Roman"/>
          <w:sz w:val="24"/>
          <w:szCs w:val="24"/>
        </w:rPr>
        <w:t xml:space="preserve"> times</w:t>
      </w:r>
    </w:p>
    <w:p w14:paraId="417E4883" w14:textId="1D731667" w:rsidR="006D6C50" w:rsidRPr="006A4C2A" w:rsidRDefault="5F270D7B" w:rsidP="0082083A">
      <w:pPr>
        <w:numPr>
          <w:ilvl w:val="0"/>
          <w:numId w:val="99"/>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Seat Map</w:t>
      </w:r>
      <w:r w:rsidR="11DEFA96" w:rsidRPr="006A4C2A">
        <w:rPr>
          <w:rFonts w:ascii="Times New Roman" w:eastAsia="Times New Roman" w:hAnsi="Times New Roman" w:cs="Times New Roman"/>
          <w:b/>
          <w:bCs/>
          <w:sz w:val="24"/>
          <w:szCs w:val="24"/>
        </w:rPr>
        <w:t>ping</w:t>
      </w:r>
      <w:r w:rsidRPr="006A4C2A">
        <w:rPr>
          <w:rFonts w:ascii="Times New Roman" w:eastAsia="Times New Roman" w:hAnsi="Times New Roman" w:cs="Times New Roman"/>
          <w:sz w:val="24"/>
          <w:szCs w:val="24"/>
        </w:rPr>
        <w:t> </w:t>
      </w:r>
    </w:p>
    <w:p w14:paraId="318B9CEF" w14:textId="37E84F90" w:rsidR="42532943" w:rsidRPr="006A4C2A" w:rsidRDefault="3480FDB7" w:rsidP="0082083A">
      <w:pPr>
        <w:pStyle w:val="ListParagraph"/>
        <w:numPr>
          <w:ilvl w:val="0"/>
          <w:numId w:val="81"/>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Action</w:t>
      </w:r>
    </w:p>
    <w:p w14:paraId="496FFE64" w14:textId="6300F0A0" w:rsidR="762DDFEC" w:rsidRPr="006A4C2A" w:rsidRDefault="762BCB12" w:rsidP="0082083A">
      <w:pPr>
        <w:pStyle w:val="ListParagraph"/>
        <w:numPr>
          <w:ilvl w:val="0"/>
          <w:numId w:val="79"/>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People use the</w:t>
      </w:r>
      <w:r w:rsidRPr="006A4C2A">
        <w:rPr>
          <w:rFonts w:ascii="Times New Roman" w:eastAsia="Times New Roman" w:hAnsi="Times New Roman" w:cs="Times New Roman"/>
          <w:b/>
          <w:bCs/>
          <w:sz w:val="24"/>
          <w:szCs w:val="24"/>
        </w:rPr>
        <w:t xml:space="preserve"> interactive grid </w:t>
      </w:r>
      <w:r w:rsidRPr="006A4C2A">
        <w:rPr>
          <w:rFonts w:ascii="Times New Roman" w:eastAsia="Times New Roman" w:hAnsi="Times New Roman" w:cs="Times New Roman"/>
          <w:sz w:val="24"/>
          <w:szCs w:val="24"/>
        </w:rPr>
        <w:t xml:space="preserve">(based on SVG or </w:t>
      </w:r>
      <w:r w:rsidR="69E9A137" w:rsidRPr="006A4C2A">
        <w:rPr>
          <w:rFonts w:ascii="Times New Roman" w:eastAsia="Times New Roman" w:hAnsi="Times New Roman" w:cs="Times New Roman"/>
          <w:sz w:val="24"/>
          <w:szCs w:val="24"/>
        </w:rPr>
        <w:t xml:space="preserve">color-code </w:t>
      </w:r>
      <w:r w:rsidR="54125814" w:rsidRPr="006A4C2A">
        <w:rPr>
          <w:rFonts w:ascii="Times New Roman" w:eastAsia="Times New Roman" w:hAnsi="Times New Roman" w:cs="Times New Roman"/>
          <w:sz w:val="24"/>
          <w:szCs w:val="24"/>
        </w:rPr>
        <w:t>Green:</w:t>
      </w:r>
      <w:r w:rsidR="69E9A137" w:rsidRPr="006A4C2A">
        <w:rPr>
          <w:rFonts w:ascii="Times New Roman" w:eastAsia="Times New Roman" w:hAnsi="Times New Roman" w:cs="Times New Roman"/>
          <w:sz w:val="24"/>
          <w:szCs w:val="24"/>
        </w:rPr>
        <w:t xml:space="preserve"> </w:t>
      </w:r>
      <w:r w:rsidR="63439F0C" w:rsidRPr="006A4C2A">
        <w:rPr>
          <w:rFonts w:ascii="Times New Roman" w:eastAsia="Times New Roman" w:hAnsi="Times New Roman" w:cs="Times New Roman"/>
          <w:sz w:val="24"/>
          <w:szCs w:val="24"/>
        </w:rPr>
        <w:t>Available</w:t>
      </w:r>
      <w:r w:rsidR="69E9A137" w:rsidRPr="006A4C2A">
        <w:rPr>
          <w:rFonts w:ascii="Times New Roman" w:eastAsia="Times New Roman" w:hAnsi="Times New Roman" w:cs="Times New Roman"/>
          <w:sz w:val="24"/>
          <w:szCs w:val="24"/>
        </w:rPr>
        <w:t xml:space="preserve">, </w:t>
      </w:r>
      <w:proofErr w:type="gramStart"/>
      <w:r w:rsidR="69E9A137" w:rsidRPr="006A4C2A">
        <w:rPr>
          <w:rFonts w:ascii="Times New Roman" w:eastAsia="Times New Roman" w:hAnsi="Times New Roman" w:cs="Times New Roman"/>
          <w:sz w:val="24"/>
          <w:szCs w:val="24"/>
        </w:rPr>
        <w:t>Red :</w:t>
      </w:r>
      <w:proofErr w:type="gramEnd"/>
      <w:r w:rsidR="69E9A137" w:rsidRPr="006A4C2A">
        <w:rPr>
          <w:rFonts w:ascii="Times New Roman" w:eastAsia="Times New Roman" w:hAnsi="Times New Roman" w:cs="Times New Roman"/>
          <w:sz w:val="24"/>
          <w:szCs w:val="24"/>
        </w:rPr>
        <w:t xml:space="preserve"> </w:t>
      </w:r>
      <w:r w:rsidR="02B8D693" w:rsidRPr="006A4C2A">
        <w:rPr>
          <w:rFonts w:ascii="Times New Roman" w:eastAsia="Times New Roman" w:hAnsi="Times New Roman" w:cs="Times New Roman"/>
          <w:sz w:val="24"/>
          <w:szCs w:val="24"/>
        </w:rPr>
        <w:t>Booked,</w:t>
      </w:r>
      <w:r w:rsidR="69E9A137" w:rsidRPr="006A4C2A">
        <w:rPr>
          <w:rFonts w:ascii="Times New Roman" w:eastAsia="Times New Roman" w:hAnsi="Times New Roman" w:cs="Times New Roman"/>
          <w:sz w:val="24"/>
          <w:szCs w:val="24"/>
        </w:rPr>
        <w:t xml:space="preserve"> </w:t>
      </w:r>
      <w:bookmarkStart w:id="60" w:name="_Int_bk1T5ont"/>
      <w:r w:rsidR="69E9A137" w:rsidRPr="006A4C2A">
        <w:rPr>
          <w:rFonts w:ascii="Times New Roman" w:eastAsia="Times New Roman" w:hAnsi="Times New Roman" w:cs="Times New Roman"/>
          <w:sz w:val="24"/>
          <w:szCs w:val="24"/>
        </w:rPr>
        <w:t>blue</w:t>
      </w:r>
      <w:r w:rsidR="00EBFA02" w:rsidRPr="006A4C2A">
        <w:rPr>
          <w:rFonts w:ascii="Times New Roman" w:eastAsia="Times New Roman" w:hAnsi="Times New Roman" w:cs="Times New Roman"/>
          <w:sz w:val="24"/>
          <w:szCs w:val="24"/>
        </w:rPr>
        <w:t xml:space="preserve"> with </w:t>
      </w:r>
      <w:proofErr w:type="gramStart"/>
      <w:r w:rsidR="00EBFA02" w:rsidRPr="006A4C2A">
        <w:rPr>
          <w:rFonts w:ascii="Times New Roman" w:eastAsia="Times New Roman" w:hAnsi="Times New Roman" w:cs="Times New Roman"/>
          <w:sz w:val="24"/>
          <w:szCs w:val="24"/>
        </w:rPr>
        <w:t>symbol</w:t>
      </w:r>
      <w:r w:rsidR="69E9A137" w:rsidRPr="006A4C2A">
        <w:rPr>
          <w:rFonts w:ascii="Times New Roman" w:eastAsia="Times New Roman" w:hAnsi="Times New Roman" w:cs="Times New Roman"/>
          <w:sz w:val="24"/>
          <w:szCs w:val="24"/>
        </w:rPr>
        <w:t xml:space="preserve"> </w:t>
      </w:r>
      <w:r w:rsidR="631A684A" w:rsidRPr="006A4C2A">
        <w:rPr>
          <w:rFonts w:ascii="Times New Roman" w:eastAsia="Times New Roman" w:hAnsi="Times New Roman" w:cs="Times New Roman"/>
          <w:sz w:val="24"/>
          <w:szCs w:val="24"/>
        </w:rPr>
        <w:t>:</w:t>
      </w:r>
      <w:r w:rsidR="69E9A137" w:rsidRPr="006A4C2A">
        <w:rPr>
          <w:rFonts w:ascii="Times New Roman" w:eastAsia="Times New Roman" w:hAnsi="Times New Roman" w:cs="Times New Roman"/>
          <w:sz w:val="24"/>
          <w:szCs w:val="24"/>
        </w:rPr>
        <w:t>disable</w:t>
      </w:r>
      <w:bookmarkEnd w:id="60"/>
      <w:proofErr w:type="gramEnd"/>
      <w:r w:rsidRPr="006A4C2A">
        <w:rPr>
          <w:rFonts w:ascii="Times New Roman" w:eastAsia="Times New Roman" w:hAnsi="Times New Roman" w:cs="Times New Roman"/>
          <w:sz w:val="24"/>
          <w:szCs w:val="24"/>
        </w:rPr>
        <w:t>).</w:t>
      </w:r>
    </w:p>
    <w:p w14:paraId="598185E1" w14:textId="378F7D22" w:rsidR="73496AEE" w:rsidRPr="006A4C2A" w:rsidRDefault="598AA5AD" w:rsidP="0082083A">
      <w:pPr>
        <w:pStyle w:val="ListParagraph"/>
        <w:numPr>
          <w:ilvl w:val="0"/>
          <w:numId w:val="79"/>
        </w:num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Select seats</w:t>
      </w:r>
      <w:r w:rsidRPr="006A4C2A">
        <w:rPr>
          <w:rFonts w:ascii="Times New Roman" w:eastAsia="Times New Roman" w:hAnsi="Times New Roman" w:cs="Times New Roman"/>
          <w:sz w:val="24"/>
          <w:szCs w:val="24"/>
        </w:rPr>
        <w:t xml:space="preserve"> by clicking on them; blue highlights </w:t>
      </w:r>
      <w:r w:rsidR="09BE2E06" w:rsidRPr="006A4C2A">
        <w:rPr>
          <w:rFonts w:ascii="Times New Roman" w:eastAsia="Times New Roman" w:hAnsi="Times New Roman" w:cs="Times New Roman"/>
          <w:sz w:val="24"/>
          <w:szCs w:val="24"/>
        </w:rPr>
        <w:t>let</w:t>
      </w:r>
      <w:r w:rsidRPr="006A4C2A">
        <w:rPr>
          <w:rFonts w:ascii="Times New Roman" w:eastAsia="Times New Roman" w:hAnsi="Times New Roman" w:cs="Times New Roman"/>
          <w:sz w:val="24"/>
          <w:szCs w:val="24"/>
        </w:rPr>
        <w:t xml:space="preserve"> you know the seats you choose.</w:t>
      </w:r>
    </w:p>
    <w:p w14:paraId="2A49565A" w14:textId="2E86EB16" w:rsidR="73496AEE" w:rsidRPr="006A4C2A" w:rsidRDefault="598AA5AD" w:rsidP="0082083A">
      <w:pPr>
        <w:pStyle w:val="ListParagraph"/>
        <w:numPr>
          <w:ilvl w:val="0"/>
          <w:numId w:val="79"/>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Gives the option to set</w:t>
      </w:r>
      <w:r w:rsidR="460D3584" w:rsidRPr="006A4C2A">
        <w:rPr>
          <w:rFonts w:ascii="Times New Roman" w:eastAsia="Times New Roman" w:hAnsi="Times New Roman" w:cs="Times New Roman"/>
          <w:sz w:val="24"/>
          <w:szCs w:val="24"/>
        </w:rPr>
        <w:t xml:space="preserve"> the seat</w:t>
      </w:r>
      <w:r w:rsidRPr="006A4C2A">
        <w:rPr>
          <w:rFonts w:ascii="Times New Roman" w:eastAsia="Times New Roman" w:hAnsi="Times New Roman" w:cs="Times New Roman"/>
          <w:sz w:val="24"/>
          <w:szCs w:val="24"/>
        </w:rPr>
        <w:t xml:space="preserve"> as Adult, Child or </w:t>
      </w:r>
      <w:r w:rsidR="03D240F5" w:rsidRPr="006A4C2A">
        <w:rPr>
          <w:rFonts w:ascii="Times New Roman" w:eastAsia="Times New Roman" w:hAnsi="Times New Roman" w:cs="Times New Roman"/>
          <w:sz w:val="24"/>
          <w:szCs w:val="24"/>
        </w:rPr>
        <w:t>Senior after</w:t>
      </w:r>
      <w:r w:rsidRPr="006A4C2A">
        <w:rPr>
          <w:rFonts w:ascii="Times New Roman" w:eastAsia="Times New Roman" w:hAnsi="Times New Roman" w:cs="Times New Roman"/>
          <w:sz w:val="24"/>
          <w:szCs w:val="24"/>
        </w:rPr>
        <w:t xml:space="preserve"> selecting number of seats.</w:t>
      </w:r>
    </w:p>
    <w:p w14:paraId="41D806A0" w14:textId="039D1B05" w:rsidR="42532943" w:rsidRPr="006A4C2A" w:rsidRDefault="3480FDB7" w:rsidP="0082083A">
      <w:pPr>
        <w:pStyle w:val="ListParagraph"/>
        <w:numPr>
          <w:ilvl w:val="0"/>
          <w:numId w:val="81"/>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Data Bandying:</w:t>
      </w:r>
    </w:p>
    <w:p w14:paraId="36F1F0C4" w14:textId="5032EF21" w:rsidR="661B34F0" w:rsidRPr="006A4C2A" w:rsidRDefault="2EBD953F" w:rsidP="0082083A">
      <w:pPr>
        <w:pStyle w:val="ListParagraph"/>
        <w:numPr>
          <w:ilvl w:val="0"/>
          <w:numId w:val="67"/>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Send designated seat IDs and details of any ticket </w:t>
      </w:r>
      <w:proofErr w:type="gramStart"/>
      <w:r w:rsidRPr="006A4C2A">
        <w:rPr>
          <w:rFonts w:ascii="Times New Roman" w:eastAsia="Times New Roman" w:hAnsi="Times New Roman" w:cs="Times New Roman"/>
          <w:sz w:val="24"/>
          <w:szCs w:val="24"/>
        </w:rPr>
        <w:t>types</w:t>
      </w:r>
      <w:proofErr w:type="gramEnd"/>
      <w:r w:rsidRPr="006A4C2A">
        <w:rPr>
          <w:rFonts w:ascii="Times New Roman" w:eastAsia="Times New Roman" w:hAnsi="Times New Roman" w:cs="Times New Roman"/>
          <w:sz w:val="24"/>
          <w:szCs w:val="24"/>
        </w:rPr>
        <w:t xml:space="preserve"> selected to the server to check real </w:t>
      </w:r>
      <w:proofErr w:type="gramStart"/>
      <w:r w:rsidRPr="006A4C2A">
        <w:rPr>
          <w:rFonts w:ascii="Times New Roman" w:eastAsia="Times New Roman" w:hAnsi="Times New Roman" w:cs="Times New Roman"/>
          <w:sz w:val="24"/>
          <w:szCs w:val="24"/>
        </w:rPr>
        <w:t>time  availability</w:t>
      </w:r>
      <w:proofErr w:type="gramEnd"/>
      <w:r w:rsidRPr="006A4C2A">
        <w:rPr>
          <w:rFonts w:ascii="Times New Roman" w:eastAsia="Times New Roman" w:hAnsi="Times New Roman" w:cs="Times New Roman"/>
          <w:sz w:val="24"/>
          <w:szCs w:val="24"/>
        </w:rPr>
        <w:t>.</w:t>
      </w:r>
    </w:p>
    <w:p w14:paraId="791C7B1B" w14:textId="14327983" w:rsidR="14F00195" w:rsidRPr="006A4C2A" w:rsidRDefault="14F00195" w:rsidP="5B50B6F8">
      <w:pPr>
        <w:pStyle w:val="ListParagraph"/>
        <w:ind w:left="1080"/>
        <w:rPr>
          <w:rFonts w:ascii="Times New Roman" w:eastAsia="Times New Roman" w:hAnsi="Times New Roman" w:cs="Times New Roman"/>
          <w:sz w:val="24"/>
          <w:szCs w:val="24"/>
        </w:rPr>
      </w:pPr>
    </w:p>
    <w:p w14:paraId="073C9AE9" w14:textId="606FF58E" w:rsidR="2FC107F1" w:rsidRPr="006A4C2A" w:rsidRDefault="2FC107F1" w:rsidP="5B50B6F8">
      <w:pPr>
        <w:pStyle w:val="ListParagraph"/>
        <w:ind w:left="1080"/>
        <w:rPr>
          <w:rFonts w:ascii="Times New Roman" w:eastAsia="Times New Roman" w:hAnsi="Times New Roman" w:cs="Times New Roman"/>
          <w:sz w:val="24"/>
          <w:szCs w:val="24"/>
        </w:rPr>
      </w:pPr>
    </w:p>
    <w:p w14:paraId="11D16654" w14:textId="7BC93C6C" w:rsidR="2FC107F1" w:rsidRPr="006A4C2A" w:rsidRDefault="2FC107F1" w:rsidP="5B50B6F8">
      <w:pPr>
        <w:pStyle w:val="ListParagraph"/>
        <w:ind w:left="1080"/>
        <w:rPr>
          <w:rFonts w:ascii="Times New Roman" w:eastAsia="Times New Roman" w:hAnsi="Times New Roman" w:cs="Times New Roman"/>
          <w:sz w:val="24"/>
          <w:szCs w:val="24"/>
        </w:rPr>
      </w:pPr>
    </w:p>
    <w:p w14:paraId="16F166A5" w14:textId="77777777" w:rsidR="008C245E" w:rsidRPr="006A4C2A" w:rsidRDefault="008C245E" w:rsidP="5B50B6F8">
      <w:pPr>
        <w:pStyle w:val="ListParagraph"/>
        <w:ind w:left="1080"/>
        <w:rPr>
          <w:rFonts w:ascii="Times New Roman" w:eastAsia="Times New Roman" w:hAnsi="Times New Roman" w:cs="Times New Roman"/>
          <w:sz w:val="24"/>
          <w:szCs w:val="24"/>
        </w:rPr>
      </w:pPr>
    </w:p>
    <w:p w14:paraId="5A8CB71F" w14:textId="77777777" w:rsidR="008C245E" w:rsidRPr="006A4C2A" w:rsidRDefault="008C245E" w:rsidP="5B50B6F8">
      <w:pPr>
        <w:pStyle w:val="ListParagraph"/>
        <w:ind w:left="1080"/>
        <w:rPr>
          <w:rFonts w:ascii="Times New Roman" w:eastAsia="Times New Roman" w:hAnsi="Times New Roman" w:cs="Times New Roman"/>
          <w:sz w:val="24"/>
          <w:szCs w:val="24"/>
        </w:rPr>
      </w:pPr>
    </w:p>
    <w:p w14:paraId="0F665767" w14:textId="77777777" w:rsidR="008C245E" w:rsidRPr="006A4C2A" w:rsidRDefault="008C245E" w:rsidP="5B50B6F8">
      <w:pPr>
        <w:pStyle w:val="ListParagraph"/>
        <w:ind w:left="1080"/>
        <w:rPr>
          <w:rFonts w:ascii="Times New Roman" w:eastAsia="Times New Roman" w:hAnsi="Times New Roman" w:cs="Times New Roman"/>
          <w:sz w:val="24"/>
          <w:szCs w:val="24"/>
        </w:rPr>
      </w:pPr>
    </w:p>
    <w:p w14:paraId="319859E3" w14:textId="77777777" w:rsidR="008C245E" w:rsidRPr="006A4C2A" w:rsidRDefault="008C245E" w:rsidP="5B50B6F8">
      <w:pPr>
        <w:pStyle w:val="ListParagraph"/>
        <w:ind w:left="1080"/>
        <w:rPr>
          <w:rFonts w:ascii="Times New Roman" w:eastAsia="Times New Roman" w:hAnsi="Times New Roman" w:cs="Times New Roman"/>
          <w:sz w:val="24"/>
          <w:szCs w:val="24"/>
        </w:rPr>
      </w:pPr>
    </w:p>
    <w:p w14:paraId="0EB77D6E" w14:textId="687763D4" w:rsidR="78012105" w:rsidRPr="006A4C2A" w:rsidRDefault="5F270D7B" w:rsidP="0082083A">
      <w:pPr>
        <w:pStyle w:val="ListParagraph"/>
        <w:numPr>
          <w:ilvl w:val="0"/>
          <w:numId w:val="99"/>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lastRenderedPageBreak/>
        <w:t>Confirmation</w:t>
      </w:r>
      <w:r w:rsidR="09204AC6" w:rsidRPr="006A4C2A">
        <w:rPr>
          <w:rFonts w:ascii="Times New Roman" w:eastAsia="Times New Roman" w:hAnsi="Times New Roman" w:cs="Times New Roman"/>
          <w:b/>
          <w:bCs/>
          <w:sz w:val="24"/>
          <w:szCs w:val="24"/>
        </w:rPr>
        <w:t xml:space="preserve"> and </w:t>
      </w:r>
      <w:r w:rsidRPr="006A4C2A">
        <w:rPr>
          <w:rFonts w:ascii="Times New Roman" w:eastAsia="Times New Roman" w:hAnsi="Times New Roman" w:cs="Times New Roman"/>
          <w:b/>
          <w:bCs/>
          <w:sz w:val="24"/>
          <w:szCs w:val="24"/>
        </w:rPr>
        <w:t>Payment</w:t>
      </w:r>
      <w:r w:rsidRPr="006A4C2A">
        <w:rPr>
          <w:rFonts w:ascii="Times New Roman" w:eastAsia="Times New Roman" w:hAnsi="Times New Roman" w:cs="Times New Roman"/>
          <w:sz w:val="24"/>
          <w:szCs w:val="24"/>
        </w:rPr>
        <w:t> </w:t>
      </w:r>
    </w:p>
    <w:p w14:paraId="25F5D5C1" w14:textId="5AD6D1D4" w:rsidR="4E2AC228" w:rsidRPr="006A4C2A" w:rsidRDefault="3CDF25A5" w:rsidP="0082083A">
      <w:pPr>
        <w:pStyle w:val="ListParagraph"/>
        <w:numPr>
          <w:ilvl w:val="0"/>
          <w:numId w:val="80"/>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Action</w:t>
      </w:r>
    </w:p>
    <w:p w14:paraId="737EF3A3" w14:textId="325A9F63" w:rsidR="2FD5E805" w:rsidRPr="006A4C2A" w:rsidRDefault="51448247" w:rsidP="0082083A">
      <w:pPr>
        <w:pStyle w:val="ListParagraph"/>
        <w:numPr>
          <w:ilvl w:val="0"/>
          <w:numId w:val="66"/>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user presses the </w:t>
      </w:r>
      <w:r w:rsidR="7F765FBD" w:rsidRPr="006A4C2A">
        <w:rPr>
          <w:rFonts w:ascii="Times New Roman" w:eastAsia="Times New Roman" w:hAnsi="Times New Roman" w:cs="Times New Roman"/>
          <w:b/>
          <w:bCs/>
          <w:sz w:val="24"/>
          <w:szCs w:val="24"/>
        </w:rPr>
        <w:t>“payment”</w:t>
      </w:r>
      <w:r w:rsidR="7F765FBD" w:rsidRPr="006A4C2A">
        <w:rPr>
          <w:rFonts w:ascii="Times New Roman" w:eastAsia="Times New Roman" w:hAnsi="Times New Roman" w:cs="Times New Roman"/>
          <w:sz w:val="24"/>
          <w:szCs w:val="24"/>
        </w:rPr>
        <w:t xml:space="preserve"> </w:t>
      </w:r>
      <w:r w:rsidRPr="006A4C2A">
        <w:rPr>
          <w:rFonts w:ascii="Times New Roman" w:eastAsia="Times New Roman" w:hAnsi="Times New Roman" w:cs="Times New Roman"/>
          <w:sz w:val="24"/>
          <w:szCs w:val="24"/>
        </w:rPr>
        <w:t xml:space="preserve">button to finish the </w:t>
      </w:r>
      <w:r w:rsidR="2AC2C526" w:rsidRPr="006A4C2A">
        <w:rPr>
          <w:rFonts w:ascii="Times New Roman" w:eastAsia="Times New Roman" w:hAnsi="Times New Roman" w:cs="Times New Roman"/>
          <w:sz w:val="24"/>
          <w:szCs w:val="24"/>
        </w:rPr>
        <w:t>booking</w:t>
      </w:r>
    </w:p>
    <w:p w14:paraId="6FDD4B65" w14:textId="6274083C" w:rsidR="2FD5E805" w:rsidRPr="006A4C2A" w:rsidRDefault="51448247" w:rsidP="0082083A">
      <w:pPr>
        <w:pStyle w:val="ListParagraph"/>
        <w:numPr>
          <w:ilvl w:val="0"/>
          <w:numId w:val="66"/>
        </w:num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w:t>
      </w:r>
      <w:r w:rsidR="3A672C36" w:rsidRPr="006A4C2A">
        <w:rPr>
          <w:rFonts w:ascii="Times New Roman" w:eastAsia="Times New Roman" w:hAnsi="Times New Roman" w:cs="Times New Roman"/>
          <w:sz w:val="24"/>
          <w:szCs w:val="24"/>
        </w:rPr>
        <w:t>The</w:t>
      </w:r>
      <w:proofErr w:type="gramEnd"/>
      <w:r w:rsidR="3A672C36" w:rsidRPr="006A4C2A">
        <w:rPr>
          <w:rFonts w:ascii="Times New Roman" w:eastAsia="Times New Roman" w:hAnsi="Times New Roman" w:cs="Times New Roman"/>
          <w:sz w:val="24"/>
          <w:szCs w:val="24"/>
        </w:rPr>
        <w:t xml:space="preserve"> Views summary model displays seat numbers, the ticket types and a changing total price.</w:t>
      </w:r>
    </w:p>
    <w:p w14:paraId="332371BB" w14:textId="3B9BD053" w:rsidR="14F00195" w:rsidRPr="006A4C2A" w:rsidRDefault="14F00195" w:rsidP="5B50B6F8">
      <w:pPr>
        <w:rPr>
          <w:rFonts w:ascii="Times New Roman" w:eastAsia="Times New Roman" w:hAnsi="Times New Roman" w:cs="Times New Roman"/>
          <w:sz w:val="24"/>
          <w:szCs w:val="24"/>
        </w:rPr>
      </w:pPr>
    </w:p>
    <w:p w14:paraId="4AB69591" w14:textId="41A797CD" w:rsidR="14F00195" w:rsidRPr="006A4C2A" w:rsidRDefault="14F00195" w:rsidP="5B50B6F8">
      <w:pPr>
        <w:ind w:left="720"/>
        <w:rPr>
          <w:rFonts w:ascii="Times New Roman" w:eastAsia="Times New Roman" w:hAnsi="Times New Roman" w:cs="Times New Roman"/>
          <w:sz w:val="24"/>
          <w:szCs w:val="24"/>
        </w:rPr>
      </w:pPr>
    </w:p>
    <w:p w14:paraId="65F06153" w14:textId="03C66891" w:rsidR="1D490DA6" w:rsidRPr="006A4C2A" w:rsidRDefault="7DB027C6" w:rsidP="5B50B6F8">
      <w:pPr>
        <w:rPr>
          <w:rFonts w:ascii="Times New Roman" w:eastAsia="Times New Roman" w:hAnsi="Times New Roman" w:cs="Times New Roman"/>
          <w:b/>
          <w:bCs/>
          <w:color w:val="0070C0"/>
          <w:sz w:val="24"/>
          <w:szCs w:val="24"/>
          <w:u w:val="single"/>
        </w:rPr>
      </w:pPr>
      <w:r w:rsidRPr="006A4C2A">
        <w:rPr>
          <w:rFonts w:ascii="Times New Roman" w:eastAsia="Times New Roman" w:hAnsi="Times New Roman" w:cs="Times New Roman"/>
          <w:color w:val="0070C0"/>
          <w:sz w:val="24"/>
          <w:szCs w:val="24"/>
        </w:rPr>
        <w:t>Server-End: </w:t>
      </w:r>
    </w:p>
    <w:p w14:paraId="1B40F12D" w14:textId="5E2FC734" w:rsidR="63AD645C" w:rsidRPr="006A4C2A" w:rsidRDefault="4201E1D0" w:rsidP="5B50B6F8">
      <w:p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Following</w:t>
      </w:r>
      <w:proofErr w:type="gramEnd"/>
      <w:r w:rsidRPr="006A4C2A">
        <w:rPr>
          <w:rFonts w:ascii="Times New Roman" w:eastAsia="Times New Roman" w:hAnsi="Times New Roman" w:cs="Times New Roman"/>
          <w:sz w:val="24"/>
          <w:szCs w:val="24"/>
        </w:rPr>
        <w:t xml:space="preserve"> </w:t>
      </w:r>
      <w:r w:rsidR="30829F71" w:rsidRPr="006A4C2A">
        <w:rPr>
          <w:rFonts w:ascii="Times New Roman" w:eastAsia="Times New Roman" w:hAnsi="Times New Roman" w:cs="Times New Roman"/>
          <w:sz w:val="24"/>
          <w:szCs w:val="24"/>
        </w:rPr>
        <w:t xml:space="preserve">are </w:t>
      </w:r>
      <w:r w:rsidRPr="006A4C2A">
        <w:rPr>
          <w:rFonts w:ascii="Times New Roman" w:eastAsia="Times New Roman" w:hAnsi="Times New Roman" w:cs="Times New Roman"/>
          <w:sz w:val="24"/>
          <w:szCs w:val="24"/>
        </w:rPr>
        <w:t>the list</w:t>
      </w:r>
      <w:r w:rsidR="3B7869F7" w:rsidRPr="006A4C2A">
        <w:rPr>
          <w:rFonts w:ascii="Times New Roman" w:eastAsia="Times New Roman" w:hAnsi="Times New Roman" w:cs="Times New Roman"/>
          <w:sz w:val="24"/>
          <w:szCs w:val="24"/>
        </w:rPr>
        <w:t xml:space="preserve">s </w:t>
      </w:r>
      <w:r w:rsidRPr="006A4C2A">
        <w:rPr>
          <w:rFonts w:ascii="Times New Roman" w:eastAsia="Times New Roman" w:hAnsi="Times New Roman" w:cs="Times New Roman"/>
          <w:sz w:val="24"/>
          <w:szCs w:val="24"/>
        </w:rPr>
        <w:t xml:space="preserve">of </w:t>
      </w:r>
      <w:r w:rsidR="7559DEA5" w:rsidRPr="006A4C2A">
        <w:rPr>
          <w:rFonts w:ascii="Times New Roman" w:eastAsia="Times New Roman" w:hAnsi="Times New Roman" w:cs="Times New Roman"/>
          <w:sz w:val="24"/>
          <w:szCs w:val="24"/>
        </w:rPr>
        <w:t>server-end logic</w:t>
      </w:r>
      <w:r w:rsidRPr="006A4C2A">
        <w:rPr>
          <w:rFonts w:ascii="Times New Roman" w:eastAsia="Times New Roman" w:hAnsi="Times New Roman" w:cs="Times New Roman"/>
          <w:sz w:val="24"/>
          <w:szCs w:val="24"/>
        </w:rPr>
        <w:t xml:space="preserve"> used for </w:t>
      </w:r>
      <w:proofErr w:type="gramStart"/>
      <w:r w:rsidRPr="006A4C2A">
        <w:rPr>
          <w:rFonts w:ascii="Times New Roman" w:eastAsia="Times New Roman" w:hAnsi="Times New Roman" w:cs="Times New Roman"/>
          <w:sz w:val="24"/>
          <w:szCs w:val="24"/>
        </w:rPr>
        <w:t>Ticket</w:t>
      </w:r>
      <w:proofErr w:type="gramEnd"/>
      <w:r w:rsidRPr="006A4C2A">
        <w:rPr>
          <w:rFonts w:ascii="Times New Roman" w:eastAsia="Times New Roman" w:hAnsi="Times New Roman" w:cs="Times New Roman"/>
          <w:sz w:val="24"/>
          <w:szCs w:val="24"/>
        </w:rPr>
        <w:t xml:space="preserve"> Booking System:</w:t>
      </w:r>
    </w:p>
    <w:p w14:paraId="4BBCB06B" w14:textId="67BA152C" w:rsidR="1AE4D88D" w:rsidRPr="006A4C2A" w:rsidRDefault="29E1484F" w:rsidP="0082083A">
      <w:pPr>
        <w:pStyle w:val="ListParagraph"/>
        <w:numPr>
          <w:ilvl w:val="0"/>
          <w:numId w:val="86"/>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Request Validation</w:t>
      </w:r>
      <w:r w:rsidR="49B2DB66" w:rsidRPr="006A4C2A">
        <w:rPr>
          <w:rFonts w:ascii="Times New Roman" w:eastAsia="Times New Roman" w:hAnsi="Times New Roman" w:cs="Times New Roman"/>
          <w:b/>
          <w:bCs/>
          <w:sz w:val="24"/>
          <w:szCs w:val="24"/>
        </w:rPr>
        <w:t xml:space="preserve"> logic</w:t>
      </w:r>
    </w:p>
    <w:p w14:paraId="36928689" w14:textId="69D45768" w:rsidR="7CC89141" w:rsidRPr="006A4C2A" w:rsidRDefault="0FFD770A" w:rsidP="0082083A">
      <w:pPr>
        <w:pStyle w:val="ListParagraph"/>
        <w:numPr>
          <w:ilvl w:val="0"/>
          <w:numId w:val="65"/>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Validate</w:t>
      </w:r>
    </w:p>
    <w:p w14:paraId="7927DDC0" w14:textId="11535426" w:rsidR="7CC89141" w:rsidRPr="006A4C2A" w:rsidRDefault="0FFD770A" w:rsidP="0082083A">
      <w:pPr>
        <w:pStyle w:val="ListParagraph"/>
        <w:numPr>
          <w:ilvl w:val="0"/>
          <w:numId w:val="64"/>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Check that there is an upcoming </w:t>
      </w:r>
      <w:proofErr w:type="spellStart"/>
      <w:r w:rsidRPr="006A4C2A">
        <w:rPr>
          <w:rFonts w:ascii="Times New Roman" w:eastAsia="Times New Roman" w:hAnsi="Times New Roman" w:cs="Times New Roman"/>
          <w:sz w:val="24"/>
          <w:szCs w:val="24"/>
        </w:rPr>
        <w:t>showtime_id</w:t>
      </w:r>
      <w:proofErr w:type="spellEnd"/>
      <w:r w:rsidRPr="006A4C2A">
        <w:rPr>
          <w:rFonts w:ascii="Times New Roman" w:eastAsia="Times New Roman" w:hAnsi="Times New Roman" w:cs="Times New Roman"/>
          <w:sz w:val="24"/>
          <w:szCs w:val="24"/>
        </w:rPr>
        <w:t xml:space="preserve"> in the database.</w:t>
      </w:r>
    </w:p>
    <w:p w14:paraId="126BFF33" w14:textId="6F7CBE5D" w:rsidR="7CC89141" w:rsidRPr="006A4C2A" w:rsidRDefault="0FFD770A" w:rsidP="0082083A">
      <w:pPr>
        <w:pStyle w:val="ListParagraph"/>
        <w:numPr>
          <w:ilvl w:val="0"/>
          <w:numId w:val="64"/>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Be sure the seats are for the right theater screen</w:t>
      </w:r>
    </w:p>
    <w:p w14:paraId="5CBDDFBA" w14:textId="59AD5CA7" w:rsidR="7CC89141" w:rsidRPr="006A4C2A" w:rsidRDefault="0FFD770A" w:rsidP="0082083A">
      <w:pPr>
        <w:pStyle w:val="ListParagraph"/>
        <w:numPr>
          <w:ilvl w:val="0"/>
          <w:numId w:val="64"/>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Don’t have the same seat number selected twice.</w:t>
      </w:r>
    </w:p>
    <w:p w14:paraId="401F22F7" w14:textId="266D5B28" w:rsidR="14F00195" w:rsidRPr="006A4C2A" w:rsidRDefault="14F00195" w:rsidP="5B50B6F8">
      <w:pPr>
        <w:pStyle w:val="ListParagraph"/>
        <w:ind w:left="1440"/>
        <w:rPr>
          <w:rFonts w:ascii="Times New Roman" w:eastAsia="Times New Roman" w:hAnsi="Times New Roman" w:cs="Times New Roman"/>
          <w:b/>
          <w:bCs/>
          <w:sz w:val="24"/>
          <w:szCs w:val="24"/>
        </w:rPr>
      </w:pPr>
    </w:p>
    <w:p w14:paraId="4B0F49D7" w14:textId="192DB85E" w:rsidR="1AE4D88D" w:rsidRPr="006A4C2A" w:rsidRDefault="29E1484F" w:rsidP="0082083A">
      <w:pPr>
        <w:pStyle w:val="ListParagraph"/>
        <w:numPr>
          <w:ilvl w:val="0"/>
          <w:numId w:val="86"/>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Seat Availability Workflow</w:t>
      </w:r>
      <w:r w:rsidR="18FB0BAA" w:rsidRPr="006A4C2A">
        <w:rPr>
          <w:rFonts w:ascii="Times New Roman" w:eastAsia="Times New Roman" w:hAnsi="Times New Roman" w:cs="Times New Roman"/>
          <w:b/>
          <w:bCs/>
          <w:sz w:val="24"/>
          <w:szCs w:val="24"/>
        </w:rPr>
        <w:t xml:space="preserve"> logic</w:t>
      </w:r>
    </w:p>
    <w:p w14:paraId="74CA5E00" w14:textId="05BEAF8F" w:rsidR="6C8F13B8" w:rsidRPr="006A4C2A" w:rsidRDefault="2CFE3B94" w:rsidP="0082083A">
      <w:pPr>
        <w:pStyle w:val="ListParagraph"/>
        <w:numPr>
          <w:ilvl w:val="0"/>
          <w:numId w:val="63"/>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Real Time seat locking</w:t>
      </w:r>
    </w:p>
    <w:p w14:paraId="398311EB" w14:textId="668EA77A" w:rsidR="771EE229" w:rsidRPr="006A4C2A" w:rsidRDefault="23262879" w:rsidP="0082083A">
      <w:pPr>
        <w:pStyle w:val="ListParagraph"/>
        <w:numPr>
          <w:ilvl w:val="0"/>
          <w:numId w:val="62"/>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Locking seat using query database with </w:t>
      </w:r>
      <w:r w:rsidR="09072467" w:rsidRPr="006A4C2A">
        <w:rPr>
          <w:rFonts w:ascii="Times New Roman" w:eastAsia="Times New Roman" w:hAnsi="Times New Roman" w:cs="Times New Roman"/>
          <w:sz w:val="24"/>
          <w:szCs w:val="24"/>
        </w:rPr>
        <w:t xml:space="preserve">SELECT ... FOR UPDATE  </w:t>
      </w:r>
    </w:p>
    <w:p w14:paraId="239789F0" w14:textId="2517612F" w:rsidR="7F5C4908" w:rsidRPr="006A4C2A" w:rsidRDefault="09072467" w:rsidP="0082083A">
      <w:pPr>
        <w:pStyle w:val="ListParagraph"/>
        <w:numPr>
          <w:ilvl w:val="0"/>
          <w:numId w:val="62"/>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If all </w:t>
      </w:r>
      <w:proofErr w:type="gramStart"/>
      <w:r w:rsidRPr="006A4C2A">
        <w:rPr>
          <w:rFonts w:ascii="Times New Roman" w:eastAsia="Times New Roman" w:hAnsi="Times New Roman" w:cs="Times New Roman"/>
          <w:sz w:val="24"/>
          <w:szCs w:val="24"/>
        </w:rPr>
        <w:t>seat</w:t>
      </w:r>
      <w:proofErr w:type="gramEnd"/>
      <w:r w:rsidRPr="006A4C2A">
        <w:rPr>
          <w:rFonts w:ascii="Times New Roman" w:eastAsia="Times New Roman" w:hAnsi="Times New Roman" w:cs="Times New Roman"/>
          <w:sz w:val="24"/>
          <w:szCs w:val="24"/>
        </w:rPr>
        <w:t xml:space="preserve"> are available</w:t>
      </w:r>
    </w:p>
    <w:p w14:paraId="394CD58E" w14:textId="46CD3286" w:rsidR="7F5C4908" w:rsidRPr="006A4C2A" w:rsidRDefault="34584B10" w:rsidP="5B50B6F8">
      <w:pPr>
        <w:pStyle w:val="ListParagraph"/>
        <w:ind w:left="14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5D477917" w:rsidRPr="006A4C2A">
        <w:rPr>
          <w:rFonts w:ascii="Times New Roman" w:hAnsi="Times New Roman" w:cs="Times New Roman"/>
        </w:rPr>
        <w:tab/>
      </w:r>
      <w:r w:rsidRPr="006A4C2A">
        <w:rPr>
          <w:rFonts w:ascii="Times New Roman" w:eastAsia="Times New Roman" w:hAnsi="Times New Roman" w:cs="Times New Roman"/>
          <w:sz w:val="24"/>
          <w:szCs w:val="24"/>
        </w:rPr>
        <w:t xml:space="preserve">- </w:t>
      </w:r>
      <w:proofErr w:type="gramStart"/>
      <w:r w:rsidRPr="006A4C2A">
        <w:rPr>
          <w:rFonts w:ascii="Times New Roman" w:eastAsia="Times New Roman" w:hAnsi="Times New Roman" w:cs="Times New Roman"/>
          <w:sz w:val="24"/>
          <w:szCs w:val="24"/>
        </w:rPr>
        <w:t>for 10 minutes reserve the seat selected by user</w:t>
      </w:r>
      <w:proofErr w:type="gramEnd"/>
      <w:r w:rsidRPr="006A4C2A">
        <w:rPr>
          <w:rFonts w:ascii="Times New Roman" w:eastAsia="Times New Roman" w:hAnsi="Times New Roman" w:cs="Times New Roman"/>
          <w:sz w:val="24"/>
          <w:szCs w:val="24"/>
        </w:rPr>
        <w:t>.</w:t>
      </w:r>
    </w:p>
    <w:p w14:paraId="0785BCDE" w14:textId="75B8F462" w:rsidR="7F5C4908" w:rsidRPr="006A4C2A" w:rsidRDefault="34584B10" w:rsidP="5B50B6F8">
      <w:pPr>
        <w:pStyle w:val="ListParagraph"/>
        <w:ind w:left="14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w:t>
      </w:r>
      <w:r w:rsidR="5D477917" w:rsidRPr="006A4C2A">
        <w:rPr>
          <w:rFonts w:ascii="Times New Roman" w:hAnsi="Times New Roman" w:cs="Times New Roman"/>
        </w:rPr>
        <w:tab/>
      </w:r>
      <w:r w:rsidRPr="006A4C2A">
        <w:rPr>
          <w:rFonts w:ascii="Times New Roman" w:eastAsia="Times New Roman" w:hAnsi="Times New Roman" w:cs="Times New Roman"/>
          <w:sz w:val="24"/>
          <w:szCs w:val="24"/>
        </w:rPr>
        <w:t xml:space="preserve">- write reserve to the seat </w:t>
      </w:r>
      <w:r w:rsidR="7FF73880" w:rsidRPr="006A4C2A">
        <w:rPr>
          <w:rFonts w:ascii="Times New Roman" w:eastAsia="Times New Roman" w:hAnsi="Times New Roman" w:cs="Times New Roman"/>
          <w:sz w:val="24"/>
          <w:szCs w:val="24"/>
        </w:rPr>
        <w:t xml:space="preserve">which is in booking process by user </w:t>
      </w:r>
    </w:p>
    <w:p w14:paraId="42A87C95" w14:textId="62FB257A" w:rsidR="14F00195" w:rsidRPr="006A4C2A" w:rsidRDefault="14F00195" w:rsidP="5B50B6F8">
      <w:pPr>
        <w:pStyle w:val="ListParagraph"/>
        <w:ind w:left="1440"/>
        <w:rPr>
          <w:rFonts w:ascii="Times New Roman" w:eastAsia="Times New Roman" w:hAnsi="Times New Roman" w:cs="Times New Roman"/>
          <w:sz w:val="24"/>
          <w:szCs w:val="24"/>
        </w:rPr>
      </w:pPr>
    </w:p>
    <w:p w14:paraId="5ADDCD63" w14:textId="5FCF8C30" w:rsidR="1AE4D88D" w:rsidRPr="006A4C2A" w:rsidRDefault="29E1484F" w:rsidP="0082083A">
      <w:pPr>
        <w:pStyle w:val="ListParagraph"/>
        <w:numPr>
          <w:ilvl w:val="0"/>
          <w:numId w:val="86"/>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Ticket Pricing</w:t>
      </w:r>
      <w:r w:rsidR="4882743C" w:rsidRPr="006A4C2A">
        <w:rPr>
          <w:rFonts w:ascii="Times New Roman" w:eastAsia="Times New Roman" w:hAnsi="Times New Roman" w:cs="Times New Roman"/>
          <w:b/>
          <w:bCs/>
          <w:sz w:val="24"/>
          <w:szCs w:val="24"/>
        </w:rPr>
        <w:t xml:space="preserve"> logic</w:t>
      </w:r>
    </w:p>
    <w:p w14:paraId="1ECC9B30" w14:textId="22449C34" w:rsidR="568616B5" w:rsidRPr="006A4C2A" w:rsidRDefault="03AD84CC" w:rsidP="0082083A">
      <w:pPr>
        <w:pStyle w:val="ListParagraph"/>
        <w:numPr>
          <w:ilvl w:val="0"/>
          <w:numId w:val="61"/>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Collect base price from the </w:t>
      </w:r>
      <w:proofErr w:type="spellStart"/>
      <w:r w:rsidRPr="006A4C2A">
        <w:rPr>
          <w:rFonts w:ascii="Times New Roman" w:eastAsia="Times New Roman" w:hAnsi="Times New Roman" w:cs="Times New Roman"/>
          <w:sz w:val="24"/>
          <w:szCs w:val="24"/>
        </w:rPr>
        <w:t>ticket_type</w:t>
      </w:r>
      <w:proofErr w:type="spellEnd"/>
      <w:r w:rsidRPr="006A4C2A">
        <w:rPr>
          <w:rFonts w:ascii="Times New Roman" w:eastAsia="Times New Roman" w:hAnsi="Times New Roman" w:cs="Times New Roman"/>
          <w:sz w:val="24"/>
          <w:szCs w:val="24"/>
        </w:rPr>
        <w:t xml:space="preserve"> table.</w:t>
      </w:r>
    </w:p>
    <w:p w14:paraId="1B02BF6D" w14:textId="3D47C310" w:rsidR="568616B5" w:rsidRPr="006A4C2A" w:rsidRDefault="03AD84CC" w:rsidP="0082083A">
      <w:pPr>
        <w:pStyle w:val="ListParagraph"/>
        <w:numPr>
          <w:ilvl w:val="0"/>
          <w:numId w:val="61"/>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Total </w:t>
      </w:r>
      <w:proofErr w:type="gramStart"/>
      <w:r w:rsidRPr="006A4C2A">
        <w:rPr>
          <w:rFonts w:ascii="Times New Roman" w:eastAsia="Times New Roman" w:hAnsi="Times New Roman" w:cs="Times New Roman"/>
          <w:sz w:val="24"/>
          <w:szCs w:val="24"/>
        </w:rPr>
        <w:t>price :</w:t>
      </w:r>
      <w:proofErr w:type="gramEnd"/>
      <w:r w:rsidRPr="006A4C2A">
        <w:rPr>
          <w:rFonts w:ascii="Times New Roman" w:eastAsia="Times New Roman" w:hAnsi="Times New Roman" w:cs="Times New Roman"/>
          <w:sz w:val="24"/>
          <w:szCs w:val="24"/>
        </w:rPr>
        <w:t xml:space="preserve"> </w:t>
      </w:r>
      <w:r w:rsidR="2134B74E" w:rsidRPr="006A4C2A">
        <w:rPr>
          <w:rFonts w:ascii="Times New Roman" w:eastAsia="Times New Roman" w:hAnsi="Times New Roman" w:cs="Times New Roman"/>
          <w:sz w:val="24"/>
          <w:szCs w:val="24"/>
        </w:rPr>
        <w:t xml:space="preserve">sum of </w:t>
      </w:r>
      <w:proofErr w:type="gramStart"/>
      <w:r w:rsidR="2134B74E" w:rsidRPr="006A4C2A">
        <w:rPr>
          <w:rFonts w:ascii="Times New Roman" w:eastAsia="Times New Roman" w:hAnsi="Times New Roman" w:cs="Times New Roman"/>
          <w:sz w:val="24"/>
          <w:szCs w:val="24"/>
        </w:rPr>
        <w:t xml:space="preserve">( </w:t>
      </w:r>
      <w:proofErr w:type="spellStart"/>
      <w:r w:rsidR="2134B74E" w:rsidRPr="006A4C2A">
        <w:rPr>
          <w:rFonts w:ascii="Times New Roman" w:eastAsia="Times New Roman" w:hAnsi="Times New Roman" w:cs="Times New Roman"/>
          <w:sz w:val="24"/>
          <w:szCs w:val="24"/>
        </w:rPr>
        <w:t>ticket</w:t>
      </w:r>
      <w:proofErr w:type="gramEnd"/>
      <w:r w:rsidR="2134B74E" w:rsidRPr="006A4C2A">
        <w:rPr>
          <w:rFonts w:ascii="Times New Roman" w:eastAsia="Times New Roman" w:hAnsi="Times New Roman" w:cs="Times New Roman"/>
          <w:sz w:val="24"/>
          <w:szCs w:val="24"/>
        </w:rPr>
        <w:t>_type</w:t>
      </w:r>
      <w:proofErr w:type="spellEnd"/>
      <w:r w:rsidR="2134B74E" w:rsidRPr="006A4C2A">
        <w:rPr>
          <w:rFonts w:ascii="Times New Roman" w:eastAsia="Times New Roman" w:hAnsi="Times New Roman" w:cs="Times New Roman"/>
          <w:sz w:val="24"/>
          <w:szCs w:val="24"/>
        </w:rPr>
        <w:t xml:space="preserve"> x number of seat per ticket type p</w:t>
      </w:r>
      <w:r w:rsidR="18BCB785" w:rsidRPr="006A4C2A">
        <w:rPr>
          <w:rFonts w:ascii="Times New Roman" w:eastAsia="Times New Roman" w:hAnsi="Times New Roman" w:cs="Times New Roman"/>
          <w:sz w:val="24"/>
          <w:szCs w:val="24"/>
        </w:rPr>
        <w:t>r</w:t>
      </w:r>
      <w:r w:rsidR="2134B74E" w:rsidRPr="006A4C2A">
        <w:rPr>
          <w:rFonts w:ascii="Times New Roman" w:eastAsia="Times New Roman" w:hAnsi="Times New Roman" w:cs="Times New Roman"/>
          <w:sz w:val="24"/>
          <w:szCs w:val="24"/>
        </w:rPr>
        <w:t>ice)</w:t>
      </w:r>
    </w:p>
    <w:p w14:paraId="6EFA147A" w14:textId="42FC985A" w:rsidR="60208996" w:rsidRPr="006A4C2A" w:rsidRDefault="236B0BD4" w:rsidP="0082083A">
      <w:pPr>
        <w:pStyle w:val="ListParagraph"/>
        <w:numPr>
          <w:ilvl w:val="0"/>
          <w:numId w:val="61"/>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Process to press payment button.</w:t>
      </w:r>
    </w:p>
    <w:p w14:paraId="5B6A7A7C" w14:textId="1FB8AD2C" w:rsidR="14F00195" w:rsidRPr="006A4C2A" w:rsidRDefault="14F00195" w:rsidP="5B50B6F8">
      <w:pPr>
        <w:pStyle w:val="ListParagraph"/>
        <w:rPr>
          <w:rFonts w:ascii="Times New Roman" w:eastAsia="Times New Roman" w:hAnsi="Times New Roman" w:cs="Times New Roman"/>
          <w:b/>
          <w:bCs/>
          <w:sz w:val="24"/>
          <w:szCs w:val="24"/>
        </w:rPr>
      </w:pPr>
    </w:p>
    <w:p w14:paraId="41B96542" w14:textId="77777777" w:rsidR="008C245E" w:rsidRPr="006A4C2A" w:rsidRDefault="008C245E" w:rsidP="5B50B6F8">
      <w:pPr>
        <w:pStyle w:val="ListParagraph"/>
        <w:rPr>
          <w:rFonts w:ascii="Times New Roman" w:eastAsia="Times New Roman" w:hAnsi="Times New Roman" w:cs="Times New Roman"/>
          <w:b/>
          <w:bCs/>
          <w:sz w:val="24"/>
          <w:szCs w:val="24"/>
        </w:rPr>
      </w:pPr>
    </w:p>
    <w:p w14:paraId="26E34201" w14:textId="77777777" w:rsidR="008C245E" w:rsidRPr="006A4C2A" w:rsidRDefault="008C245E" w:rsidP="5B50B6F8">
      <w:pPr>
        <w:pStyle w:val="ListParagraph"/>
        <w:rPr>
          <w:rFonts w:ascii="Times New Roman" w:eastAsia="Times New Roman" w:hAnsi="Times New Roman" w:cs="Times New Roman"/>
          <w:b/>
          <w:bCs/>
          <w:sz w:val="24"/>
          <w:szCs w:val="24"/>
        </w:rPr>
      </w:pPr>
    </w:p>
    <w:p w14:paraId="6ACB5C00" w14:textId="77777777" w:rsidR="008C245E" w:rsidRPr="006A4C2A" w:rsidRDefault="008C245E" w:rsidP="5B50B6F8">
      <w:pPr>
        <w:pStyle w:val="ListParagraph"/>
        <w:rPr>
          <w:rFonts w:ascii="Times New Roman" w:eastAsia="Times New Roman" w:hAnsi="Times New Roman" w:cs="Times New Roman"/>
          <w:b/>
          <w:bCs/>
          <w:sz w:val="24"/>
          <w:szCs w:val="24"/>
        </w:rPr>
      </w:pPr>
    </w:p>
    <w:p w14:paraId="7D4DD9AB" w14:textId="77777777" w:rsidR="008C245E" w:rsidRPr="006A4C2A" w:rsidRDefault="008C245E" w:rsidP="5B50B6F8">
      <w:pPr>
        <w:pStyle w:val="ListParagraph"/>
        <w:rPr>
          <w:rFonts w:ascii="Times New Roman" w:eastAsia="Times New Roman" w:hAnsi="Times New Roman" w:cs="Times New Roman"/>
          <w:b/>
          <w:bCs/>
          <w:sz w:val="24"/>
          <w:szCs w:val="24"/>
        </w:rPr>
      </w:pPr>
    </w:p>
    <w:p w14:paraId="7660E108" w14:textId="77777777" w:rsidR="008C245E" w:rsidRPr="006A4C2A" w:rsidRDefault="008C245E" w:rsidP="5B50B6F8">
      <w:pPr>
        <w:pStyle w:val="ListParagraph"/>
        <w:rPr>
          <w:rFonts w:ascii="Times New Roman" w:eastAsia="Times New Roman" w:hAnsi="Times New Roman" w:cs="Times New Roman"/>
          <w:b/>
          <w:bCs/>
          <w:sz w:val="24"/>
          <w:szCs w:val="24"/>
        </w:rPr>
      </w:pPr>
    </w:p>
    <w:p w14:paraId="607AE531" w14:textId="77777777" w:rsidR="008C245E" w:rsidRPr="006A4C2A" w:rsidRDefault="008C245E" w:rsidP="5B50B6F8">
      <w:pPr>
        <w:pStyle w:val="ListParagraph"/>
        <w:rPr>
          <w:rFonts w:ascii="Times New Roman" w:eastAsia="Times New Roman" w:hAnsi="Times New Roman" w:cs="Times New Roman"/>
          <w:b/>
          <w:bCs/>
          <w:sz w:val="24"/>
          <w:szCs w:val="24"/>
        </w:rPr>
      </w:pPr>
    </w:p>
    <w:p w14:paraId="4AFED4D5" w14:textId="77777777" w:rsidR="008C245E" w:rsidRPr="006A4C2A" w:rsidRDefault="008C245E" w:rsidP="5B50B6F8">
      <w:pPr>
        <w:pStyle w:val="ListParagraph"/>
        <w:rPr>
          <w:rFonts w:ascii="Times New Roman" w:eastAsia="Times New Roman" w:hAnsi="Times New Roman" w:cs="Times New Roman"/>
          <w:b/>
          <w:bCs/>
          <w:sz w:val="24"/>
          <w:szCs w:val="24"/>
        </w:rPr>
      </w:pPr>
    </w:p>
    <w:p w14:paraId="4EC50B4F" w14:textId="77777777" w:rsidR="008C245E" w:rsidRPr="006A4C2A" w:rsidRDefault="008C245E" w:rsidP="5B50B6F8">
      <w:pPr>
        <w:pStyle w:val="ListParagraph"/>
        <w:rPr>
          <w:rFonts w:ascii="Times New Roman" w:eastAsia="Times New Roman" w:hAnsi="Times New Roman" w:cs="Times New Roman"/>
          <w:b/>
          <w:bCs/>
          <w:sz w:val="24"/>
          <w:szCs w:val="24"/>
        </w:rPr>
      </w:pPr>
    </w:p>
    <w:p w14:paraId="27107026" w14:textId="77777777" w:rsidR="008C245E" w:rsidRPr="006A4C2A" w:rsidRDefault="008C245E" w:rsidP="5B50B6F8">
      <w:pPr>
        <w:pStyle w:val="ListParagraph"/>
        <w:rPr>
          <w:rFonts w:ascii="Times New Roman" w:eastAsia="Times New Roman" w:hAnsi="Times New Roman" w:cs="Times New Roman"/>
          <w:b/>
          <w:bCs/>
          <w:sz w:val="24"/>
          <w:szCs w:val="24"/>
        </w:rPr>
      </w:pPr>
    </w:p>
    <w:p w14:paraId="2E6AD5E9" w14:textId="05DC78AD" w:rsidR="1D490DA6" w:rsidRPr="006A4C2A" w:rsidRDefault="7DB027C6"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lastRenderedPageBreak/>
        <w:t>Database: </w:t>
      </w:r>
    </w:p>
    <w:p w14:paraId="7DA68B7E" w14:textId="4C6347FE" w:rsidR="41F6D057" w:rsidRPr="006A4C2A" w:rsidRDefault="56C07402" w:rsidP="5B50B6F8">
      <w:p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Following</w:t>
      </w:r>
      <w:proofErr w:type="gramEnd"/>
      <w:r w:rsidRPr="006A4C2A">
        <w:rPr>
          <w:rFonts w:ascii="Times New Roman" w:eastAsia="Times New Roman" w:hAnsi="Times New Roman" w:cs="Times New Roman"/>
          <w:sz w:val="24"/>
          <w:szCs w:val="24"/>
        </w:rPr>
        <w:t xml:space="preserve"> </w:t>
      </w:r>
      <w:r w:rsidR="5D599BB5" w:rsidRPr="006A4C2A">
        <w:rPr>
          <w:rFonts w:ascii="Times New Roman" w:eastAsia="Times New Roman" w:hAnsi="Times New Roman" w:cs="Times New Roman"/>
          <w:sz w:val="24"/>
          <w:szCs w:val="24"/>
        </w:rPr>
        <w:t>are</w:t>
      </w:r>
      <w:r w:rsidRPr="006A4C2A">
        <w:rPr>
          <w:rFonts w:ascii="Times New Roman" w:eastAsia="Times New Roman" w:hAnsi="Times New Roman" w:cs="Times New Roman"/>
          <w:sz w:val="24"/>
          <w:szCs w:val="24"/>
        </w:rPr>
        <w:t xml:space="preserve"> the list</w:t>
      </w:r>
      <w:r w:rsidR="36298E54" w:rsidRPr="006A4C2A">
        <w:rPr>
          <w:rFonts w:ascii="Times New Roman" w:eastAsia="Times New Roman" w:hAnsi="Times New Roman" w:cs="Times New Roman"/>
          <w:sz w:val="24"/>
          <w:szCs w:val="24"/>
        </w:rPr>
        <w:t>s</w:t>
      </w:r>
      <w:r w:rsidRPr="006A4C2A">
        <w:rPr>
          <w:rFonts w:ascii="Times New Roman" w:eastAsia="Times New Roman" w:hAnsi="Times New Roman" w:cs="Times New Roman"/>
          <w:sz w:val="24"/>
          <w:szCs w:val="24"/>
        </w:rPr>
        <w:t xml:space="preserve"> of database </w:t>
      </w:r>
      <w:proofErr w:type="gramStart"/>
      <w:r w:rsidRPr="006A4C2A">
        <w:rPr>
          <w:rFonts w:ascii="Times New Roman" w:eastAsia="Times New Roman" w:hAnsi="Times New Roman" w:cs="Times New Roman"/>
          <w:sz w:val="24"/>
          <w:szCs w:val="24"/>
        </w:rPr>
        <w:t>table</w:t>
      </w:r>
      <w:proofErr w:type="gramEnd"/>
      <w:r w:rsidRPr="006A4C2A">
        <w:rPr>
          <w:rFonts w:ascii="Times New Roman" w:eastAsia="Times New Roman" w:hAnsi="Times New Roman" w:cs="Times New Roman"/>
          <w:sz w:val="24"/>
          <w:szCs w:val="24"/>
        </w:rPr>
        <w:t xml:space="preserve"> used for </w:t>
      </w:r>
      <w:proofErr w:type="gramStart"/>
      <w:r w:rsidRPr="006A4C2A">
        <w:rPr>
          <w:rFonts w:ascii="Times New Roman" w:eastAsia="Times New Roman" w:hAnsi="Times New Roman" w:cs="Times New Roman"/>
          <w:sz w:val="24"/>
          <w:szCs w:val="24"/>
        </w:rPr>
        <w:t>Ticket</w:t>
      </w:r>
      <w:proofErr w:type="gramEnd"/>
      <w:r w:rsidRPr="006A4C2A">
        <w:rPr>
          <w:rFonts w:ascii="Times New Roman" w:eastAsia="Times New Roman" w:hAnsi="Times New Roman" w:cs="Times New Roman"/>
          <w:sz w:val="24"/>
          <w:szCs w:val="24"/>
        </w:rPr>
        <w:t xml:space="preserve"> Booking System:</w:t>
      </w:r>
    </w:p>
    <w:p w14:paraId="1E600B93" w14:textId="6739B110" w:rsidR="55269169" w:rsidRPr="006A4C2A" w:rsidRDefault="1F2725E2" w:rsidP="0082083A">
      <w:pPr>
        <w:pStyle w:val="ListParagraph"/>
        <w:numPr>
          <w:ilvl w:val="0"/>
          <w:numId w:val="85"/>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Showtimes</w:t>
      </w:r>
    </w:p>
    <w:tbl>
      <w:tblPr>
        <w:tblStyle w:val="TableGrid"/>
        <w:tblW w:w="0" w:type="auto"/>
        <w:tblLayout w:type="fixed"/>
        <w:tblLook w:val="04A0" w:firstRow="1" w:lastRow="0" w:firstColumn="1" w:lastColumn="0" w:noHBand="0" w:noVBand="1"/>
      </w:tblPr>
      <w:tblGrid>
        <w:gridCol w:w="1227"/>
        <w:gridCol w:w="1215"/>
        <w:gridCol w:w="2568"/>
        <w:gridCol w:w="2310"/>
      </w:tblGrid>
      <w:tr w:rsidR="14F00195" w:rsidRPr="006A4C2A" w14:paraId="6C233957"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11E2FBE" w14:textId="3945B7DA"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Column</w:t>
            </w:r>
          </w:p>
        </w:tc>
        <w:tc>
          <w:tcPr>
            <w:tcW w:w="121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5C4C29D" w14:textId="4396D2CF"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Type</w:t>
            </w:r>
          </w:p>
        </w:tc>
        <w:tc>
          <w:tcPr>
            <w:tcW w:w="256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AD56004" w14:textId="5439FFF4"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Description</w:t>
            </w:r>
          </w:p>
        </w:tc>
        <w:tc>
          <w:tcPr>
            <w:tcW w:w="231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414047D" w14:textId="40E6585E"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Example Data</w:t>
            </w:r>
          </w:p>
        </w:tc>
      </w:tr>
      <w:tr w:rsidR="14F00195" w:rsidRPr="006A4C2A" w14:paraId="1F0DB53D"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36D1742" w14:textId="44072F22"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id</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649FCAC5" w14:textId="42253613"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INT (PK)</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794195A6" w14:textId="241CCBA7"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Unique showtime ID</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10BC30B" w14:textId="3A0EB098"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789</w:t>
            </w:r>
          </w:p>
        </w:tc>
      </w:tr>
      <w:tr w:rsidR="14F00195" w:rsidRPr="006A4C2A" w14:paraId="49DE7076"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E2ACFA4" w14:textId="26C96700"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movie_id</w:t>
            </w:r>
            <w:proofErr w:type="spellEnd"/>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183892D8" w14:textId="2D385808"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INT</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76F6BC69" w14:textId="39BBBDBE"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References movies table</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2B9D2193" w14:textId="18C3D998" w:rsidR="438D9C6E" w:rsidRPr="006A4C2A" w:rsidRDefault="1270D466"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hit</w:t>
            </w:r>
          </w:p>
        </w:tc>
      </w:tr>
      <w:tr w:rsidR="14F00195" w:rsidRPr="006A4C2A" w14:paraId="45E6E826"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EE6D30A" w14:textId="22621EA2"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cinema_id</w:t>
            </w:r>
            <w:proofErr w:type="spellEnd"/>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7CED987F" w14:textId="7753A364"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INT</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62B39E32" w14:textId="7BD5B90D"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References cinemas table</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B3E7098" w14:textId="56F0B2E7"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8 </w:t>
            </w:r>
            <w:r w:rsidR="0898826E" w:rsidRPr="006A4C2A">
              <w:rPr>
                <w:rFonts w:ascii="Times New Roman" w:eastAsia="Times New Roman" w:hAnsi="Times New Roman" w:cs="Times New Roman"/>
                <w:sz w:val="24"/>
                <w:szCs w:val="24"/>
              </w:rPr>
              <w:t xml:space="preserve">(Newton </w:t>
            </w:r>
            <w:proofErr w:type="spellStart"/>
            <w:r w:rsidR="0898826E" w:rsidRPr="006A4C2A">
              <w:rPr>
                <w:rFonts w:ascii="Times New Roman" w:eastAsia="Times New Roman" w:hAnsi="Times New Roman" w:cs="Times New Roman"/>
                <w:sz w:val="24"/>
                <w:szCs w:val="24"/>
              </w:rPr>
              <w:t>Redcurtin</w:t>
            </w:r>
            <w:proofErr w:type="spellEnd"/>
            <w:r w:rsidRPr="006A4C2A">
              <w:rPr>
                <w:rFonts w:ascii="Times New Roman" w:eastAsia="Times New Roman" w:hAnsi="Times New Roman" w:cs="Times New Roman"/>
                <w:sz w:val="24"/>
                <w:szCs w:val="24"/>
              </w:rPr>
              <w:t>)</w:t>
            </w:r>
          </w:p>
        </w:tc>
      </w:tr>
      <w:tr w:rsidR="14F00195" w:rsidRPr="006A4C2A" w14:paraId="3B93576F"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00502A1" w14:textId="4992C33D"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screen</w:t>
            </w:r>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33BE744D" w14:textId="7F5A75F8"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TINYINT</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1106661C" w14:textId="72BA4385"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Theater screen number</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4629474D" w14:textId="6D10D499"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w:t>
            </w:r>
          </w:p>
        </w:tc>
      </w:tr>
      <w:tr w:rsidR="14F00195" w:rsidRPr="006A4C2A" w14:paraId="07BE3AF4"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tcMar>
              <w:left w:w="108" w:type="dxa"/>
              <w:right w:w="108" w:type="dxa"/>
            </w:tcMar>
          </w:tcPr>
          <w:p w14:paraId="286EED5E" w14:textId="7A59D740"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start_time</w:t>
            </w:r>
            <w:proofErr w:type="spellEnd"/>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7C29AECC" w14:textId="3075E050"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DATETIME</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422A8815" w14:textId="4A2743C0"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Show start time</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D4B771F" w14:textId="63B3FA2E"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2025-06-</w:t>
            </w:r>
            <w:r w:rsidR="7FCE33DB" w:rsidRPr="006A4C2A">
              <w:rPr>
                <w:rFonts w:ascii="Times New Roman" w:eastAsia="Times New Roman" w:hAnsi="Times New Roman" w:cs="Times New Roman"/>
                <w:sz w:val="24"/>
                <w:szCs w:val="24"/>
              </w:rPr>
              <w:t>15</w:t>
            </w:r>
            <w:r w:rsidRPr="006A4C2A">
              <w:rPr>
                <w:rFonts w:ascii="Times New Roman" w:eastAsia="Times New Roman" w:hAnsi="Times New Roman" w:cs="Times New Roman"/>
                <w:sz w:val="24"/>
                <w:szCs w:val="24"/>
              </w:rPr>
              <w:t xml:space="preserve"> 18:00:00</w:t>
            </w:r>
          </w:p>
        </w:tc>
      </w:tr>
      <w:tr w:rsidR="14F00195" w:rsidRPr="006A4C2A" w14:paraId="7BB8858F" w14:textId="77777777" w:rsidTr="392403C2">
        <w:trPr>
          <w:trHeight w:val="300"/>
        </w:trPr>
        <w:tc>
          <w:tcPr>
            <w:tcW w:w="1227" w:type="dxa"/>
            <w:tcBorders>
              <w:top w:val="single" w:sz="8" w:space="0" w:color="auto"/>
              <w:left w:val="single" w:sz="8" w:space="0" w:color="auto"/>
              <w:bottom w:val="single" w:sz="8" w:space="0" w:color="auto"/>
              <w:right w:val="single" w:sz="8" w:space="0" w:color="auto"/>
            </w:tcBorders>
            <w:tcMar>
              <w:left w:w="108" w:type="dxa"/>
              <w:right w:w="108" w:type="dxa"/>
            </w:tcMar>
          </w:tcPr>
          <w:p w14:paraId="63ACFE5D" w14:textId="12099D32"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seats_left</w:t>
            </w:r>
            <w:proofErr w:type="spellEnd"/>
          </w:p>
        </w:tc>
        <w:tc>
          <w:tcPr>
            <w:tcW w:w="1215" w:type="dxa"/>
            <w:tcBorders>
              <w:top w:val="single" w:sz="8" w:space="0" w:color="auto"/>
              <w:left w:val="single" w:sz="8" w:space="0" w:color="auto"/>
              <w:bottom w:val="single" w:sz="8" w:space="0" w:color="auto"/>
              <w:right w:val="single" w:sz="8" w:space="0" w:color="auto"/>
            </w:tcBorders>
            <w:tcMar>
              <w:left w:w="108" w:type="dxa"/>
              <w:right w:w="108" w:type="dxa"/>
            </w:tcMar>
          </w:tcPr>
          <w:p w14:paraId="6E177CA3" w14:textId="13EC9641"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SMALLINT</w:t>
            </w:r>
          </w:p>
        </w:tc>
        <w:tc>
          <w:tcPr>
            <w:tcW w:w="2568" w:type="dxa"/>
            <w:tcBorders>
              <w:top w:val="single" w:sz="8" w:space="0" w:color="auto"/>
              <w:left w:val="single" w:sz="8" w:space="0" w:color="auto"/>
              <w:bottom w:val="single" w:sz="8" w:space="0" w:color="auto"/>
              <w:right w:val="single" w:sz="8" w:space="0" w:color="auto"/>
            </w:tcBorders>
            <w:tcMar>
              <w:left w:w="108" w:type="dxa"/>
              <w:right w:w="108" w:type="dxa"/>
            </w:tcMar>
          </w:tcPr>
          <w:p w14:paraId="147C9454" w14:textId="4E754E4B"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Available seats counter</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8218111" w14:textId="108DA871"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124</w:t>
            </w:r>
          </w:p>
        </w:tc>
      </w:tr>
    </w:tbl>
    <w:p w14:paraId="03909F2B" w14:textId="3AE85513" w:rsidR="14F00195" w:rsidRPr="006A4C2A" w:rsidRDefault="14F00195" w:rsidP="5B50B6F8">
      <w:pPr>
        <w:pStyle w:val="ListParagraph"/>
        <w:rPr>
          <w:rFonts w:ascii="Times New Roman" w:eastAsia="Times New Roman" w:hAnsi="Times New Roman" w:cs="Times New Roman"/>
          <w:b/>
          <w:bCs/>
          <w:sz w:val="24"/>
          <w:szCs w:val="24"/>
        </w:rPr>
      </w:pPr>
    </w:p>
    <w:p w14:paraId="64A8A712" w14:textId="2CF104BB" w:rsidR="55269169" w:rsidRPr="006A4C2A" w:rsidRDefault="1F2725E2" w:rsidP="0082083A">
      <w:pPr>
        <w:pStyle w:val="ListParagraph"/>
        <w:numPr>
          <w:ilvl w:val="0"/>
          <w:numId w:val="85"/>
        </w:numP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Seats</w:t>
      </w:r>
    </w:p>
    <w:tbl>
      <w:tblPr>
        <w:tblStyle w:val="TableGrid"/>
        <w:tblW w:w="0" w:type="auto"/>
        <w:tblLayout w:type="fixed"/>
        <w:tblLook w:val="04A0" w:firstRow="1" w:lastRow="0" w:firstColumn="1" w:lastColumn="0" w:noHBand="0" w:noVBand="1"/>
      </w:tblPr>
      <w:tblGrid>
        <w:gridCol w:w="1440"/>
        <w:gridCol w:w="1335"/>
        <w:gridCol w:w="3052"/>
        <w:gridCol w:w="2265"/>
      </w:tblGrid>
      <w:tr w:rsidR="14F00195" w:rsidRPr="006A4C2A" w14:paraId="2FD4C57A"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0224B12" w14:textId="451ABCBD"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Column</w:t>
            </w:r>
          </w:p>
        </w:tc>
        <w:tc>
          <w:tcPr>
            <w:tcW w:w="133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63652AC" w14:textId="31E01BCA"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Type</w:t>
            </w:r>
          </w:p>
        </w:tc>
        <w:tc>
          <w:tcPr>
            <w:tcW w:w="305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B9F3224" w14:textId="0EC822FD"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Description</w:t>
            </w:r>
          </w:p>
        </w:tc>
        <w:tc>
          <w:tcPr>
            <w:tcW w:w="226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CD51925" w14:textId="1AE2D90E"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Example Data</w:t>
            </w:r>
          </w:p>
        </w:tc>
      </w:tr>
      <w:tr w:rsidR="14F00195" w:rsidRPr="006A4C2A" w14:paraId="3DD45089"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8E5B74C" w14:textId="33AFB604"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id</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093A2DEF" w14:textId="041CA9CA" w:rsidR="14F00195" w:rsidRPr="006A4C2A" w:rsidRDefault="56FC1C1D" w:rsidP="5B50B6F8">
            <w:pPr>
              <w:spacing w:before="0" w:after="160" w:line="257" w:lineRule="auto"/>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VARCHAR(</w:t>
            </w:r>
            <w:proofErr w:type="gramEnd"/>
            <w:r w:rsidRPr="006A4C2A">
              <w:rPr>
                <w:rFonts w:ascii="Times New Roman" w:eastAsia="Times New Roman" w:hAnsi="Times New Roman" w:cs="Times New Roman"/>
                <w:sz w:val="24"/>
                <w:szCs w:val="24"/>
              </w:rPr>
              <w:t>5)</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7C5BBCDF" w14:textId="18571EDB"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Seat ID (e.g., "A1")</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77CE417" w14:textId="36EA9AEB"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"B7"</w:t>
            </w:r>
          </w:p>
        </w:tc>
      </w:tr>
      <w:tr w:rsidR="14F00195" w:rsidRPr="006A4C2A" w14:paraId="67DCBCEB"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502D1D9" w14:textId="5A169E59"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cinema_id</w:t>
            </w:r>
            <w:proofErr w:type="spellEnd"/>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01AC20B" w14:textId="07E9CDB9"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INT</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25201A88" w14:textId="3EF0A1B6"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Theater location</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9033591" w14:textId="312D11C1"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8</w:t>
            </w:r>
          </w:p>
        </w:tc>
      </w:tr>
      <w:tr w:rsidR="14F00195" w:rsidRPr="006A4C2A" w14:paraId="44D3993E"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D40B211" w14:textId="28BCF542"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screen</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46674CB3" w14:textId="0CD8D20A"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TINYINT</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28C6FD77" w14:textId="7142043C"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Screen number</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0DF0E26" w14:textId="5C1D515A"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w:t>
            </w:r>
          </w:p>
        </w:tc>
      </w:tr>
      <w:tr w:rsidR="14F00195" w:rsidRPr="006A4C2A" w14:paraId="2E18EF1A"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70D5993" w14:textId="2D4BB987"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type</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736761BC" w14:textId="52797128"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ENUM</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14D745F9" w14:textId="28BA6D38"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Standard/Premium/Wheelchair</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63041ED" w14:textId="29F03D1E"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"premium"</w:t>
            </w:r>
          </w:p>
        </w:tc>
      </w:tr>
      <w:tr w:rsidR="14F00195" w:rsidRPr="006A4C2A" w14:paraId="0472CFDE"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61F8E56" w14:textId="7E738468"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is_booked</w:t>
            </w:r>
            <w:proofErr w:type="spellEnd"/>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310990CE" w14:textId="1302AE89"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BOOLEAN</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64512D1B" w14:textId="268EC251"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Booking status</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83C89B2" w14:textId="6D0BBD26"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FALSE</w:t>
            </w:r>
          </w:p>
        </w:tc>
      </w:tr>
      <w:tr w:rsidR="14F00195" w:rsidRPr="006A4C2A" w14:paraId="226DC710" w14:textId="77777777" w:rsidTr="392403C2">
        <w:trPr>
          <w:trHeight w:val="300"/>
        </w:trPr>
        <w:tc>
          <w:tcPr>
            <w:tcW w:w="14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87B52A9" w14:textId="5CDEAD2E"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lock_expiry</w:t>
            </w:r>
            <w:proofErr w:type="spellEnd"/>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14:paraId="6B34B4CB" w14:textId="7D038BEF"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TIMESTAMP</w:t>
            </w:r>
          </w:p>
        </w:tc>
        <w:tc>
          <w:tcPr>
            <w:tcW w:w="3052" w:type="dxa"/>
            <w:tcBorders>
              <w:top w:val="single" w:sz="8" w:space="0" w:color="auto"/>
              <w:left w:val="single" w:sz="8" w:space="0" w:color="auto"/>
              <w:bottom w:val="single" w:sz="8" w:space="0" w:color="auto"/>
              <w:right w:val="single" w:sz="8" w:space="0" w:color="auto"/>
            </w:tcBorders>
            <w:tcMar>
              <w:left w:w="108" w:type="dxa"/>
              <w:right w:w="108" w:type="dxa"/>
            </w:tcMar>
          </w:tcPr>
          <w:p w14:paraId="2F547A1C" w14:textId="0A68D2FC"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Temporary reservation expiry</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1AF0079" w14:textId="37F2927D"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NULL</w:t>
            </w:r>
          </w:p>
        </w:tc>
      </w:tr>
    </w:tbl>
    <w:p w14:paraId="2BA21A80" w14:textId="3A7DDA81" w:rsidR="14F00195" w:rsidRPr="006A4C2A" w:rsidRDefault="14F00195" w:rsidP="5B50B6F8">
      <w:pPr>
        <w:pStyle w:val="ListParagraph"/>
        <w:rPr>
          <w:rFonts w:ascii="Times New Roman" w:eastAsia="Times New Roman" w:hAnsi="Times New Roman" w:cs="Times New Roman"/>
          <w:b/>
          <w:bCs/>
          <w:sz w:val="24"/>
          <w:szCs w:val="24"/>
        </w:rPr>
      </w:pPr>
    </w:p>
    <w:p w14:paraId="428CA14E" w14:textId="6D4DA236" w:rsidR="5BF14FFB" w:rsidRPr="006A4C2A" w:rsidRDefault="5BF14FFB" w:rsidP="5BF14FFB">
      <w:pPr>
        <w:pStyle w:val="ListParagraph"/>
        <w:rPr>
          <w:rFonts w:ascii="Times New Roman" w:eastAsia="Times New Roman" w:hAnsi="Times New Roman" w:cs="Times New Roman"/>
          <w:b/>
          <w:bCs/>
          <w:sz w:val="24"/>
          <w:szCs w:val="24"/>
        </w:rPr>
      </w:pPr>
    </w:p>
    <w:p w14:paraId="2F6FE085" w14:textId="7D302E03" w:rsidR="5BF14FFB" w:rsidRPr="006A4C2A" w:rsidRDefault="5BF14FFB" w:rsidP="5BF14FFB">
      <w:pPr>
        <w:pStyle w:val="ListParagraph"/>
        <w:rPr>
          <w:rFonts w:ascii="Times New Roman" w:eastAsia="Times New Roman" w:hAnsi="Times New Roman" w:cs="Times New Roman"/>
          <w:b/>
          <w:bCs/>
          <w:sz w:val="24"/>
          <w:szCs w:val="24"/>
        </w:rPr>
      </w:pPr>
    </w:p>
    <w:p w14:paraId="4D901374" w14:textId="45B5DE1F" w:rsidR="5BF14FFB" w:rsidRPr="006A4C2A" w:rsidRDefault="5BF14FFB" w:rsidP="5BF14FFB">
      <w:pPr>
        <w:pStyle w:val="ListParagraph"/>
        <w:rPr>
          <w:rFonts w:ascii="Times New Roman" w:eastAsia="Times New Roman" w:hAnsi="Times New Roman" w:cs="Times New Roman"/>
          <w:b/>
          <w:bCs/>
          <w:sz w:val="24"/>
          <w:szCs w:val="24"/>
        </w:rPr>
      </w:pPr>
    </w:p>
    <w:p w14:paraId="789B628A" w14:textId="545F9F5B" w:rsidR="5BF14FFB" w:rsidRPr="006A4C2A" w:rsidRDefault="5BF14FFB" w:rsidP="5BF14FFB">
      <w:pPr>
        <w:pStyle w:val="ListParagraph"/>
        <w:rPr>
          <w:rFonts w:ascii="Times New Roman" w:eastAsia="Times New Roman" w:hAnsi="Times New Roman" w:cs="Times New Roman"/>
          <w:b/>
          <w:bCs/>
          <w:sz w:val="24"/>
          <w:szCs w:val="24"/>
        </w:rPr>
      </w:pPr>
    </w:p>
    <w:p w14:paraId="15278096" w14:textId="7E78EE1D" w:rsidR="5BF14FFB" w:rsidRPr="006A4C2A" w:rsidRDefault="5BF14FFB" w:rsidP="5BF14FFB">
      <w:pPr>
        <w:pStyle w:val="ListParagraph"/>
        <w:rPr>
          <w:rFonts w:ascii="Times New Roman" w:eastAsia="Times New Roman" w:hAnsi="Times New Roman" w:cs="Times New Roman"/>
          <w:b/>
          <w:bCs/>
          <w:sz w:val="24"/>
          <w:szCs w:val="24"/>
        </w:rPr>
      </w:pPr>
    </w:p>
    <w:p w14:paraId="40CF4060" w14:textId="0AFF6DFA" w:rsidR="5BF14FFB" w:rsidRPr="006A4C2A" w:rsidRDefault="5BF14FFB" w:rsidP="5BF14FFB">
      <w:pPr>
        <w:pStyle w:val="ListParagraph"/>
        <w:rPr>
          <w:rFonts w:ascii="Times New Roman" w:eastAsia="Times New Roman" w:hAnsi="Times New Roman" w:cs="Times New Roman"/>
          <w:b/>
          <w:bCs/>
          <w:sz w:val="24"/>
          <w:szCs w:val="24"/>
        </w:rPr>
      </w:pPr>
    </w:p>
    <w:p w14:paraId="61157049" w14:textId="729B29CA" w:rsidR="55269169" w:rsidRPr="006A4C2A" w:rsidRDefault="1F2725E2" w:rsidP="0082083A">
      <w:pPr>
        <w:pStyle w:val="ListParagraph"/>
        <w:numPr>
          <w:ilvl w:val="0"/>
          <w:numId w:val="85"/>
        </w:numP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Ticket_types</w:t>
      </w:r>
      <w:proofErr w:type="spellEnd"/>
    </w:p>
    <w:p w14:paraId="33BA876D" w14:textId="5705760D" w:rsidR="14F00195" w:rsidRPr="006A4C2A" w:rsidRDefault="14F00195" w:rsidP="5B50B6F8">
      <w:pPr>
        <w:pStyle w:val="ListParagraph"/>
        <w:rPr>
          <w:rFonts w:ascii="Times New Roman" w:eastAsia="Times New Roman" w:hAnsi="Times New Roman" w:cs="Times New Roman"/>
          <w:b/>
          <w:bCs/>
          <w:sz w:val="24"/>
          <w:szCs w:val="24"/>
        </w:rPr>
      </w:pPr>
    </w:p>
    <w:tbl>
      <w:tblPr>
        <w:tblStyle w:val="TableGrid"/>
        <w:tblW w:w="0" w:type="auto"/>
        <w:tblLayout w:type="fixed"/>
        <w:tblLook w:val="04A0" w:firstRow="1" w:lastRow="0" w:firstColumn="1" w:lastColumn="0" w:noHBand="0" w:noVBand="1"/>
      </w:tblPr>
      <w:tblGrid>
        <w:gridCol w:w="1335"/>
        <w:gridCol w:w="1532"/>
        <w:gridCol w:w="2009"/>
        <w:gridCol w:w="1553"/>
      </w:tblGrid>
      <w:tr w:rsidR="14F00195" w:rsidRPr="006A4C2A" w14:paraId="0B387F7A" w14:textId="77777777" w:rsidTr="392403C2">
        <w:trPr>
          <w:trHeight w:val="300"/>
        </w:trPr>
        <w:tc>
          <w:tcPr>
            <w:tcW w:w="133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60AC17E" w14:textId="41EE6F9D"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Column</w:t>
            </w:r>
          </w:p>
        </w:tc>
        <w:tc>
          <w:tcPr>
            <w:tcW w:w="1532"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1E9C019" w14:textId="56317C5A"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Type</w:t>
            </w:r>
          </w:p>
        </w:tc>
        <w:tc>
          <w:tcPr>
            <w:tcW w:w="200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538DD32" w14:textId="24EE06C3"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Description</w:t>
            </w:r>
          </w:p>
        </w:tc>
        <w:tc>
          <w:tcPr>
            <w:tcW w:w="1553"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1477946" w14:textId="152256FD" w:rsidR="14F00195" w:rsidRPr="006A4C2A" w:rsidRDefault="56FC1C1D" w:rsidP="5B50B6F8">
            <w:pPr>
              <w:spacing w:before="0" w:after="160" w:line="257"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Example Data</w:t>
            </w:r>
          </w:p>
        </w:tc>
      </w:tr>
      <w:tr w:rsidR="14F00195" w:rsidRPr="006A4C2A" w14:paraId="57FFCBF3" w14:textId="77777777" w:rsidTr="392403C2">
        <w:trPr>
          <w:trHeight w:val="300"/>
        </w:trPr>
        <w:tc>
          <w:tcPr>
            <w:tcW w:w="13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5F19DF8" w14:textId="322F906F"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id</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0A9FF1ED" w14:textId="3C8258ED"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TINYINT(PK)</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tcPr>
          <w:p w14:paraId="410B82A0" w14:textId="682070F7"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Ticket type ID</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2B19BE66" w14:textId="5309FFAA"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w:t>
            </w:r>
          </w:p>
        </w:tc>
      </w:tr>
      <w:tr w:rsidR="14F00195" w:rsidRPr="006A4C2A" w14:paraId="379415D7" w14:textId="77777777" w:rsidTr="392403C2">
        <w:trPr>
          <w:trHeight w:val="300"/>
        </w:trPr>
        <w:tc>
          <w:tcPr>
            <w:tcW w:w="13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4B40A61" w14:textId="29462E5D"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name</w:t>
            </w:r>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4C487D33" w14:textId="05308072" w:rsidR="14F00195" w:rsidRPr="006A4C2A" w:rsidRDefault="56FC1C1D" w:rsidP="5B50B6F8">
            <w:pPr>
              <w:spacing w:before="0" w:after="160" w:line="257" w:lineRule="auto"/>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VARCHAR(</w:t>
            </w:r>
            <w:proofErr w:type="gramEnd"/>
            <w:r w:rsidRPr="006A4C2A">
              <w:rPr>
                <w:rFonts w:ascii="Times New Roman" w:eastAsia="Times New Roman" w:hAnsi="Times New Roman" w:cs="Times New Roman"/>
                <w:sz w:val="24"/>
                <w:szCs w:val="24"/>
              </w:rPr>
              <w:t>20)</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tcPr>
          <w:p w14:paraId="527D4173" w14:textId="6E7A5DF2"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Display name</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6706CB36" w14:textId="41E71D2A"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"Child"</w:t>
            </w:r>
          </w:p>
        </w:tc>
      </w:tr>
      <w:tr w:rsidR="14F00195" w:rsidRPr="006A4C2A" w14:paraId="6DA3BD1B" w14:textId="77777777" w:rsidTr="392403C2">
        <w:trPr>
          <w:trHeight w:val="300"/>
        </w:trPr>
        <w:tc>
          <w:tcPr>
            <w:tcW w:w="13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F84EDD3" w14:textId="104EDEE2"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base_price</w:t>
            </w:r>
            <w:proofErr w:type="spellEnd"/>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7EDDE67D" w14:textId="71B6C2F0" w:rsidR="14F00195" w:rsidRPr="006A4C2A" w:rsidRDefault="56FC1C1D" w:rsidP="5B50B6F8">
            <w:pPr>
              <w:spacing w:before="0" w:after="160" w:line="257" w:lineRule="auto"/>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DECIMAL(</w:t>
            </w:r>
            <w:proofErr w:type="gramEnd"/>
            <w:r w:rsidRPr="006A4C2A">
              <w:rPr>
                <w:rFonts w:ascii="Times New Roman" w:eastAsia="Times New Roman" w:hAnsi="Times New Roman" w:cs="Times New Roman"/>
                <w:sz w:val="24"/>
                <w:szCs w:val="24"/>
              </w:rPr>
              <w:t>5,2)</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tcPr>
          <w:p w14:paraId="3CC1E73B" w14:textId="35F03C56"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Default price</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382FABED" w14:textId="1111FAB3"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15.00</w:t>
            </w:r>
          </w:p>
        </w:tc>
      </w:tr>
      <w:tr w:rsidR="14F00195" w:rsidRPr="006A4C2A" w14:paraId="48965D25" w14:textId="77777777" w:rsidTr="392403C2">
        <w:trPr>
          <w:trHeight w:val="300"/>
        </w:trPr>
        <w:tc>
          <w:tcPr>
            <w:tcW w:w="13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AAF844A" w14:textId="74B27F55" w:rsidR="14F00195" w:rsidRPr="006A4C2A" w:rsidRDefault="56FC1C1D" w:rsidP="5B50B6F8">
            <w:pPr>
              <w:spacing w:before="0" w:after="160" w:line="257" w:lineRule="auto"/>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access_rule</w:t>
            </w:r>
            <w:proofErr w:type="spellEnd"/>
          </w:p>
        </w:tc>
        <w:tc>
          <w:tcPr>
            <w:tcW w:w="1532" w:type="dxa"/>
            <w:tcBorders>
              <w:top w:val="single" w:sz="8" w:space="0" w:color="auto"/>
              <w:left w:val="single" w:sz="8" w:space="0" w:color="auto"/>
              <w:bottom w:val="single" w:sz="8" w:space="0" w:color="auto"/>
              <w:right w:val="single" w:sz="8" w:space="0" w:color="auto"/>
            </w:tcBorders>
            <w:tcMar>
              <w:left w:w="108" w:type="dxa"/>
              <w:right w:w="108" w:type="dxa"/>
            </w:tcMar>
          </w:tcPr>
          <w:p w14:paraId="3A1A79B1" w14:textId="4480A3D6" w:rsidR="14F00195" w:rsidRPr="006A4C2A" w:rsidRDefault="56FC1C1D" w:rsidP="5B50B6F8">
            <w:pPr>
              <w:spacing w:before="0" w:after="160" w:line="257" w:lineRule="auto"/>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VARCHAR(</w:t>
            </w:r>
            <w:proofErr w:type="gramEnd"/>
            <w:r w:rsidRPr="006A4C2A">
              <w:rPr>
                <w:rFonts w:ascii="Times New Roman" w:eastAsia="Times New Roman" w:hAnsi="Times New Roman" w:cs="Times New Roman"/>
                <w:sz w:val="24"/>
                <w:szCs w:val="24"/>
              </w:rPr>
              <w:t>50)</w:t>
            </w:r>
          </w:p>
        </w:tc>
        <w:tc>
          <w:tcPr>
            <w:tcW w:w="2009" w:type="dxa"/>
            <w:tcBorders>
              <w:top w:val="single" w:sz="8" w:space="0" w:color="auto"/>
              <w:left w:val="single" w:sz="8" w:space="0" w:color="auto"/>
              <w:bottom w:val="single" w:sz="8" w:space="0" w:color="auto"/>
              <w:right w:val="single" w:sz="8" w:space="0" w:color="auto"/>
            </w:tcBorders>
            <w:tcMar>
              <w:left w:w="108" w:type="dxa"/>
              <w:right w:w="108" w:type="dxa"/>
            </w:tcMar>
          </w:tcPr>
          <w:p w14:paraId="77F23B33" w14:textId="5D7A7263"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Restrictions (if any)</w:t>
            </w:r>
          </w:p>
        </w:tc>
        <w:tc>
          <w:tcPr>
            <w:tcW w:w="1553" w:type="dxa"/>
            <w:tcBorders>
              <w:top w:val="single" w:sz="8" w:space="0" w:color="auto"/>
              <w:left w:val="single" w:sz="8" w:space="0" w:color="auto"/>
              <w:bottom w:val="single" w:sz="8" w:space="0" w:color="auto"/>
              <w:right w:val="single" w:sz="8" w:space="0" w:color="auto"/>
            </w:tcBorders>
            <w:tcMar>
              <w:left w:w="108" w:type="dxa"/>
              <w:right w:w="108" w:type="dxa"/>
            </w:tcMar>
          </w:tcPr>
          <w:p w14:paraId="4E40D359" w14:textId="3F8E8126" w:rsidR="14F00195" w:rsidRPr="006A4C2A" w:rsidRDefault="56FC1C1D" w:rsidP="5B50B6F8">
            <w:pPr>
              <w:spacing w:before="0" w:after="160" w:line="257"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"age &lt; 12"</w:t>
            </w:r>
          </w:p>
        </w:tc>
      </w:tr>
    </w:tbl>
    <w:p w14:paraId="644C981A" w14:textId="118EB06F" w:rsidR="14F00195" w:rsidRPr="006A4C2A" w:rsidRDefault="14F00195" w:rsidP="5B50B6F8">
      <w:pPr>
        <w:rPr>
          <w:rFonts w:ascii="Times New Roman" w:eastAsia="Times New Roman" w:hAnsi="Times New Roman" w:cs="Times New Roman"/>
          <w:sz w:val="24"/>
          <w:szCs w:val="24"/>
        </w:rPr>
      </w:pPr>
    </w:p>
    <w:p w14:paraId="7339ADD0" w14:textId="65E358D8" w:rsidR="14F00195" w:rsidRPr="006A4C2A" w:rsidRDefault="14F00195" w:rsidP="5B50B6F8">
      <w:pPr>
        <w:rPr>
          <w:rFonts w:ascii="Times New Roman" w:eastAsia="Times New Roman" w:hAnsi="Times New Roman" w:cs="Times New Roman"/>
          <w:sz w:val="24"/>
          <w:szCs w:val="24"/>
        </w:rPr>
      </w:pPr>
    </w:p>
    <w:p w14:paraId="741FFFDE" w14:textId="3CAB1D13" w:rsidR="00264C19" w:rsidRPr="006A4C2A" w:rsidRDefault="00264C19" w:rsidP="5B50B6F8">
      <w:pPr>
        <w:rPr>
          <w:rFonts w:ascii="Times New Roman" w:eastAsia="Times New Roman" w:hAnsi="Times New Roman" w:cs="Times New Roman"/>
          <w:sz w:val="24"/>
          <w:szCs w:val="24"/>
        </w:rPr>
      </w:pPr>
    </w:p>
    <w:p w14:paraId="66C3E947" w14:textId="078B6744" w:rsidR="00264C19" w:rsidRPr="006A4C2A" w:rsidRDefault="24210E60" w:rsidP="0082083A">
      <w:pPr>
        <w:pStyle w:val="Heading2"/>
        <w:numPr>
          <w:ilvl w:val="0"/>
          <w:numId w:val="17"/>
        </w:numPr>
        <w:rPr>
          <w:rFonts w:ascii="Times New Roman" w:eastAsia="Times New Roman" w:hAnsi="Times New Roman" w:cs="Times New Roman"/>
          <w:b/>
          <w:bCs/>
          <w:color w:val="002060"/>
        </w:rPr>
      </w:pPr>
      <w:bookmarkStart w:id="61" w:name="_Toc1231755014"/>
      <w:bookmarkStart w:id="62" w:name="_Toc1657515686"/>
      <w:bookmarkStart w:id="63" w:name="_Toc562575456"/>
      <w:bookmarkStart w:id="64" w:name="_Toc1058286706"/>
      <w:bookmarkStart w:id="65" w:name="_Toc1071902414"/>
      <w:bookmarkStart w:id="66" w:name="_Toc247181602"/>
      <w:bookmarkStart w:id="67" w:name="_Toc2068187564"/>
      <w:bookmarkStart w:id="68" w:name="_Toc1206197735"/>
      <w:bookmarkStart w:id="69" w:name="_Toc154334843"/>
      <w:bookmarkStart w:id="70" w:name="_Toc894440212"/>
      <w:bookmarkStart w:id="71" w:name="_Toc201003021"/>
      <w:r w:rsidRPr="006A4C2A">
        <w:rPr>
          <w:rFonts w:ascii="Times New Roman" w:eastAsia="Times New Roman" w:hAnsi="Times New Roman" w:cs="Times New Roman"/>
          <w:b/>
          <w:bCs/>
          <w:color w:val="002060"/>
        </w:rPr>
        <w:t xml:space="preserve">Reliable Payment and Ticket Delivery System </w:t>
      </w:r>
      <w:r w:rsidR="520994EF" w:rsidRPr="006A4C2A">
        <w:rPr>
          <w:rFonts w:ascii="Times New Roman" w:eastAsia="Times New Roman" w:hAnsi="Times New Roman" w:cs="Times New Roman"/>
          <w:b/>
          <w:bCs/>
          <w:color w:val="002060"/>
        </w:rPr>
        <w:t>(Arpan Ghimire)</w:t>
      </w:r>
      <w:bookmarkEnd w:id="61"/>
      <w:bookmarkEnd w:id="62"/>
      <w:bookmarkEnd w:id="63"/>
      <w:bookmarkEnd w:id="64"/>
      <w:bookmarkEnd w:id="65"/>
      <w:bookmarkEnd w:id="66"/>
      <w:bookmarkEnd w:id="67"/>
      <w:bookmarkEnd w:id="68"/>
      <w:bookmarkEnd w:id="69"/>
      <w:bookmarkEnd w:id="70"/>
      <w:bookmarkEnd w:id="71"/>
    </w:p>
    <w:p w14:paraId="63877F69" w14:textId="6D5406BE" w:rsidR="00D751B2" w:rsidRPr="006A4C2A" w:rsidRDefault="4BB71E7F" w:rsidP="5B50B6F8">
      <w:pPr>
        <w:rPr>
          <w:rFonts w:ascii="Times New Roman" w:eastAsia="Times New Roman" w:hAnsi="Times New Roman" w:cs="Times New Roman"/>
          <w:b/>
          <w:bCs/>
          <w:color w:val="0070C0"/>
          <w:sz w:val="24"/>
          <w:szCs w:val="24"/>
        </w:rPr>
      </w:pPr>
      <w:bookmarkStart w:id="72" w:name="_Toc1260558562"/>
      <w:bookmarkStart w:id="73" w:name="_Toc1344101692"/>
      <w:bookmarkStart w:id="74" w:name="_Toc232029809"/>
      <w:bookmarkStart w:id="75" w:name="_Toc1266159682"/>
      <w:bookmarkStart w:id="76" w:name="_Toc905135304"/>
      <w:bookmarkStart w:id="77" w:name="_Toc1232292630"/>
      <w:bookmarkStart w:id="78" w:name="_Toc2102829586"/>
      <w:bookmarkStart w:id="79" w:name="_Toc768627499"/>
      <w:bookmarkStart w:id="80" w:name="_Toc937342705"/>
      <w:bookmarkStart w:id="81" w:name="_Toc332799115"/>
      <w:r w:rsidRPr="006A4C2A">
        <w:rPr>
          <w:rFonts w:ascii="Times New Roman" w:eastAsia="Times New Roman" w:hAnsi="Times New Roman" w:cs="Times New Roman"/>
          <w:b/>
          <w:bCs/>
          <w:color w:val="0070C0"/>
          <w:sz w:val="24"/>
          <w:szCs w:val="24"/>
        </w:rPr>
        <w:t>User Interactions (Frontend)</w:t>
      </w:r>
      <w:bookmarkEnd w:id="72"/>
      <w:bookmarkEnd w:id="73"/>
      <w:bookmarkEnd w:id="74"/>
      <w:bookmarkEnd w:id="75"/>
      <w:bookmarkEnd w:id="76"/>
      <w:bookmarkEnd w:id="77"/>
      <w:bookmarkEnd w:id="78"/>
      <w:bookmarkEnd w:id="79"/>
      <w:bookmarkEnd w:id="80"/>
      <w:bookmarkEnd w:id="81"/>
    </w:p>
    <w:p w14:paraId="007579DF" w14:textId="68D4B9A7" w:rsidR="6D1FF343" w:rsidRPr="006A4C2A" w:rsidRDefault="5A7DBD82" w:rsidP="0082083A">
      <w:pPr>
        <w:pStyle w:val="ListParagraph"/>
        <w:numPr>
          <w:ilvl w:val="0"/>
          <w:numId w:val="7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Browse Movies Page</w:t>
      </w:r>
      <w:r w:rsidRPr="006A4C2A">
        <w:rPr>
          <w:rFonts w:ascii="Times New Roman" w:eastAsia="Times New Roman" w:hAnsi="Times New Roman" w:cs="Times New Roman"/>
          <w:sz w:val="24"/>
          <w:szCs w:val="24"/>
        </w:rPr>
        <w:t>: The user can browse through the movie titles of all sorts of movies on the Movies Page.</w:t>
      </w:r>
    </w:p>
    <w:p w14:paraId="43982CB9" w14:textId="2701EE77"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Select Movie</w:t>
      </w:r>
      <w:r w:rsidRPr="006A4C2A">
        <w:rPr>
          <w:rFonts w:ascii="Times New Roman" w:eastAsia="Times New Roman" w:hAnsi="Times New Roman" w:cs="Times New Roman"/>
          <w:sz w:val="24"/>
          <w:szCs w:val="24"/>
        </w:rPr>
        <w:t>: The user can select the movies to view showtimes after clicking on it.</w:t>
      </w:r>
    </w:p>
    <w:p w14:paraId="1BB96330" w14:textId="5C857298"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Choose Showtime</w:t>
      </w:r>
      <w:r w:rsidRPr="006A4C2A">
        <w:rPr>
          <w:rFonts w:ascii="Times New Roman" w:eastAsia="Times New Roman" w:hAnsi="Times New Roman" w:cs="Times New Roman"/>
          <w:sz w:val="24"/>
          <w:szCs w:val="24"/>
        </w:rPr>
        <w:t>: The users can use calendar interface for movie showtimes and locations for selection.</w:t>
      </w:r>
    </w:p>
    <w:p w14:paraId="54FC8D7C" w14:textId="0CF12CBF"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Select Seats</w:t>
      </w:r>
      <w:r w:rsidRPr="006A4C2A">
        <w:rPr>
          <w:rFonts w:ascii="Times New Roman" w:eastAsia="Times New Roman" w:hAnsi="Times New Roman" w:cs="Times New Roman"/>
          <w:sz w:val="24"/>
          <w:szCs w:val="24"/>
        </w:rPr>
        <w:t>: The real-time interactive seat map lets users pick their desired seats.</w:t>
      </w:r>
    </w:p>
    <w:p w14:paraId="0C6345F6" w14:textId="3548BBAE"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Add to Cart &amp; Checkout</w:t>
      </w:r>
      <w:r w:rsidRPr="006A4C2A">
        <w:rPr>
          <w:rFonts w:ascii="Times New Roman" w:eastAsia="Times New Roman" w:hAnsi="Times New Roman" w:cs="Times New Roman"/>
          <w:sz w:val="24"/>
          <w:szCs w:val="24"/>
        </w:rPr>
        <w:t xml:space="preserve">: The users then advance to </w:t>
      </w:r>
      <w:proofErr w:type="gramStart"/>
      <w:r w:rsidRPr="006A4C2A">
        <w:rPr>
          <w:rFonts w:ascii="Times New Roman" w:eastAsia="Times New Roman" w:hAnsi="Times New Roman" w:cs="Times New Roman"/>
          <w:sz w:val="24"/>
          <w:szCs w:val="24"/>
        </w:rPr>
        <w:t>checkout</w:t>
      </w:r>
      <w:proofErr w:type="gramEnd"/>
      <w:r w:rsidRPr="006A4C2A">
        <w:rPr>
          <w:rFonts w:ascii="Times New Roman" w:eastAsia="Times New Roman" w:hAnsi="Times New Roman" w:cs="Times New Roman"/>
          <w:sz w:val="24"/>
          <w:szCs w:val="24"/>
        </w:rPr>
        <w:t xml:space="preserve"> where they can use promo codes or loyalty points (if available).</w:t>
      </w:r>
    </w:p>
    <w:p w14:paraId="689E0540" w14:textId="06EB8F0A"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Payment</w:t>
      </w:r>
      <w:r w:rsidRPr="006A4C2A">
        <w:rPr>
          <w:rFonts w:ascii="Times New Roman" w:eastAsia="Times New Roman" w:hAnsi="Times New Roman" w:cs="Times New Roman"/>
          <w:sz w:val="24"/>
          <w:szCs w:val="24"/>
        </w:rPr>
        <w:t>: The user completes payment interacting with the paywall system by entering their payment information.</w:t>
      </w:r>
    </w:p>
    <w:p w14:paraId="6BB262FB" w14:textId="33A0BD00" w:rsidR="6D1FF343" w:rsidRPr="006A4C2A" w:rsidRDefault="5A7DBD82" w:rsidP="0082083A">
      <w:pPr>
        <w:pStyle w:val="ListParagraph"/>
        <w:numPr>
          <w:ilvl w:val="0"/>
          <w:numId w:val="77"/>
        </w:numPr>
        <w:spacing w:before="0" w:after="16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Confirmation &amp; E-ticket</w:t>
      </w:r>
      <w:r w:rsidRPr="006A4C2A">
        <w:rPr>
          <w:rFonts w:ascii="Times New Roman" w:eastAsia="Times New Roman" w:hAnsi="Times New Roman" w:cs="Times New Roman"/>
          <w:sz w:val="24"/>
          <w:szCs w:val="24"/>
        </w:rPr>
        <w:t>: Once the payment is successful, a confirmation page along with a digital ticket (QR code) with all the details will be shown to the user. The digital ticket will also be sent to the user via email.</w:t>
      </w:r>
    </w:p>
    <w:p w14:paraId="493C7C6F" w14:textId="1F1472FC" w:rsidR="14F00195" w:rsidRPr="006A4C2A" w:rsidRDefault="14F00195" w:rsidP="5B50B6F8">
      <w:pPr>
        <w:spacing w:before="0" w:after="160" w:line="278" w:lineRule="auto"/>
        <w:ind w:left="720"/>
        <w:rPr>
          <w:rFonts w:ascii="Times New Roman" w:eastAsia="Times New Roman" w:hAnsi="Times New Roman" w:cs="Times New Roman"/>
          <w:sz w:val="24"/>
          <w:szCs w:val="24"/>
        </w:rPr>
      </w:pPr>
    </w:p>
    <w:p w14:paraId="72EBB6B3" w14:textId="1F679FE8" w:rsidR="00D751B2" w:rsidRPr="006A4C2A" w:rsidRDefault="54B2F3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UI Components:</w:t>
      </w:r>
    </w:p>
    <w:p w14:paraId="57CCF86C" w14:textId="143E9685"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Movie Thumbnails</w:t>
      </w:r>
    </w:p>
    <w:p w14:paraId="6D6329C3" w14:textId="35AE997E"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Calander</w:t>
      </w:r>
    </w:p>
    <w:p w14:paraId="10461893" w14:textId="6FF2109C"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Interactive seat selection widget</w:t>
      </w:r>
    </w:p>
    <w:p w14:paraId="6C298742" w14:textId="256449FF"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Summary of selected tickets</w:t>
      </w:r>
    </w:p>
    <w:p w14:paraId="1036D03D" w14:textId="1A60DFA2"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Paywall</w:t>
      </w:r>
    </w:p>
    <w:p w14:paraId="21DF5EF2" w14:textId="15574A55" w:rsidR="00D751B2" w:rsidRPr="006A4C2A" w:rsidRDefault="54B2F39A" w:rsidP="0082083A">
      <w:pPr>
        <w:numPr>
          <w:ilvl w:val="0"/>
          <w:numId w:val="9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Confirmation modal with ticket and QR code</w:t>
      </w:r>
    </w:p>
    <w:p w14:paraId="3768E8F8" w14:textId="623E21DA" w:rsidR="00D751B2" w:rsidRPr="006A4C2A" w:rsidRDefault="00D751B2" w:rsidP="5B50B6F8">
      <w:pPr>
        <w:rPr>
          <w:rFonts w:ascii="Times New Roman" w:eastAsia="Times New Roman" w:hAnsi="Times New Roman" w:cs="Times New Roman"/>
          <w:sz w:val="24"/>
          <w:szCs w:val="24"/>
        </w:rPr>
      </w:pPr>
    </w:p>
    <w:p w14:paraId="4EBE49C2" w14:textId="36FFAC83" w:rsidR="00D751B2" w:rsidRPr="006A4C2A" w:rsidRDefault="54B2F3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Data Sent to Server:</w:t>
      </w:r>
    </w:p>
    <w:p w14:paraId="7520853E" w14:textId="04BA10A1"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 Details (if logged in)</w:t>
      </w:r>
    </w:p>
    <w:p w14:paraId="7BA49FB2" w14:textId="26064C29"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Selected movie ID, location ID, date, and showtime ID</w:t>
      </w:r>
    </w:p>
    <w:p w14:paraId="758F5963" w14:textId="2B258D13"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Selected seat numbers</w:t>
      </w:r>
    </w:p>
    <w:p w14:paraId="17651032" w14:textId="6DA117C1"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Applied discount codes or loyalty points</w:t>
      </w:r>
    </w:p>
    <w:p w14:paraId="1B2B10EE" w14:textId="49FE091F"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Payment method and payment token</w:t>
      </w:r>
    </w:p>
    <w:p w14:paraId="5E3527DE" w14:textId="7FA4D5B7" w:rsidR="00D751B2" w:rsidRPr="006A4C2A" w:rsidRDefault="54B2F39A" w:rsidP="0082083A">
      <w:pPr>
        <w:numPr>
          <w:ilvl w:val="0"/>
          <w:numId w:val="97"/>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Total price</w:t>
      </w:r>
    </w:p>
    <w:p w14:paraId="38474C56" w14:textId="31E07210" w:rsidR="00D751B2" w:rsidRPr="006A4C2A" w:rsidRDefault="00D751B2" w:rsidP="5B50B6F8">
      <w:pPr>
        <w:rPr>
          <w:rFonts w:ascii="Times New Roman" w:eastAsia="Times New Roman" w:hAnsi="Times New Roman" w:cs="Times New Roman"/>
          <w:sz w:val="24"/>
          <w:szCs w:val="24"/>
        </w:rPr>
      </w:pPr>
    </w:p>
    <w:p w14:paraId="5C316F08" w14:textId="77777777" w:rsidR="008C245E" w:rsidRPr="006A4C2A" w:rsidRDefault="008C245E" w:rsidP="5B50B6F8">
      <w:pPr>
        <w:rPr>
          <w:rFonts w:ascii="Times New Roman" w:eastAsia="Times New Roman" w:hAnsi="Times New Roman" w:cs="Times New Roman"/>
          <w:sz w:val="24"/>
          <w:szCs w:val="24"/>
        </w:rPr>
      </w:pPr>
    </w:p>
    <w:p w14:paraId="3BE824DB" w14:textId="77777777" w:rsidR="008C245E" w:rsidRPr="006A4C2A" w:rsidRDefault="008C245E" w:rsidP="5B50B6F8">
      <w:pPr>
        <w:rPr>
          <w:rFonts w:ascii="Times New Roman" w:eastAsia="Times New Roman" w:hAnsi="Times New Roman" w:cs="Times New Roman"/>
          <w:sz w:val="24"/>
          <w:szCs w:val="24"/>
        </w:rPr>
      </w:pPr>
    </w:p>
    <w:p w14:paraId="08AB8C37" w14:textId="77777777" w:rsidR="008C245E" w:rsidRPr="006A4C2A" w:rsidRDefault="008C245E" w:rsidP="5B50B6F8">
      <w:pPr>
        <w:rPr>
          <w:rFonts w:ascii="Times New Roman" w:eastAsia="Times New Roman" w:hAnsi="Times New Roman" w:cs="Times New Roman"/>
          <w:sz w:val="24"/>
          <w:szCs w:val="24"/>
        </w:rPr>
      </w:pPr>
    </w:p>
    <w:p w14:paraId="76A991E1" w14:textId="77777777" w:rsidR="008C245E" w:rsidRPr="006A4C2A" w:rsidRDefault="008C245E" w:rsidP="5B50B6F8">
      <w:pPr>
        <w:rPr>
          <w:rFonts w:ascii="Times New Roman" w:eastAsia="Times New Roman" w:hAnsi="Times New Roman" w:cs="Times New Roman"/>
          <w:sz w:val="24"/>
          <w:szCs w:val="24"/>
        </w:rPr>
      </w:pPr>
    </w:p>
    <w:p w14:paraId="7404C8FC" w14:textId="77777777" w:rsidR="008C245E" w:rsidRPr="006A4C2A" w:rsidRDefault="008C245E" w:rsidP="5B50B6F8">
      <w:pPr>
        <w:rPr>
          <w:rFonts w:ascii="Times New Roman" w:eastAsia="Times New Roman" w:hAnsi="Times New Roman" w:cs="Times New Roman"/>
          <w:sz w:val="24"/>
          <w:szCs w:val="24"/>
        </w:rPr>
      </w:pPr>
    </w:p>
    <w:p w14:paraId="5C5D1D6D" w14:textId="77777777" w:rsidR="008C245E" w:rsidRPr="006A4C2A" w:rsidRDefault="008C245E" w:rsidP="5B50B6F8">
      <w:pPr>
        <w:rPr>
          <w:rFonts w:ascii="Times New Roman" w:eastAsia="Times New Roman" w:hAnsi="Times New Roman" w:cs="Times New Roman"/>
          <w:sz w:val="24"/>
          <w:szCs w:val="24"/>
        </w:rPr>
      </w:pPr>
    </w:p>
    <w:p w14:paraId="307B6F42" w14:textId="77777777" w:rsidR="008C245E" w:rsidRPr="006A4C2A" w:rsidRDefault="008C245E" w:rsidP="5B50B6F8">
      <w:pPr>
        <w:rPr>
          <w:rFonts w:ascii="Times New Roman" w:eastAsia="Times New Roman" w:hAnsi="Times New Roman" w:cs="Times New Roman"/>
          <w:sz w:val="24"/>
          <w:szCs w:val="24"/>
        </w:rPr>
      </w:pPr>
    </w:p>
    <w:p w14:paraId="51FB9A65" w14:textId="77777777" w:rsidR="008C245E" w:rsidRPr="006A4C2A" w:rsidRDefault="008C245E" w:rsidP="5B50B6F8">
      <w:pPr>
        <w:rPr>
          <w:rFonts w:ascii="Times New Roman" w:eastAsia="Times New Roman" w:hAnsi="Times New Roman" w:cs="Times New Roman"/>
          <w:sz w:val="24"/>
          <w:szCs w:val="24"/>
        </w:rPr>
      </w:pPr>
    </w:p>
    <w:p w14:paraId="222DDADB" w14:textId="77777777" w:rsidR="008C245E" w:rsidRPr="006A4C2A" w:rsidRDefault="008C245E" w:rsidP="5B50B6F8">
      <w:pPr>
        <w:rPr>
          <w:rFonts w:ascii="Times New Roman" w:eastAsia="Times New Roman" w:hAnsi="Times New Roman" w:cs="Times New Roman"/>
          <w:sz w:val="24"/>
          <w:szCs w:val="24"/>
        </w:rPr>
      </w:pPr>
    </w:p>
    <w:p w14:paraId="22484D2B" w14:textId="557ECEC6" w:rsidR="00D751B2" w:rsidRPr="006A4C2A" w:rsidRDefault="4BB71E7F"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b/>
          <w:bCs/>
          <w:color w:val="0070C0"/>
          <w:sz w:val="24"/>
          <w:szCs w:val="24"/>
        </w:rPr>
        <w:lastRenderedPageBreak/>
        <w:t>Server-End Logic</w:t>
      </w:r>
    </w:p>
    <w:p w14:paraId="4AC540DD" w14:textId="26AA550B" w:rsidR="00D751B2" w:rsidRPr="006A4C2A" w:rsidRDefault="54B2F3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Backend Workflow:</w:t>
      </w:r>
    </w:p>
    <w:p w14:paraId="0C563AC0" w14:textId="18CE2859" w:rsidR="00D751B2" w:rsidRPr="006A4C2A" w:rsidRDefault="54B2F39A" w:rsidP="0082083A">
      <w:pPr>
        <w:pStyle w:val="ListParagraph"/>
        <w:numPr>
          <w:ilvl w:val="0"/>
          <w:numId w:val="59"/>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Receive Ticket Request:</w:t>
      </w:r>
    </w:p>
    <w:p w14:paraId="08DF5D03" w14:textId="3BE5DB9E" w:rsidR="52FA7734" w:rsidRPr="006A4C2A" w:rsidRDefault="691A1C69" w:rsidP="0082083A">
      <w:pPr>
        <w:pStyle w:val="ListParagraph"/>
        <w:numPr>
          <w:ilvl w:val="0"/>
          <w:numId w:val="76"/>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accepts all front-end information which it receives.</w:t>
      </w:r>
    </w:p>
    <w:p w14:paraId="4F18E199" w14:textId="4D11B97C" w:rsidR="52FA7734" w:rsidRPr="006A4C2A" w:rsidRDefault="691A1C69" w:rsidP="0082083A">
      <w:pPr>
        <w:pStyle w:val="ListParagraph"/>
        <w:numPr>
          <w:ilvl w:val="0"/>
          <w:numId w:val="76"/>
        </w:numPr>
        <w:spacing w:before="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checks the validity of movie ID and seat availability and user session and payment information.</w:t>
      </w:r>
    </w:p>
    <w:p w14:paraId="264B2957" w14:textId="1C3A1A4B" w:rsidR="14F00195" w:rsidRPr="006A4C2A" w:rsidRDefault="14F00195" w:rsidP="5B50B6F8">
      <w:pPr>
        <w:pStyle w:val="ListParagraph"/>
        <w:spacing w:before="0"/>
        <w:ind w:left="1080"/>
        <w:rPr>
          <w:rFonts w:ascii="Times New Roman" w:eastAsia="Times New Roman" w:hAnsi="Times New Roman" w:cs="Times New Roman"/>
          <w:sz w:val="24"/>
          <w:szCs w:val="24"/>
        </w:rPr>
      </w:pPr>
    </w:p>
    <w:p w14:paraId="25844B53" w14:textId="53F48873" w:rsidR="00D751B2" w:rsidRPr="006A4C2A" w:rsidRDefault="54B2F39A" w:rsidP="0082083A">
      <w:pPr>
        <w:pStyle w:val="ListParagraph"/>
        <w:numPr>
          <w:ilvl w:val="0"/>
          <w:numId w:val="58"/>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Seat Availability Check:</w:t>
      </w:r>
    </w:p>
    <w:p w14:paraId="5F4A72BC" w14:textId="1985767A" w:rsidR="00D751B2" w:rsidRPr="006A4C2A" w:rsidRDefault="54B2F39A" w:rsidP="0082083A">
      <w:pPr>
        <w:pStyle w:val="ListParagraph"/>
        <w:numPr>
          <w:ilvl w:val="0"/>
          <w:numId w:val="75"/>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Queries databases to ensure selected seats for specific showtime are still available.</w:t>
      </w:r>
    </w:p>
    <w:p w14:paraId="4620905B" w14:textId="44C853E6" w:rsidR="00D751B2" w:rsidRPr="006A4C2A" w:rsidRDefault="54B2F39A" w:rsidP="0082083A">
      <w:pPr>
        <w:pStyle w:val="ListParagraph"/>
        <w:numPr>
          <w:ilvl w:val="0"/>
          <w:numId w:val="75"/>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Locks seats temporarily to prevent other users from selecting same seats</w:t>
      </w:r>
    </w:p>
    <w:p w14:paraId="28C976C0" w14:textId="3D70D86A" w:rsidR="14F00195" w:rsidRPr="006A4C2A" w:rsidRDefault="14F00195" w:rsidP="5B50B6F8">
      <w:pPr>
        <w:pStyle w:val="ListParagraph"/>
        <w:spacing w:before="0" w:after="160" w:line="278" w:lineRule="auto"/>
        <w:ind w:left="1080"/>
        <w:rPr>
          <w:rFonts w:ascii="Times New Roman" w:eastAsia="Times New Roman" w:hAnsi="Times New Roman" w:cs="Times New Roman"/>
          <w:sz w:val="24"/>
          <w:szCs w:val="24"/>
        </w:rPr>
      </w:pPr>
    </w:p>
    <w:p w14:paraId="6A4EC8C6" w14:textId="63B0AF64" w:rsidR="00D751B2" w:rsidRPr="006A4C2A" w:rsidRDefault="54B2F39A" w:rsidP="0082083A">
      <w:pPr>
        <w:pStyle w:val="ListParagraph"/>
        <w:numPr>
          <w:ilvl w:val="0"/>
          <w:numId w:val="57"/>
        </w:numPr>
        <w:spacing w:before="0" w:after="160" w:line="278"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Apply Discounts or Points:</w:t>
      </w:r>
    </w:p>
    <w:p w14:paraId="6B794C56" w14:textId="4BD20B11" w:rsidR="00D751B2" w:rsidRPr="006A4C2A" w:rsidRDefault="6A89AFD0" w:rsidP="0082083A">
      <w:pPr>
        <w:pStyle w:val="ListParagraph"/>
        <w:numPr>
          <w:ilvl w:val="0"/>
          <w:numId w:val="74"/>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Validates</w:t>
      </w:r>
      <w:r w:rsidR="4BB71E7F" w:rsidRPr="006A4C2A">
        <w:rPr>
          <w:rFonts w:ascii="Times New Roman" w:eastAsia="Times New Roman" w:hAnsi="Times New Roman" w:cs="Times New Roman"/>
          <w:sz w:val="24"/>
          <w:szCs w:val="24"/>
        </w:rPr>
        <w:t xml:space="preserve"> discount codes or loyalty points.</w:t>
      </w:r>
    </w:p>
    <w:p w14:paraId="27727B7A" w14:textId="6CBBAF1A" w:rsidR="00D751B2" w:rsidRPr="006A4C2A" w:rsidRDefault="54B2F39A" w:rsidP="0082083A">
      <w:pPr>
        <w:pStyle w:val="ListParagraph"/>
        <w:numPr>
          <w:ilvl w:val="0"/>
          <w:numId w:val="74"/>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Recalculates total payable amount if applicable.</w:t>
      </w:r>
    </w:p>
    <w:p w14:paraId="196A90B4" w14:textId="4F04F3AA" w:rsidR="14F00195" w:rsidRPr="006A4C2A" w:rsidRDefault="14F00195" w:rsidP="5B50B6F8">
      <w:pPr>
        <w:pStyle w:val="ListParagraph"/>
        <w:spacing w:before="0" w:after="160" w:line="278" w:lineRule="auto"/>
        <w:ind w:left="1080"/>
        <w:rPr>
          <w:rFonts w:ascii="Times New Roman" w:eastAsia="Times New Roman" w:hAnsi="Times New Roman" w:cs="Times New Roman"/>
          <w:sz w:val="24"/>
          <w:szCs w:val="24"/>
        </w:rPr>
      </w:pPr>
    </w:p>
    <w:p w14:paraId="6DF7B116" w14:textId="172D541E" w:rsidR="00D751B2" w:rsidRPr="006A4C2A" w:rsidRDefault="54B2F39A" w:rsidP="0082083A">
      <w:pPr>
        <w:pStyle w:val="ListParagraph"/>
        <w:numPr>
          <w:ilvl w:val="0"/>
          <w:numId w:val="56"/>
        </w:numPr>
        <w:spacing w:before="0" w:after="160" w:line="278" w:lineRule="auto"/>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Process Payment:</w:t>
      </w:r>
    </w:p>
    <w:p w14:paraId="52519AEB" w14:textId="49F90537" w:rsidR="00D751B2" w:rsidRPr="006A4C2A" w:rsidRDefault="54B2F39A" w:rsidP="0082083A">
      <w:pPr>
        <w:pStyle w:val="ListParagraph"/>
        <w:numPr>
          <w:ilvl w:val="0"/>
          <w:numId w:val="73"/>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Encrypts and securely transmit payment data to payment processor </w:t>
      </w:r>
    </w:p>
    <w:p w14:paraId="1FB10203" w14:textId="45594F45" w:rsidR="00D751B2" w:rsidRPr="006A4C2A" w:rsidRDefault="54B2F39A" w:rsidP="0082083A">
      <w:pPr>
        <w:pStyle w:val="ListParagraph"/>
        <w:numPr>
          <w:ilvl w:val="0"/>
          <w:numId w:val="73"/>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Waits for </w:t>
      </w:r>
      <w:r w:rsidR="0DD19FAB" w:rsidRPr="006A4C2A">
        <w:rPr>
          <w:rFonts w:ascii="Times New Roman" w:eastAsia="Times New Roman" w:hAnsi="Times New Roman" w:cs="Times New Roman"/>
          <w:sz w:val="24"/>
          <w:szCs w:val="24"/>
        </w:rPr>
        <w:t>a confirmation</w:t>
      </w:r>
      <w:r w:rsidRPr="006A4C2A">
        <w:rPr>
          <w:rFonts w:ascii="Times New Roman" w:eastAsia="Times New Roman" w:hAnsi="Times New Roman" w:cs="Times New Roman"/>
          <w:sz w:val="24"/>
          <w:szCs w:val="24"/>
        </w:rPr>
        <w:t xml:space="preserve"> response.</w:t>
      </w:r>
    </w:p>
    <w:p w14:paraId="7AE0BDEA" w14:textId="63984B3E" w:rsidR="14F00195" w:rsidRPr="006A4C2A" w:rsidRDefault="14F00195" w:rsidP="5B50B6F8">
      <w:pPr>
        <w:pStyle w:val="ListParagraph"/>
        <w:spacing w:before="0" w:after="160" w:line="278" w:lineRule="auto"/>
        <w:ind w:left="1080"/>
        <w:rPr>
          <w:rFonts w:ascii="Times New Roman" w:eastAsia="Times New Roman" w:hAnsi="Times New Roman" w:cs="Times New Roman"/>
          <w:sz w:val="24"/>
          <w:szCs w:val="24"/>
        </w:rPr>
      </w:pPr>
    </w:p>
    <w:p w14:paraId="1FFEB8E0" w14:textId="3A5F06D4" w:rsidR="6CF303DA" w:rsidRPr="006A4C2A" w:rsidRDefault="54B2F39A" w:rsidP="0082083A">
      <w:pPr>
        <w:pStyle w:val="ListParagraph"/>
        <w:numPr>
          <w:ilvl w:val="0"/>
          <w:numId w:val="55"/>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Generate Ticket:</w:t>
      </w:r>
    </w:p>
    <w:p w14:paraId="76125205" w14:textId="1D07C578" w:rsidR="00D751B2" w:rsidRPr="006A4C2A" w:rsidRDefault="54B2F39A" w:rsidP="0082083A">
      <w:pPr>
        <w:pStyle w:val="ListParagraph"/>
        <w:numPr>
          <w:ilvl w:val="0"/>
          <w:numId w:val="72"/>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Upon successful payment:</w:t>
      </w:r>
    </w:p>
    <w:p w14:paraId="37E17869" w14:textId="6B0B897E" w:rsidR="00D751B2" w:rsidRPr="006A4C2A" w:rsidRDefault="54B2F39A" w:rsidP="0082083A">
      <w:pPr>
        <w:pStyle w:val="ListParagraph"/>
        <w:numPr>
          <w:ilvl w:val="0"/>
          <w:numId w:val="71"/>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Finalizes seat booking (changes status to "booked").</w:t>
      </w:r>
    </w:p>
    <w:p w14:paraId="5FD531E1" w14:textId="65DDE4DB" w:rsidR="00D751B2" w:rsidRPr="006A4C2A" w:rsidRDefault="54B2F39A" w:rsidP="0082083A">
      <w:pPr>
        <w:pStyle w:val="ListParagraph"/>
        <w:numPr>
          <w:ilvl w:val="0"/>
          <w:numId w:val="70"/>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Creates ticket records with a unique QR code.</w:t>
      </w:r>
    </w:p>
    <w:p w14:paraId="10E7677F" w14:textId="76F9BA6C" w:rsidR="00D751B2" w:rsidRPr="006A4C2A" w:rsidRDefault="54B2F39A" w:rsidP="0082083A">
      <w:pPr>
        <w:pStyle w:val="ListParagraph"/>
        <w:numPr>
          <w:ilvl w:val="0"/>
          <w:numId w:val="69"/>
        </w:numPr>
        <w:spacing w:before="0" w:after="160" w:line="278" w:lineRule="auto"/>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Sends</w:t>
      </w:r>
      <w:proofErr w:type="gramEnd"/>
      <w:r w:rsidRPr="006A4C2A">
        <w:rPr>
          <w:rFonts w:ascii="Times New Roman" w:eastAsia="Times New Roman" w:hAnsi="Times New Roman" w:cs="Times New Roman"/>
          <w:sz w:val="24"/>
          <w:szCs w:val="24"/>
        </w:rPr>
        <w:t xml:space="preserve"> details of tickets and confirmation via email and SMS.</w:t>
      </w:r>
    </w:p>
    <w:p w14:paraId="08C304E5" w14:textId="0BB492B0" w:rsidR="14F00195" w:rsidRPr="006A4C2A" w:rsidRDefault="14F00195" w:rsidP="5B50B6F8">
      <w:pPr>
        <w:pStyle w:val="ListParagraph"/>
        <w:spacing w:before="0" w:after="160" w:line="278" w:lineRule="auto"/>
        <w:ind w:left="1800"/>
        <w:rPr>
          <w:rFonts w:ascii="Times New Roman" w:eastAsia="Times New Roman" w:hAnsi="Times New Roman" w:cs="Times New Roman"/>
          <w:sz w:val="24"/>
          <w:szCs w:val="24"/>
        </w:rPr>
      </w:pPr>
    </w:p>
    <w:p w14:paraId="187A360D" w14:textId="0E49D28A" w:rsidR="00D751B2" w:rsidRPr="006A4C2A" w:rsidRDefault="54B2F39A" w:rsidP="0082083A">
      <w:pPr>
        <w:pStyle w:val="ListParagraph"/>
        <w:numPr>
          <w:ilvl w:val="0"/>
          <w:numId w:val="54"/>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Error Handling:</w:t>
      </w:r>
    </w:p>
    <w:p w14:paraId="1C9403A1" w14:textId="4489442A" w:rsidR="00264C19" w:rsidRPr="006A4C2A" w:rsidRDefault="4BB71E7F" w:rsidP="0082083A">
      <w:pPr>
        <w:pStyle w:val="ListParagraph"/>
        <w:numPr>
          <w:ilvl w:val="0"/>
          <w:numId w:val="68"/>
        </w:numPr>
        <w:spacing w:before="0"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If any step fails, the user is notified and prompted to retry.</w:t>
      </w:r>
    </w:p>
    <w:p w14:paraId="50FD12B8" w14:textId="338CFF8B" w:rsidR="2FC107F1" w:rsidRPr="006A4C2A" w:rsidRDefault="2FC107F1" w:rsidP="5B50B6F8">
      <w:pPr>
        <w:pStyle w:val="ListParagraph"/>
        <w:spacing w:before="0" w:after="160" w:line="278" w:lineRule="auto"/>
        <w:ind w:left="1080"/>
        <w:rPr>
          <w:rFonts w:ascii="Times New Roman" w:eastAsia="Times New Roman" w:hAnsi="Times New Roman" w:cs="Times New Roman"/>
          <w:sz w:val="24"/>
          <w:szCs w:val="24"/>
        </w:rPr>
      </w:pPr>
    </w:p>
    <w:p w14:paraId="33AFF356" w14:textId="558F72F4" w:rsidR="2FC107F1" w:rsidRPr="006A4C2A" w:rsidRDefault="2FC107F1" w:rsidP="5B50B6F8">
      <w:pPr>
        <w:pStyle w:val="ListParagraph"/>
        <w:spacing w:before="0" w:after="160" w:line="278" w:lineRule="auto"/>
        <w:ind w:left="1080"/>
        <w:rPr>
          <w:rFonts w:ascii="Times New Roman" w:eastAsia="Times New Roman" w:hAnsi="Times New Roman" w:cs="Times New Roman"/>
          <w:sz w:val="24"/>
          <w:szCs w:val="24"/>
        </w:rPr>
      </w:pPr>
    </w:p>
    <w:p w14:paraId="565B07E8" w14:textId="2E9500C9" w:rsidR="2FC107F1" w:rsidRPr="006A4C2A" w:rsidRDefault="2FC107F1" w:rsidP="5B50B6F8">
      <w:pPr>
        <w:spacing w:before="0" w:after="160" w:line="278" w:lineRule="auto"/>
        <w:ind w:left="720"/>
        <w:rPr>
          <w:rFonts w:ascii="Times New Roman" w:eastAsia="Times New Roman" w:hAnsi="Times New Roman" w:cs="Times New Roman"/>
          <w:sz w:val="24"/>
          <w:szCs w:val="24"/>
        </w:rPr>
      </w:pPr>
    </w:p>
    <w:p w14:paraId="0563FD66" w14:textId="19D56DCD" w:rsidR="00D751B2" w:rsidRPr="006A4C2A" w:rsidRDefault="4BB71E7F" w:rsidP="5B50B6F8">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color w:val="0070C0"/>
          <w:sz w:val="24"/>
          <w:szCs w:val="24"/>
        </w:rPr>
        <w:t>Database Tables</w:t>
      </w:r>
    </w:p>
    <w:p w14:paraId="67FCF171" w14:textId="66B8E890" w:rsidR="00D751B2" w:rsidRPr="006A4C2A" w:rsidRDefault="54B2F3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Movies Table</w:t>
      </w:r>
    </w:p>
    <w:tbl>
      <w:tblPr>
        <w:tblStyle w:val="TableGrid"/>
        <w:tblW w:w="0" w:type="auto"/>
        <w:tblLayout w:type="fixed"/>
        <w:tblLook w:val="06A0" w:firstRow="1" w:lastRow="0" w:firstColumn="1" w:lastColumn="0" w:noHBand="1" w:noVBand="1"/>
      </w:tblPr>
      <w:tblGrid>
        <w:gridCol w:w="1207"/>
        <w:gridCol w:w="1206"/>
        <w:gridCol w:w="1234"/>
        <w:gridCol w:w="994"/>
        <w:gridCol w:w="1314"/>
        <w:gridCol w:w="810"/>
      </w:tblGrid>
      <w:tr w:rsidR="14F00195" w:rsidRPr="006A4C2A" w14:paraId="646CFE2F" w14:textId="77777777" w:rsidTr="392403C2">
        <w:trPr>
          <w:trHeight w:val="300"/>
        </w:trPr>
        <w:tc>
          <w:tcPr>
            <w:tcW w:w="1207" w:type="dxa"/>
          </w:tcPr>
          <w:p w14:paraId="14A691E9" w14:textId="42C901F1"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MovieID</w:t>
            </w:r>
            <w:proofErr w:type="spellEnd"/>
          </w:p>
        </w:tc>
        <w:tc>
          <w:tcPr>
            <w:tcW w:w="1206" w:type="dxa"/>
          </w:tcPr>
          <w:p w14:paraId="62D71F24" w14:textId="3BEF40B2"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Title</w:t>
            </w:r>
          </w:p>
        </w:tc>
        <w:tc>
          <w:tcPr>
            <w:tcW w:w="1234" w:type="dxa"/>
          </w:tcPr>
          <w:p w14:paraId="789E7065" w14:textId="32CE1B93"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Duration</w:t>
            </w:r>
          </w:p>
        </w:tc>
        <w:tc>
          <w:tcPr>
            <w:tcW w:w="994" w:type="dxa"/>
          </w:tcPr>
          <w:p w14:paraId="477FF2E5" w14:textId="3482AA2B"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Rating</w:t>
            </w:r>
          </w:p>
        </w:tc>
        <w:tc>
          <w:tcPr>
            <w:tcW w:w="1314" w:type="dxa"/>
          </w:tcPr>
          <w:p w14:paraId="73A6AAC6" w14:textId="5994EBF6"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Language</w:t>
            </w:r>
          </w:p>
        </w:tc>
        <w:tc>
          <w:tcPr>
            <w:tcW w:w="810" w:type="dxa"/>
          </w:tcPr>
          <w:p w14:paraId="5BCC79FC" w14:textId="670CB7C6"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Genre</w:t>
            </w:r>
          </w:p>
        </w:tc>
      </w:tr>
      <w:tr w:rsidR="14F00195" w:rsidRPr="006A4C2A" w14:paraId="7F7E3786" w14:textId="77777777" w:rsidTr="392403C2">
        <w:trPr>
          <w:trHeight w:val="300"/>
        </w:trPr>
        <w:tc>
          <w:tcPr>
            <w:tcW w:w="1207" w:type="dxa"/>
          </w:tcPr>
          <w:p w14:paraId="321CD5EA" w14:textId="32750862"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w:t>
            </w:r>
            <w:r w:rsidR="70F4BB26" w:rsidRPr="006A4C2A">
              <w:rPr>
                <w:rFonts w:ascii="Times New Roman" w:eastAsia="Times New Roman" w:hAnsi="Times New Roman" w:cs="Times New Roman"/>
                <w:sz w:val="24"/>
                <w:szCs w:val="24"/>
              </w:rPr>
              <w:t>00</w:t>
            </w:r>
          </w:p>
        </w:tc>
        <w:tc>
          <w:tcPr>
            <w:tcW w:w="1206" w:type="dxa"/>
          </w:tcPr>
          <w:p w14:paraId="42748C31" w14:textId="4CFD9B92"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Inception</w:t>
            </w:r>
          </w:p>
        </w:tc>
        <w:tc>
          <w:tcPr>
            <w:tcW w:w="1234" w:type="dxa"/>
          </w:tcPr>
          <w:p w14:paraId="06AB6B38" w14:textId="1171417F"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148 min</w:t>
            </w:r>
          </w:p>
        </w:tc>
        <w:tc>
          <w:tcPr>
            <w:tcW w:w="994" w:type="dxa"/>
          </w:tcPr>
          <w:p w14:paraId="5F104865" w14:textId="2D4DC6C1"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PG-13</w:t>
            </w:r>
          </w:p>
        </w:tc>
        <w:tc>
          <w:tcPr>
            <w:tcW w:w="1314" w:type="dxa"/>
          </w:tcPr>
          <w:p w14:paraId="70E06626" w14:textId="3343A23C"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English</w:t>
            </w:r>
          </w:p>
        </w:tc>
        <w:tc>
          <w:tcPr>
            <w:tcW w:w="810" w:type="dxa"/>
          </w:tcPr>
          <w:p w14:paraId="2FCB56FC" w14:textId="2CE39D44"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Sci-Fi</w:t>
            </w:r>
          </w:p>
        </w:tc>
      </w:tr>
    </w:tbl>
    <w:p w14:paraId="6DC76F83" w14:textId="2A0125A6" w:rsidR="00D751B2" w:rsidRPr="006A4C2A" w:rsidRDefault="00D751B2" w:rsidP="5B50B6F8">
      <w:pPr>
        <w:rPr>
          <w:rFonts w:ascii="Times New Roman" w:eastAsia="Times New Roman" w:hAnsi="Times New Roman" w:cs="Times New Roman"/>
          <w:sz w:val="24"/>
          <w:szCs w:val="24"/>
        </w:rPr>
      </w:pPr>
    </w:p>
    <w:p w14:paraId="49760962" w14:textId="1A84DE50" w:rsidR="19D48754" w:rsidRPr="006A4C2A" w:rsidRDefault="335F82A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Showtimes Table</w:t>
      </w:r>
    </w:p>
    <w:tbl>
      <w:tblPr>
        <w:tblStyle w:val="TableGrid"/>
        <w:tblW w:w="0" w:type="auto"/>
        <w:tblLayout w:type="fixed"/>
        <w:tblLook w:val="06A0" w:firstRow="1" w:lastRow="0" w:firstColumn="1" w:lastColumn="0" w:noHBand="1" w:noVBand="1"/>
      </w:tblPr>
      <w:tblGrid>
        <w:gridCol w:w="1580"/>
        <w:gridCol w:w="1207"/>
        <w:gridCol w:w="1367"/>
        <w:gridCol w:w="1420"/>
        <w:gridCol w:w="847"/>
      </w:tblGrid>
      <w:tr w:rsidR="14F00195" w:rsidRPr="006A4C2A" w14:paraId="79C5D74B" w14:textId="77777777" w:rsidTr="392403C2">
        <w:trPr>
          <w:trHeight w:val="300"/>
        </w:trPr>
        <w:tc>
          <w:tcPr>
            <w:tcW w:w="1580" w:type="dxa"/>
          </w:tcPr>
          <w:p w14:paraId="17A7529E" w14:textId="444D5047"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ShowtimeID</w:t>
            </w:r>
            <w:proofErr w:type="spellEnd"/>
          </w:p>
        </w:tc>
        <w:tc>
          <w:tcPr>
            <w:tcW w:w="1207" w:type="dxa"/>
          </w:tcPr>
          <w:p w14:paraId="132441DF" w14:textId="255BBE8C"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MovieID</w:t>
            </w:r>
            <w:proofErr w:type="spellEnd"/>
          </w:p>
        </w:tc>
        <w:tc>
          <w:tcPr>
            <w:tcW w:w="1367" w:type="dxa"/>
          </w:tcPr>
          <w:p w14:paraId="4779A9B8" w14:textId="3A4416FB"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CinemaID</w:t>
            </w:r>
            <w:proofErr w:type="spellEnd"/>
          </w:p>
        </w:tc>
        <w:tc>
          <w:tcPr>
            <w:tcW w:w="1420" w:type="dxa"/>
          </w:tcPr>
          <w:p w14:paraId="2008BFF5" w14:textId="6914CCF9"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Date</w:t>
            </w:r>
          </w:p>
        </w:tc>
        <w:tc>
          <w:tcPr>
            <w:tcW w:w="847" w:type="dxa"/>
          </w:tcPr>
          <w:p w14:paraId="048878C1" w14:textId="33F2F333"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Time</w:t>
            </w:r>
          </w:p>
        </w:tc>
      </w:tr>
      <w:tr w:rsidR="14F00195" w:rsidRPr="006A4C2A" w14:paraId="7BC2DB28" w14:textId="77777777" w:rsidTr="392403C2">
        <w:trPr>
          <w:trHeight w:val="300"/>
        </w:trPr>
        <w:tc>
          <w:tcPr>
            <w:tcW w:w="1580" w:type="dxa"/>
          </w:tcPr>
          <w:p w14:paraId="011B5ED0" w14:textId="76EC0F72"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500</w:t>
            </w:r>
          </w:p>
        </w:tc>
        <w:tc>
          <w:tcPr>
            <w:tcW w:w="1207" w:type="dxa"/>
          </w:tcPr>
          <w:p w14:paraId="73460D0E" w14:textId="0B9121A3"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w:t>
            </w:r>
            <w:r w:rsidR="493AFB72" w:rsidRPr="006A4C2A">
              <w:rPr>
                <w:rFonts w:ascii="Times New Roman" w:eastAsia="Times New Roman" w:hAnsi="Times New Roman" w:cs="Times New Roman"/>
                <w:sz w:val="24"/>
                <w:szCs w:val="24"/>
              </w:rPr>
              <w:t>00</w:t>
            </w:r>
          </w:p>
        </w:tc>
        <w:tc>
          <w:tcPr>
            <w:tcW w:w="1367" w:type="dxa"/>
          </w:tcPr>
          <w:p w14:paraId="6CAB3AAE" w14:textId="56D1AF08" w:rsidR="76319582" w:rsidRPr="006A4C2A" w:rsidRDefault="34AC4615"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w:t>
            </w:r>
          </w:p>
        </w:tc>
        <w:tc>
          <w:tcPr>
            <w:tcW w:w="1420" w:type="dxa"/>
          </w:tcPr>
          <w:p w14:paraId="7BEB1768" w14:textId="6BE27685"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2025-06-10</w:t>
            </w:r>
          </w:p>
        </w:tc>
        <w:tc>
          <w:tcPr>
            <w:tcW w:w="847" w:type="dxa"/>
          </w:tcPr>
          <w:p w14:paraId="269DD593" w14:textId="4B4D7B7C"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18:30</w:t>
            </w:r>
          </w:p>
        </w:tc>
      </w:tr>
    </w:tbl>
    <w:p w14:paraId="05BFDF68" w14:textId="548FA223" w:rsidR="14F00195" w:rsidRPr="006A4C2A" w:rsidRDefault="14F00195" w:rsidP="5B50B6F8">
      <w:pPr>
        <w:rPr>
          <w:rFonts w:ascii="Times New Roman" w:eastAsia="Times New Roman" w:hAnsi="Times New Roman" w:cs="Times New Roman"/>
          <w:sz w:val="24"/>
          <w:szCs w:val="24"/>
        </w:rPr>
      </w:pPr>
    </w:p>
    <w:p w14:paraId="170DF146" w14:textId="333085D2" w:rsidR="00D751B2" w:rsidRPr="006A4C2A" w:rsidRDefault="54B2F39A"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Seats Table</w:t>
      </w:r>
    </w:p>
    <w:tbl>
      <w:tblPr>
        <w:tblStyle w:val="TableGrid"/>
        <w:tblW w:w="0" w:type="auto"/>
        <w:tblLayout w:type="fixed"/>
        <w:tblLook w:val="06A0" w:firstRow="1" w:lastRow="0" w:firstColumn="1" w:lastColumn="0" w:noHBand="1" w:noVBand="1"/>
      </w:tblPr>
      <w:tblGrid>
        <w:gridCol w:w="1007"/>
        <w:gridCol w:w="1580"/>
        <w:gridCol w:w="1593"/>
        <w:gridCol w:w="1215"/>
      </w:tblGrid>
      <w:tr w:rsidR="14F00195" w:rsidRPr="006A4C2A" w14:paraId="731FCDD9" w14:textId="77777777" w:rsidTr="392403C2">
        <w:trPr>
          <w:trHeight w:val="300"/>
        </w:trPr>
        <w:tc>
          <w:tcPr>
            <w:tcW w:w="1007" w:type="dxa"/>
          </w:tcPr>
          <w:p w14:paraId="6464B466" w14:textId="25BF0DA1"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SeatID</w:t>
            </w:r>
            <w:proofErr w:type="spellEnd"/>
          </w:p>
        </w:tc>
        <w:tc>
          <w:tcPr>
            <w:tcW w:w="1580" w:type="dxa"/>
          </w:tcPr>
          <w:p w14:paraId="5BF4ABFD" w14:textId="6847A837"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ShowtimeID</w:t>
            </w:r>
            <w:proofErr w:type="spellEnd"/>
          </w:p>
        </w:tc>
        <w:tc>
          <w:tcPr>
            <w:tcW w:w="1593" w:type="dxa"/>
          </w:tcPr>
          <w:p w14:paraId="5FC0AA86" w14:textId="75C2D6BD"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SeatNumber</w:t>
            </w:r>
            <w:proofErr w:type="spellEnd"/>
          </w:p>
        </w:tc>
        <w:tc>
          <w:tcPr>
            <w:tcW w:w="1215" w:type="dxa"/>
          </w:tcPr>
          <w:p w14:paraId="39A5276A" w14:textId="4F475139"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Status</w:t>
            </w:r>
          </w:p>
        </w:tc>
      </w:tr>
      <w:tr w:rsidR="14F00195" w:rsidRPr="006A4C2A" w14:paraId="7D28F733" w14:textId="77777777" w:rsidTr="392403C2">
        <w:trPr>
          <w:trHeight w:val="300"/>
        </w:trPr>
        <w:tc>
          <w:tcPr>
            <w:tcW w:w="1007" w:type="dxa"/>
          </w:tcPr>
          <w:p w14:paraId="27F50C19" w14:textId="2A1A71DA"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w:t>
            </w:r>
          </w:p>
        </w:tc>
        <w:tc>
          <w:tcPr>
            <w:tcW w:w="1580" w:type="dxa"/>
          </w:tcPr>
          <w:p w14:paraId="11C3CC56" w14:textId="694517B0"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500</w:t>
            </w:r>
          </w:p>
        </w:tc>
        <w:tc>
          <w:tcPr>
            <w:tcW w:w="1593" w:type="dxa"/>
          </w:tcPr>
          <w:p w14:paraId="19678AE6" w14:textId="3898FE8F"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A1</w:t>
            </w:r>
          </w:p>
        </w:tc>
        <w:tc>
          <w:tcPr>
            <w:tcW w:w="1215" w:type="dxa"/>
          </w:tcPr>
          <w:p w14:paraId="02A9779D" w14:textId="03687F67"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Available</w:t>
            </w:r>
          </w:p>
        </w:tc>
      </w:tr>
      <w:tr w:rsidR="14F00195" w:rsidRPr="006A4C2A" w14:paraId="69DBCBD0" w14:textId="77777777" w:rsidTr="392403C2">
        <w:trPr>
          <w:trHeight w:val="300"/>
        </w:trPr>
        <w:tc>
          <w:tcPr>
            <w:tcW w:w="1007" w:type="dxa"/>
          </w:tcPr>
          <w:p w14:paraId="20C1043E" w14:textId="2EAA1B80"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w:t>
            </w:r>
          </w:p>
        </w:tc>
        <w:tc>
          <w:tcPr>
            <w:tcW w:w="1580" w:type="dxa"/>
          </w:tcPr>
          <w:p w14:paraId="0D9A3E8B" w14:textId="67E79379"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500</w:t>
            </w:r>
          </w:p>
        </w:tc>
        <w:tc>
          <w:tcPr>
            <w:tcW w:w="1593" w:type="dxa"/>
          </w:tcPr>
          <w:p w14:paraId="2D68FAE9" w14:textId="3FF01EB7"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A2</w:t>
            </w:r>
          </w:p>
        </w:tc>
        <w:tc>
          <w:tcPr>
            <w:tcW w:w="1215" w:type="dxa"/>
          </w:tcPr>
          <w:p w14:paraId="73961EF0" w14:textId="0C4013AF"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Booked</w:t>
            </w:r>
          </w:p>
        </w:tc>
      </w:tr>
      <w:tr w:rsidR="14F00195" w:rsidRPr="006A4C2A" w14:paraId="7EE886D4" w14:textId="77777777" w:rsidTr="392403C2">
        <w:trPr>
          <w:trHeight w:val="300"/>
        </w:trPr>
        <w:tc>
          <w:tcPr>
            <w:tcW w:w="1007" w:type="dxa"/>
          </w:tcPr>
          <w:p w14:paraId="75753AE5" w14:textId="54CEF116"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3</w:t>
            </w:r>
          </w:p>
        </w:tc>
        <w:tc>
          <w:tcPr>
            <w:tcW w:w="1580" w:type="dxa"/>
          </w:tcPr>
          <w:p w14:paraId="0163ECC5" w14:textId="3CFE8EF1"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500</w:t>
            </w:r>
          </w:p>
        </w:tc>
        <w:tc>
          <w:tcPr>
            <w:tcW w:w="1593" w:type="dxa"/>
          </w:tcPr>
          <w:p w14:paraId="1979EBBD" w14:textId="5E70025C"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A3</w:t>
            </w:r>
          </w:p>
        </w:tc>
        <w:tc>
          <w:tcPr>
            <w:tcW w:w="1215" w:type="dxa"/>
          </w:tcPr>
          <w:p w14:paraId="5407E018" w14:textId="2BF12068"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Reserved</w:t>
            </w:r>
          </w:p>
        </w:tc>
      </w:tr>
    </w:tbl>
    <w:p w14:paraId="0CEDC780" w14:textId="392C2F82" w:rsidR="00D751B2" w:rsidRPr="006A4C2A" w:rsidRDefault="00D751B2" w:rsidP="5B50B6F8">
      <w:pPr>
        <w:rPr>
          <w:rFonts w:ascii="Times New Roman" w:eastAsia="Times New Roman" w:hAnsi="Times New Roman" w:cs="Times New Roman"/>
          <w:sz w:val="24"/>
          <w:szCs w:val="24"/>
        </w:rPr>
      </w:pPr>
    </w:p>
    <w:p w14:paraId="190B2E67" w14:textId="7A6A311E" w:rsidR="00D751B2" w:rsidRPr="006A4C2A" w:rsidRDefault="0B1614D9"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Users Table</w:t>
      </w:r>
    </w:p>
    <w:tbl>
      <w:tblPr>
        <w:tblStyle w:val="TableGrid"/>
        <w:tblW w:w="7662" w:type="dxa"/>
        <w:tblLayout w:type="fixed"/>
        <w:tblLook w:val="06A0" w:firstRow="1" w:lastRow="0" w:firstColumn="1" w:lastColumn="0" w:noHBand="1" w:noVBand="1"/>
      </w:tblPr>
      <w:tblGrid>
        <w:gridCol w:w="1047"/>
        <w:gridCol w:w="2025"/>
        <w:gridCol w:w="2805"/>
        <w:gridCol w:w="1785"/>
      </w:tblGrid>
      <w:tr w:rsidR="14F00195" w:rsidRPr="006A4C2A" w14:paraId="3D3AEF6A" w14:textId="77777777" w:rsidTr="392403C2">
        <w:trPr>
          <w:trHeight w:val="300"/>
        </w:trPr>
        <w:tc>
          <w:tcPr>
            <w:tcW w:w="1047" w:type="dxa"/>
          </w:tcPr>
          <w:p w14:paraId="4CFFD7F2" w14:textId="75E50531"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UserID</w:t>
            </w:r>
            <w:proofErr w:type="spellEnd"/>
          </w:p>
        </w:tc>
        <w:tc>
          <w:tcPr>
            <w:tcW w:w="2025" w:type="dxa"/>
          </w:tcPr>
          <w:p w14:paraId="228D8249" w14:textId="733636FD"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Name</w:t>
            </w:r>
          </w:p>
        </w:tc>
        <w:tc>
          <w:tcPr>
            <w:tcW w:w="2805" w:type="dxa"/>
          </w:tcPr>
          <w:p w14:paraId="156BA6B1" w14:textId="55084C92"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Email</w:t>
            </w:r>
          </w:p>
        </w:tc>
        <w:tc>
          <w:tcPr>
            <w:tcW w:w="1785" w:type="dxa"/>
          </w:tcPr>
          <w:p w14:paraId="5D198779" w14:textId="4D4F376A"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LoyaltyPoints</w:t>
            </w:r>
            <w:proofErr w:type="spellEnd"/>
          </w:p>
        </w:tc>
      </w:tr>
      <w:tr w:rsidR="14F00195" w:rsidRPr="006A4C2A" w14:paraId="265A02AD" w14:textId="77777777" w:rsidTr="392403C2">
        <w:trPr>
          <w:trHeight w:val="300"/>
        </w:trPr>
        <w:tc>
          <w:tcPr>
            <w:tcW w:w="1047" w:type="dxa"/>
          </w:tcPr>
          <w:p w14:paraId="15156C55" w14:textId="55D2985D"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101</w:t>
            </w:r>
          </w:p>
        </w:tc>
        <w:tc>
          <w:tcPr>
            <w:tcW w:w="2025" w:type="dxa"/>
          </w:tcPr>
          <w:p w14:paraId="4612F391" w14:textId="73B89000" w:rsidR="29E848BE" w:rsidRPr="006A4C2A" w:rsidRDefault="64A44FA2"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Rose Kh</w:t>
            </w:r>
            <w:r w:rsidR="355D5D67" w:rsidRPr="006A4C2A">
              <w:rPr>
                <w:rFonts w:ascii="Times New Roman" w:eastAsia="Times New Roman" w:hAnsi="Times New Roman" w:cs="Times New Roman"/>
                <w:sz w:val="24"/>
                <w:szCs w:val="24"/>
              </w:rPr>
              <w:t>atiwada</w:t>
            </w:r>
          </w:p>
        </w:tc>
        <w:tc>
          <w:tcPr>
            <w:tcW w:w="2805" w:type="dxa"/>
          </w:tcPr>
          <w:p w14:paraId="680A733F" w14:textId="1B814C9F" w:rsidR="29E848BE" w:rsidRPr="006A4C2A" w:rsidRDefault="64A44FA2"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Rose.</w:t>
            </w:r>
            <w:r w:rsidR="6A717B57" w:rsidRPr="006A4C2A">
              <w:rPr>
                <w:rFonts w:ascii="Times New Roman" w:eastAsia="Times New Roman" w:hAnsi="Times New Roman" w:cs="Times New Roman"/>
                <w:sz w:val="24"/>
                <w:szCs w:val="24"/>
              </w:rPr>
              <w:t>k</w:t>
            </w:r>
            <w:r w:rsidRPr="006A4C2A">
              <w:rPr>
                <w:rFonts w:ascii="Times New Roman" w:eastAsia="Times New Roman" w:hAnsi="Times New Roman" w:cs="Times New Roman"/>
                <w:sz w:val="24"/>
                <w:szCs w:val="24"/>
              </w:rPr>
              <w:t>h@</w:t>
            </w:r>
            <w:r w:rsidR="33B133DD" w:rsidRPr="006A4C2A">
              <w:rPr>
                <w:rFonts w:ascii="Times New Roman" w:eastAsia="Times New Roman" w:hAnsi="Times New Roman" w:cs="Times New Roman"/>
                <w:sz w:val="24"/>
                <w:szCs w:val="24"/>
              </w:rPr>
              <w:t>proton</w:t>
            </w:r>
            <w:r w:rsidRPr="006A4C2A">
              <w:rPr>
                <w:rFonts w:ascii="Times New Roman" w:eastAsia="Times New Roman" w:hAnsi="Times New Roman" w:cs="Times New Roman"/>
                <w:sz w:val="24"/>
                <w:szCs w:val="24"/>
              </w:rPr>
              <w:t>mail.com</w:t>
            </w:r>
          </w:p>
        </w:tc>
        <w:tc>
          <w:tcPr>
            <w:tcW w:w="1785" w:type="dxa"/>
          </w:tcPr>
          <w:p w14:paraId="6BE220D3" w14:textId="74AA772F" w:rsidR="19F15144" w:rsidRPr="006A4C2A" w:rsidRDefault="63394696"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10500</w:t>
            </w:r>
          </w:p>
        </w:tc>
      </w:tr>
    </w:tbl>
    <w:p w14:paraId="3D4A2A42" w14:textId="276F8877" w:rsidR="5E1D38EE" w:rsidRPr="006A4C2A" w:rsidRDefault="6AF6CA63"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Ticket Table</w:t>
      </w:r>
    </w:p>
    <w:tbl>
      <w:tblPr>
        <w:tblStyle w:val="TableGrid"/>
        <w:tblW w:w="9483" w:type="dxa"/>
        <w:tblLayout w:type="fixed"/>
        <w:tblLook w:val="06A0" w:firstRow="1" w:lastRow="0" w:firstColumn="1" w:lastColumn="0" w:noHBand="1" w:noVBand="1"/>
      </w:tblPr>
      <w:tblGrid>
        <w:gridCol w:w="1216"/>
        <w:gridCol w:w="1047"/>
        <w:gridCol w:w="1580"/>
        <w:gridCol w:w="1593"/>
        <w:gridCol w:w="840"/>
        <w:gridCol w:w="2100"/>
        <w:gridCol w:w="1107"/>
      </w:tblGrid>
      <w:tr w:rsidR="14F00195" w:rsidRPr="006A4C2A" w14:paraId="1C26E46F" w14:textId="77777777" w:rsidTr="392403C2">
        <w:trPr>
          <w:trHeight w:val="300"/>
        </w:trPr>
        <w:tc>
          <w:tcPr>
            <w:tcW w:w="1216" w:type="dxa"/>
          </w:tcPr>
          <w:p w14:paraId="5F054211" w14:textId="33D3DA4D"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TicketID</w:t>
            </w:r>
            <w:proofErr w:type="spellEnd"/>
          </w:p>
        </w:tc>
        <w:tc>
          <w:tcPr>
            <w:tcW w:w="1047" w:type="dxa"/>
          </w:tcPr>
          <w:p w14:paraId="63E0C60C" w14:textId="6DE074F2"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UserID</w:t>
            </w:r>
            <w:proofErr w:type="spellEnd"/>
          </w:p>
        </w:tc>
        <w:tc>
          <w:tcPr>
            <w:tcW w:w="1580" w:type="dxa"/>
          </w:tcPr>
          <w:p w14:paraId="795E9054" w14:textId="27AD67DE"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ShowtimeID</w:t>
            </w:r>
            <w:proofErr w:type="spellEnd"/>
          </w:p>
        </w:tc>
        <w:tc>
          <w:tcPr>
            <w:tcW w:w="1593" w:type="dxa"/>
          </w:tcPr>
          <w:p w14:paraId="4D055A92" w14:textId="6FE542F1"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SeatNumber</w:t>
            </w:r>
            <w:proofErr w:type="spellEnd"/>
          </w:p>
        </w:tc>
        <w:tc>
          <w:tcPr>
            <w:tcW w:w="840" w:type="dxa"/>
          </w:tcPr>
          <w:p w14:paraId="4111F866" w14:textId="4D3B7241"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Price</w:t>
            </w:r>
          </w:p>
        </w:tc>
        <w:tc>
          <w:tcPr>
            <w:tcW w:w="2100" w:type="dxa"/>
          </w:tcPr>
          <w:p w14:paraId="6710D867" w14:textId="68B1386B"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QRCode</w:t>
            </w:r>
            <w:proofErr w:type="spellEnd"/>
          </w:p>
        </w:tc>
        <w:tc>
          <w:tcPr>
            <w:tcW w:w="1107" w:type="dxa"/>
          </w:tcPr>
          <w:p w14:paraId="44C8DD45" w14:textId="2C983AF7"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Status</w:t>
            </w:r>
          </w:p>
        </w:tc>
      </w:tr>
      <w:tr w:rsidR="14F00195" w:rsidRPr="006A4C2A" w14:paraId="14CE3B98" w14:textId="77777777" w:rsidTr="392403C2">
        <w:trPr>
          <w:trHeight w:val="300"/>
        </w:trPr>
        <w:tc>
          <w:tcPr>
            <w:tcW w:w="1216" w:type="dxa"/>
          </w:tcPr>
          <w:p w14:paraId="54FAA54D" w14:textId="1F3BE2C1"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T1</w:t>
            </w:r>
          </w:p>
        </w:tc>
        <w:tc>
          <w:tcPr>
            <w:tcW w:w="1047" w:type="dxa"/>
          </w:tcPr>
          <w:p w14:paraId="3B1EAC49" w14:textId="0B67C243"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101</w:t>
            </w:r>
          </w:p>
        </w:tc>
        <w:tc>
          <w:tcPr>
            <w:tcW w:w="1580" w:type="dxa"/>
          </w:tcPr>
          <w:p w14:paraId="611C7944" w14:textId="72768DFB"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500</w:t>
            </w:r>
          </w:p>
        </w:tc>
        <w:tc>
          <w:tcPr>
            <w:tcW w:w="1593" w:type="dxa"/>
          </w:tcPr>
          <w:p w14:paraId="79A0648D" w14:textId="02607363"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A1</w:t>
            </w:r>
          </w:p>
        </w:tc>
        <w:tc>
          <w:tcPr>
            <w:tcW w:w="840" w:type="dxa"/>
          </w:tcPr>
          <w:p w14:paraId="4222EFD2" w14:textId="5966ABF4"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16.50</w:t>
            </w:r>
          </w:p>
        </w:tc>
        <w:tc>
          <w:tcPr>
            <w:tcW w:w="2100" w:type="dxa"/>
          </w:tcPr>
          <w:p w14:paraId="7DDF4F6A" w14:textId="25271531" w:rsidR="2037B4EB" w:rsidRPr="006A4C2A" w:rsidRDefault="00EE6B3A"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usr101_ticket</w:t>
            </w:r>
            <w:r w:rsidR="56FC1C1D" w:rsidRPr="006A4C2A">
              <w:rPr>
                <w:rFonts w:ascii="Times New Roman" w:eastAsia="Times New Roman" w:hAnsi="Times New Roman" w:cs="Times New Roman"/>
                <w:sz w:val="24"/>
                <w:szCs w:val="24"/>
              </w:rPr>
              <w:t>.png</w:t>
            </w:r>
          </w:p>
        </w:tc>
        <w:tc>
          <w:tcPr>
            <w:tcW w:w="1107" w:type="dxa"/>
          </w:tcPr>
          <w:p w14:paraId="40A9CA9F" w14:textId="188D8EF4"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Booked</w:t>
            </w:r>
          </w:p>
        </w:tc>
      </w:tr>
    </w:tbl>
    <w:p w14:paraId="42394B41" w14:textId="0872061B" w:rsidR="14F00195" w:rsidRPr="006A4C2A" w:rsidRDefault="14F00195" w:rsidP="5B50B6F8">
      <w:pPr>
        <w:rPr>
          <w:rFonts w:ascii="Times New Roman" w:eastAsia="Times New Roman" w:hAnsi="Times New Roman" w:cs="Times New Roman"/>
          <w:sz w:val="24"/>
          <w:szCs w:val="24"/>
        </w:rPr>
      </w:pPr>
    </w:p>
    <w:p w14:paraId="74E396B6" w14:textId="3C72A16B" w:rsidR="1133F9D3" w:rsidRPr="006A4C2A" w:rsidRDefault="2C0AB376"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Payment Table</w:t>
      </w:r>
    </w:p>
    <w:tbl>
      <w:tblPr>
        <w:tblStyle w:val="TableGrid"/>
        <w:tblW w:w="0" w:type="auto"/>
        <w:tblLayout w:type="fixed"/>
        <w:tblLook w:val="06A0" w:firstRow="1" w:lastRow="0" w:firstColumn="1" w:lastColumn="0" w:noHBand="1" w:noVBand="1"/>
      </w:tblPr>
      <w:tblGrid>
        <w:gridCol w:w="1473"/>
        <w:gridCol w:w="1216"/>
        <w:gridCol w:w="1140"/>
        <w:gridCol w:w="1060"/>
        <w:gridCol w:w="2333"/>
      </w:tblGrid>
      <w:tr w:rsidR="14F00195" w:rsidRPr="006A4C2A" w14:paraId="5BC10052" w14:textId="77777777" w:rsidTr="392403C2">
        <w:trPr>
          <w:trHeight w:val="300"/>
        </w:trPr>
        <w:tc>
          <w:tcPr>
            <w:tcW w:w="1473" w:type="dxa"/>
          </w:tcPr>
          <w:p w14:paraId="1EE92D7A" w14:textId="6C191FD4"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PaymentID</w:t>
            </w:r>
            <w:proofErr w:type="spellEnd"/>
          </w:p>
        </w:tc>
        <w:tc>
          <w:tcPr>
            <w:tcW w:w="1216" w:type="dxa"/>
          </w:tcPr>
          <w:p w14:paraId="64971059" w14:textId="5CB7D7D6"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TicketID</w:t>
            </w:r>
            <w:proofErr w:type="spellEnd"/>
          </w:p>
        </w:tc>
        <w:tc>
          <w:tcPr>
            <w:tcW w:w="1140" w:type="dxa"/>
          </w:tcPr>
          <w:p w14:paraId="7ECEE811" w14:textId="523D487F"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Amount</w:t>
            </w:r>
          </w:p>
        </w:tc>
        <w:tc>
          <w:tcPr>
            <w:tcW w:w="1060" w:type="dxa"/>
          </w:tcPr>
          <w:p w14:paraId="3C460D77" w14:textId="79350DFE"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Status</w:t>
            </w:r>
          </w:p>
        </w:tc>
        <w:tc>
          <w:tcPr>
            <w:tcW w:w="2333" w:type="dxa"/>
          </w:tcPr>
          <w:p w14:paraId="58A1F2D2" w14:textId="34CF17FB"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PaymentDate</w:t>
            </w:r>
            <w:proofErr w:type="spellEnd"/>
          </w:p>
        </w:tc>
      </w:tr>
      <w:tr w:rsidR="14F00195" w:rsidRPr="006A4C2A" w14:paraId="19B519A8" w14:textId="77777777" w:rsidTr="392403C2">
        <w:trPr>
          <w:trHeight w:val="300"/>
        </w:trPr>
        <w:tc>
          <w:tcPr>
            <w:tcW w:w="1473" w:type="dxa"/>
          </w:tcPr>
          <w:p w14:paraId="734139B8" w14:textId="397921A9"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w:t>
            </w:r>
            <w:r w:rsidR="08F2C8EB" w:rsidRPr="006A4C2A">
              <w:rPr>
                <w:rFonts w:ascii="Times New Roman" w:eastAsia="Times New Roman" w:hAnsi="Times New Roman" w:cs="Times New Roman"/>
                <w:sz w:val="24"/>
                <w:szCs w:val="24"/>
              </w:rPr>
              <w:t>1</w:t>
            </w:r>
          </w:p>
        </w:tc>
        <w:tc>
          <w:tcPr>
            <w:tcW w:w="1216" w:type="dxa"/>
          </w:tcPr>
          <w:p w14:paraId="1CE4E852" w14:textId="3D71C40C"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T1</w:t>
            </w:r>
          </w:p>
        </w:tc>
        <w:tc>
          <w:tcPr>
            <w:tcW w:w="1140" w:type="dxa"/>
          </w:tcPr>
          <w:p w14:paraId="3C5AC912" w14:textId="2339B721"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16.50</w:t>
            </w:r>
          </w:p>
        </w:tc>
        <w:tc>
          <w:tcPr>
            <w:tcW w:w="1060" w:type="dxa"/>
          </w:tcPr>
          <w:p w14:paraId="446A612E" w14:textId="7D562E76"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Success</w:t>
            </w:r>
          </w:p>
        </w:tc>
        <w:tc>
          <w:tcPr>
            <w:tcW w:w="2333" w:type="dxa"/>
          </w:tcPr>
          <w:p w14:paraId="64B7D1BA" w14:textId="3307EAED"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2025-06-01 12:30:10</w:t>
            </w:r>
          </w:p>
        </w:tc>
      </w:tr>
    </w:tbl>
    <w:p w14:paraId="4B35CD14" w14:textId="212FB00A" w:rsidR="14F00195" w:rsidRPr="006A4C2A" w:rsidRDefault="14F00195" w:rsidP="5B50B6F8">
      <w:pPr>
        <w:rPr>
          <w:rFonts w:ascii="Times New Roman" w:eastAsia="Times New Roman" w:hAnsi="Times New Roman" w:cs="Times New Roman"/>
          <w:sz w:val="24"/>
          <w:szCs w:val="24"/>
        </w:rPr>
      </w:pPr>
    </w:p>
    <w:p w14:paraId="0E8E3B06" w14:textId="2BB5ACA3" w:rsidR="3314E5AE" w:rsidRPr="006A4C2A" w:rsidRDefault="72F2F835" w:rsidP="5B50B6F8">
      <w:pPr>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LoyalityPoints</w:t>
      </w:r>
      <w:proofErr w:type="spellEnd"/>
    </w:p>
    <w:tbl>
      <w:tblPr>
        <w:tblStyle w:val="TableGrid"/>
        <w:tblW w:w="5265" w:type="dxa"/>
        <w:tblLayout w:type="fixed"/>
        <w:tblLook w:val="06A0" w:firstRow="1" w:lastRow="0" w:firstColumn="1" w:lastColumn="0" w:noHBand="1" w:noVBand="1"/>
      </w:tblPr>
      <w:tblGrid>
        <w:gridCol w:w="1515"/>
        <w:gridCol w:w="1995"/>
        <w:gridCol w:w="1755"/>
      </w:tblGrid>
      <w:tr w:rsidR="14F00195" w:rsidRPr="006A4C2A" w14:paraId="23A4ED08" w14:textId="77777777" w:rsidTr="392403C2">
        <w:trPr>
          <w:trHeight w:val="300"/>
        </w:trPr>
        <w:tc>
          <w:tcPr>
            <w:tcW w:w="1515" w:type="dxa"/>
          </w:tcPr>
          <w:p w14:paraId="5E99D1BD" w14:textId="3602A02E" w:rsidR="14F00195" w:rsidRPr="006A4C2A" w:rsidRDefault="56FC1C1D" w:rsidP="5B50B6F8">
            <w:pPr>
              <w:spacing w:before="0" w:after="0"/>
              <w:jc w:val="center"/>
              <w:rPr>
                <w:rFonts w:ascii="Times New Roman" w:eastAsia="Times New Roman" w:hAnsi="Times New Roman" w:cs="Times New Roman"/>
                <w:b/>
                <w:bCs/>
                <w:sz w:val="24"/>
                <w:szCs w:val="24"/>
              </w:rPr>
            </w:pPr>
            <w:r w:rsidRPr="006A4C2A">
              <w:rPr>
                <w:rFonts w:ascii="Times New Roman" w:eastAsia="Times New Roman" w:hAnsi="Times New Roman" w:cs="Times New Roman"/>
                <w:b/>
                <w:bCs/>
                <w:sz w:val="24"/>
                <w:szCs w:val="24"/>
              </w:rPr>
              <w:t>Code</w:t>
            </w:r>
          </w:p>
        </w:tc>
        <w:tc>
          <w:tcPr>
            <w:tcW w:w="1995" w:type="dxa"/>
          </w:tcPr>
          <w:p w14:paraId="2B46BB81" w14:textId="1424ACC0"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DiscountAmount</w:t>
            </w:r>
            <w:proofErr w:type="spellEnd"/>
          </w:p>
        </w:tc>
        <w:tc>
          <w:tcPr>
            <w:tcW w:w="1755" w:type="dxa"/>
          </w:tcPr>
          <w:p w14:paraId="3BB483AB" w14:textId="26F788B6" w:rsidR="14F00195" w:rsidRPr="006A4C2A" w:rsidRDefault="56FC1C1D" w:rsidP="5B50B6F8">
            <w:pPr>
              <w:spacing w:before="0" w:after="0"/>
              <w:jc w:val="center"/>
              <w:rPr>
                <w:rFonts w:ascii="Times New Roman" w:eastAsia="Times New Roman" w:hAnsi="Times New Roman" w:cs="Times New Roman"/>
                <w:b/>
                <w:bCs/>
                <w:sz w:val="24"/>
                <w:szCs w:val="24"/>
              </w:rPr>
            </w:pPr>
            <w:proofErr w:type="spellStart"/>
            <w:r w:rsidRPr="006A4C2A">
              <w:rPr>
                <w:rFonts w:ascii="Times New Roman" w:eastAsia="Times New Roman" w:hAnsi="Times New Roman" w:cs="Times New Roman"/>
                <w:b/>
                <w:bCs/>
                <w:sz w:val="24"/>
                <w:szCs w:val="24"/>
              </w:rPr>
              <w:t>ExpiryDate</w:t>
            </w:r>
            <w:proofErr w:type="spellEnd"/>
          </w:p>
        </w:tc>
      </w:tr>
      <w:tr w:rsidR="14F00195" w:rsidRPr="006A4C2A" w14:paraId="0121E73F" w14:textId="77777777" w:rsidTr="392403C2">
        <w:trPr>
          <w:trHeight w:val="300"/>
        </w:trPr>
        <w:tc>
          <w:tcPr>
            <w:tcW w:w="1515" w:type="dxa"/>
          </w:tcPr>
          <w:p w14:paraId="576AFE7F" w14:textId="0380A3F0"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RED</w:t>
            </w:r>
            <w:r w:rsidR="2451F43F" w:rsidRPr="006A4C2A">
              <w:rPr>
                <w:rFonts w:ascii="Times New Roman" w:eastAsia="Times New Roman" w:hAnsi="Times New Roman" w:cs="Times New Roman"/>
                <w:sz w:val="24"/>
                <w:szCs w:val="24"/>
              </w:rPr>
              <w:t>CUR</w:t>
            </w:r>
            <w:r w:rsidRPr="006A4C2A">
              <w:rPr>
                <w:rFonts w:ascii="Times New Roman" w:eastAsia="Times New Roman" w:hAnsi="Times New Roman" w:cs="Times New Roman"/>
                <w:sz w:val="24"/>
                <w:szCs w:val="24"/>
              </w:rPr>
              <w:t>10</w:t>
            </w:r>
          </w:p>
        </w:tc>
        <w:tc>
          <w:tcPr>
            <w:tcW w:w="1995" w:type="dxa"/>
          </w:tcPr>
          <w:p w14:paraId="2E69360C" w14:textId="54106DF7"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10.00</w:t>
            </w:r>
          </w:p>
        </w:tc>
        <w:tc>
          <w:tcPr>
            <w:tcW w:w="1755" w:type="dxa"/>
          </w:tcPr>
          <w:p w14:paraId="3284C783" w14:textId="21F34D9A" w:rsidR="14F00195" w:rsidRPr="006A4C2A" w:rsidRDefault="56FC1C1D"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2025-07-01</w:t>
            </w:r>
          </w:p>
        </w:tc>
      </w:tr>
    </w:tbl>
    <w:p w14:paraId="18DC9969" w14:textId="6BF7DFBA" w:rsidR="14F00195" w:rsidRPr="006A4C2A" w:rsidRDefault="14F00195" w:rsidP="5B50B6F8">
      <w:pPr>
        <w:rPr>
          <w:rFonts w:ascii="Times New Roman" w:eastAsia="Times New Roman" w:hAnsi="Times New Roman" w:cs="Times New Roman"/>
          <w:sz w:val="24"/>
          <w:szCs w:val="24"/>
        </w:rPr>
      </w:pPr>
    </w:p>
    <w:p w14:paraId="2B2613BB" w14:textId="77777777" w:rsidR="000B5263" w:rsidRPr="006A4C2A" w:rsidRDefault="000B5263" w:rsidP="5B50B6F8">
      <w:pPr>
        <w:rPr>
          <w:rFonts w:ascii="Times New Roman" w:eastAsia="Times New Roman" w:hAnsi="Times New Roman" w:cs="Times New Roman"/>
          <w:sz w:val="24"/>
          <w:szCs w:val="24"/>
        </w:rPr>
      </w:pPr>
    </w:p>
    <w:p w14:paraId="4BB77F24" w14:textId="7B6F89E9" w:rsidR="00E34D9E" w:rsidRPr="006A4C2A" w:rsidRDefault="05BDE8F6" w:rsidP="5B50B6F8">
      <w:pPr>
        <w:pStyle w:val="Heading1"/>
        <w:rPr>
          <w:rFonts w:ascii="Times New Roman" w:eastAsia="Times New Roman" w:hAnsi="Times New Roman" w:cs="Times New Roman"/>
          <w:b/>
          <w:bCs/>
          <w:color w:val="002060"/>
          <w:sz w:val="32"/>
          <w:szCs w:val="32"/>
        </w:rPr>
      </w:pPr>
      <w:bookmarkStart w:id="82" w:name="_Toc621136898"/>
      <w:bookmarkStart w:id="83" w:name="_Toc1117680665"/>
      <w:bookmarkStart w:id="84" w:name="_Toc908981849"/>
      <w:bookmarkStart w:id="85" w:name="_Toc1245412259"/>
      <w:bookmarkStart w:id="86" w:name="_Toc1432580603"/>
      <w:bookmarkStart w:id="87" w:name="_Toc1015098920"/>
      <w:bookmarkStart w:id="88" w:name="_Toc149191612"/>
      <w:bookmarkStart w:id="89" w:name="_Toc958800941"/>
      <w:bookmarkStart w:id="90" w:name="_Toc1855599606"/>
      <w:bookmarkStart w:id="91" w:name="_Toc1358047362"/>
      <w:bookmarkStart w:id="92" w:name="_Toc201003022"/>
      <w:r w:rsidRPr="006A4C2A">
        <w:rPr>
          <w:rFonts w:ascii="Times New Roman" w:eastAsia="Times New Roman" w:hAnsi="Times New Roman" w:cs="Times New Roman"/>
          <w:b/>
          <w:bCs/>
          <w:color w:val="002060"/>
          <w:sz w:val="32"/>
          <w:szCs w:val="32"/>
        </w:rPr>
        <w:lastRenderedPageBreak/>
        <w:t>Non- Functional Requirement</w:t>
      </w:r>
      <w:bookmarkEnd w:id="82"/>
      <w:bookmarkEnd w:id="83"/>
      <w:bookmarkEnd w:id="84"/>
      <w:bookmarkEnd w:id="85"/>
      <w:bookmarkEnd w:id="86"/>
      <w:bookmarkEnd w:id="87"/>
      <w:bookmarkEnd w:id="88"/>
      <w:bookmarkEnd w:id="89"/>
      <w:bookmarkEnd w:id="90"/>
      <w:bookmarkEnd w:id="91"/>
      <w:bookmarkEnd w:id="92"/>
    </w:p>
    <w:p w14:paraId="57B8D7BD" w14:textId="5EFF3DD7" w:rsidR="00E34D9E" w:rsidRPr="006A4C2A" w:rsidRDefault="00E34D9E" w:rsidP="5B50B6F8">
      <w:pPr>
        <w:spacing w:before="0" w:after="160" w:line="257" w:lineRule="auto"/>
        <w:rPr>
          <w:rFonts w:ascii="Times New Roman" w:eastAsia="Times New Roman" w:hAnsi="Times New Roman" w:cs="Times New Roman"/>
          <w:sz w:val="24"/>
          <w:szCs w:val="24"/>
        </w:rPr>
      </w:pPr>
    </w:p>
    <w:p w14:paraId="29CEA091" w14:textId="2B3FE402" w:rsidR="00E34D9E" w:rsidRPr="006A4C2A" w:rsidRDefault="05BDE8F6" w:rsidP="0082083A">
      <w:pPr>
        <w:pStyle w:val="Heading2"/>
        <w:numPr>
          <w:ilvl w:val="0"/>
          <w:numId w:val="4"/>
        </w:numPr>
        <w:rPr>
          <w:rFonts w:ascii="Times New Roman" w:eastAsia="Times New Roman" w:hAnsi="Times New Roman" w:cs="Times New Roman"/>
          <w:b/>
          <w:bCs/>
          <w:color w:val="002060"/>
          <w:sz w:val="24"/>
          <w:szCs w:val="24"/>
        </w:rPr>
      </w:pPr>
      <w:bookmarkStart w:id="93" w:name="_Toc1302260259"/>
      <w:bookmarkStart w:id="94" w:name="_Toc1748861798"/>
      <w:bookmarkStart w:id="95" w:name="_Toc17230406"/>
      <w:bookmarkStart w:id="96" w:name="_Toc773386802"/>
      <w:bookmarkStart w:id="97" w:name="_Toc808461582"/>
      <w:bookmarkStart w:id="98" w:name="_Toc1670539903"/>
      <w:bookmarkStart w:id="99" w:name="_Toc1068988831"/>
      <w:bookmarkStart w:id="100" w:name="_Toc2134901870"/>
      <w:bookmarkStart w:id="101" w:name="_Toc669718108"/>
      <w:bookmarkStart w:id="102" w:name="_Toc351518140"/>
      <w:bookmarkStart w:id="103" w:name="_Toc201003023"/>
      <w:r w:rsidRPr="006A4C2A">
        <w:rPr>
          <w:rFonts w:ascii="Times New Roman" w:eastAsia="Times New Roman" w:hAnsi="Times New Roman" w:cs="Times New Roman"/>
        </w:rPr>
        <w:t xml:space="preserve">Seamless User </w:t>
      </w:r>
      <w:r w:rsidR="611FFF0D" w:rsidRPr="006A4C2A">
        <w:rPr>
          <w:rFonts w:ascii="Times New Roman" w:eastAsia="Times New Roman" w:hAnsi="Times New Roman" w:cs="Times New Roman"/>
        </w:rPr>
        <w:t>Authentication (Isha)</w:t>
      </w:r>
      <w:bookmarkEnd w:id="93"/>
      <w:bookmarkEnd w:id="94"/>
      <w:bookmarkEnd w:id="95"/>
      <w:bookmarkEnd w:id="96"/>
      <w:bookmarkEnd w:id="97"/>
      <w:bookmarkEnd w:id="98"/>
      <w:bookmarkEnd w:id="99"/>
      <w:bookmarkEnd w:id="100"/>
      <w:bookmarkEnd w:id="101"/>
      <w:bookmarkEnd w:id="102"/>
      <w:bookmarkEnd w:id="103"/>
    </w:p>
    <w:p w14:paraId="2FA68788" w14:textId="3635DCA2" w:rsidR="00E34D9E" w:rsidRPr="006A4C2A" w:rsidRDefault="0D37D9A7" w:rsidP="0082083A">
      <w:pPr>
        <w:pStyle w:val="ListParagraph"/>
        <w:numPr>
          <w:ilvl w:val="0"/>
          <w:numId w:val="91"/>
        </w:numPr>
        <w:spacing w:before="0" w:after="0" w:line="257" w:lineRule="auto"/>
        <w:ind w:left="851" w:hanging="447"/>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must respond to login/signup requests within ≤1 second when handling 10,000 concurrent users.</w:t>
      </w:r>
    </w:p>
    <w:p w14:paraId="0F8C1E35" w14:textId="74AC1129" w:rsidR="00E34D9E" w:rsidRPr="006A4C2A" w:rsidRDefault="0D37D9A7" w:rsidP="0082083A">
      <w:pPr>
        <w:pStyle w:val="ListParagraph"/>
        <w:numPr>
          <w:ilvl w:val="0"/>
          <w:numId w:val="91"/>
        </w:numPr>
        <w:spacing w:before="0" w:after="0" w:line="257" w:lineRule="auto"/>
        <w:ind w:left="851" w:hanging="447"/>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must implement OWASP Top 10 safeguards through rate limiting and password encryption.</w:t>
      </w:r>
    </w:p>
    <w:p w14:paraId="4F58A93B" w14:textId="28624E26" w:rsidR="00E34D9E" w:rsidRPr="006A4C2A" w:rsidRDefault="35379557" w:rsidP="0082083A">
      <w:pPr>
        <w:pStyle w:val="ListParagraph"/>
        <w:keepNext/>
        <w:keepLines/>
        <w:numPr>
          <w:ilvl w:val="0"/>
          <w:numId w:val="91"/>
        </w:numPr>
        <w:spacing w:before="0" w:after="0" w:line="257" w:lineRule="auto"/>
        <w:ind w:left="851" w:hanging="447"/>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must support multi-factor authentication (MFA) for high-risk actions including password reset.</w:t>
      </w:r>
    </w:p>
    <w:p w14:paraId="32ECC779" w14:textId="44BAAC2B" w:rsidR="27313234" w:rsidRPr="006A4C2A" w:rsidRDefault="27313234" w:rsidP="5B50B6F8">
      <w:pPr>
        <w:keepNext/>
        <w:keepLines/>
        <w:spacing w:before="0" w:after="0" w:line="257" w:lineRule="auto"/>
        <w:rPr>
          <w:rFonts w:ascii="Times New Roman" w:eastAsia="Times New Roman" w:hAnsi="Times New Roman" w:cs="Times New Roman"/>
          <w:sz w:val="24"/>
          <w:szCs w:val="24"/>
        </w:rPr>
      </w:pPr>
    </w:p>
    <w:p w14:paraId="3CEB0DFA" w14:textId="725CECFF" w:rsidR="27313234" w:rsidRPr="006A4C2A" w:rsidRDefault="27313234" w:rsidP="5B50B6F8">
      <w:pPr>
        <w:keepNext/>
        <w:keepLines/>
        <w:spacing w:before="0" w:after="0" w:line="257" w:lineRule="auto"/>
        <w:rPr>
          <w:rFonts w:ascii="Times New Roman" w:eastAsia="Times New Roman" w:hAnsi="Times New Roman" w:cs="Times New Roman"/>
          <w:sz w:val="24"/>
          <w:szCs w:val="24"/>
        </w:rPr>
      </w:pPr>
    </w:p>
    <w:p w14:paraId="3CCB131F" w14:textId="521C62DF" w:rsidR="197CBE02" w:rsidRPr="006A4C2A" w:rsidRDefault="3DF3F172" w:rsidP="0082083A">
      <w:pPr>
        <w:pStyle w:val="Heading2"/>
        <w:numPr>
          <w:ilvl w:val="0"/>
          <w:numId w:val="4"/>
        </w:numPr>
        <w:rPr>
          <w:rFonts w:ascii="Times New Roman" w:eastAsia="Times New Roman" w:hAnsi="Times New Roman" w:cs="Times New Roman"/>
          <w:b/>
          <w:bCs/>
          <w:color w:val="002060"/>
          <w:sz w:val="24"/>
          <w:szCs w:val="24"/>
        </w:rPr>
      </w:pPr>
      <w:bookmarkStart w:id="104" w:name="_Toc201003024"/>
      <w:r w:rsidRPr="006A4C2A">
        <w:rPr>
          <w:rFonts w:ascii="Times New Roman" w:eastAsia="Times New Roman" w:hAnsi="Times New Roman" w:cs="Times New Roman"/>
        </w:rPr>
        <w:t>Engaging Home Page Experience (</w:t>
      </w:r>
      <w:proofErr w:type="spellStart"/>
      <w:r w:rsidR="572F9560" w:rsidRPr="006A4C2A">
        <w:rPr>
          <w:rFonts w:ascii="Times New Roman" w:eastAsia="Times New Roman" w:hAnsi="Times New Roman" w:cs="Times New Roman"/>
        </w:rPr>
        <w:t>Nupjan</w:t>
      </w:r>
      <w:proofErr w:type="spellEnd"/>
      <w:r w:rsidRPr="006A4C2A">
        <w:rPr>
          <w:rFonts w:ascii="Times New Roman" w:eastAsia="Times New Roman" w:hAnsi="Times New Roman" w:cs="Times New Roman"/>
        </w:rPr>
        <w:t>)</w:t>
      </w:r>
      <w:bookmarkEnd w:id="104"/>
    </w:p>
    <w:p w14:paraId="41280A7E" w14:textId="4A623E54" w:rsidR="197CBE02" w:rsidRPr="006A4C2A" w:rsidRDefault="41302E74" w:rsidP="0082083A">
      <w:pPr>
        <w:pStyle w:val="ListParagraph"/>
        <w:numPr>
          <w:ilvl w:val="0"/>
          <w:numId w:val="38"/>
        </w:numPr>
        <w:spacing w:before="0" w:after="0" w:line="257" w:lineRule="auto"/>
        <w:ind w:left="851" w:hanging="425"/>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The homepage needs to load in less than 2 seconds with a Lighthouse score of 90 or higher.</w:t>
      </w:r>
    </w:p>
    <w:p w14:paraId="5563B0EE" w14:textId="03FEE3E3" w:rsidR="197CBE02" w:rsidRPr="006A4C2A" w:rsidRDefault="3DF3F172" w:rsidP="0082083A">
      <w:pPr>
        <w:pStyle w:val="ListParagraph"/>
        <w:numPr>
          <w:ilvl w:val="0"/>
          <w:numId w:val="38"/>
        </w:numPr>
        <w:spacing w:before="0" w:after="0" w:line="257" w:lineRule="auto"/>
        <w:ind w:left="851" w:hanging="425"/>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The initial payload should be reduced by implementing lazy loading for movie posters and carousels.</w:t>
      </w:r>
    </w:p>
    <w:p w14:paraId="5D8E7DB8" w14:textId="7B428CA9" w:rsidR="197CBE02" w:rsidRPr="006A4C2A" w:rsidRDefault="3DF3F172" w:rsidP="0082083A">
      <w:pPr>
        <w:pStyle w:val="ListParagraph"/>
        <w:numPr>
          <w:ilvl w:val="0"/>
          <w:numId w:val="38"/>
        </w:numPr>
        <w:spacing w:before="0" w:after="0" w:line="257" w:lineRule="auto"/>
        <w:ind w:left="851" w:hanging="425"/>
        <w:rPr>
          <w:rFonts w:ascii="Times New Roman" w:eastAsia="Times New Roman" w:hAnsi="Times New Roman" w:cs="Times New Roman"/>
          <w:color w:val="000000" w:themeColor="text1"/>
          <w:sz w:val="24"/>
          <w:szCs w:val="24"/>
        </w:rPr>
      </w:pPr>
      <w:proofErr w:type="gramStart"/>
      <w:r w:rsidRPr="006A4C2A">
        <w:rPr>
          <w:rFonts w:ascii="Times New Roman" w:eastAsia="Times New Roman" w:hAnsi="Times New Roman" w:cs="Times New Roman"/>
          <w:color w:val="000000" w:themeColor="text1"/>
          <w:sz w:val="24"/>
          <w:szCs w:val="24"/>
        </w:rPr>
        <w:t>Providing assistance to</w:t>
      </w:r>
      <w:proofErr w:type="gramEnd"/>
      <w:r w:rsidRPr="006A4C2A">
        <w:rPr>
          <w:rFonts w:ascii="Times New Roman" w:eastAsia="Times New Roman" w:hAnsi="Times New Roman" w:cs="Times New Roman"/>
          <w:color w:val="000000" w:themeColor="text1"/>
          <w:sz w:val="24"/>
          <w:szCs w:val="24"/>
        </w:rPr>
        <w:t>, over 10.000 users each day by utilizing cached movie information (CDNs and Redis).</w:t>
      </w:r>
    </w:p>
    <w:p w14:paraId="1ED6059C" w14:textId="4A3D5D07" w:rsidR="27313234" w:rsidRPr="006A4C2A" w:rsidRDefault="27313234" w:rsidP="5B50B6F8">
      <w:pPr>
        <w:keepNext/>
        <w:keepLines/>
        <w:spacing w:before="0" w:after="0" w:line="257" w:lineRule="auto"/>
        <w:rPr>
          <w:rFonts w:ascii="Times New Roman" w:eastAsia="Times New Roman" w:hAnsi="Times New Roman" w:cs="Times New Roman"/>
          <w:sz w:val="24"/>
          <w:szCs w:val="24"/>
        </w:rPr>
      </w:pPr>
    </w:p>
    <w:p w14:paraId="58566C26" w14:textId="21407226" w:rsidR="14F00195" w:rsidRPr="006A4C2A" w:rsidRDefault="14F00195" w:rsidP="5B50B6F8">
      <w:pPr>
        <w:pStyle w:val="ListParagraph"/>
        <w:spacing w:before="0" w:after="0" w:line="257" w:lineRule="auto"/>
        <w:ind w:left="851" w:hanging="447"/>
        <w:rPr>
          <w:rFonts w:ascii="Times New Roman" w:eastAsia="Times New Roman" w:hAnsi="Times New Roman" w:cs="Times New Roman"/>
          <w:sz w:val="24"/>
          <w:szCs w:val="24"/>
        </w:rPr>
      </w:pPr>
    </w:p>
    <w:p w14:paraId="6018C049" w14:textId="5EBFA38E" w:rsidR="17E5CC78" w:rsidRPr="006A4C2A" w:rsidRDefault="040E3B97" w:rsidP="0082083A">
      <w:pPr>
        <w:pStyle w:val="Heading2"/>
        <w:numPr>
          <w:ilvl w:val="0"/>
          <w:numId w:val="4"/>
        </w:numPr>
        <w:rPr>
          <w:rFonts w:ascii="Times New Roman" w:eastAsia="Times New Roman" w:hAnsi="Times New Roman" w:cs="Times New Roman"/>
          <w:b/>
          <w:bCs/>
          <w:color w:val="002060"/>
          <w:sz w:val="24"/>
          <w:szCs w:val="24"/>
        </w:rPr>
      </w:pPr>
      <w:bookmarkStart w:id="105" w:name="_Toc201003025"/>
      <w:r w:rsidRPr="006A4C2A">
        <w:rPr>
          <w:rFonts w:ascii="Times New Roman" w:eastAsia="Times New Roman" w:hAnsi="Times New Roman" w:cs="Times New Roman"/>
        </w:rPr>
        <w:t xml:space="preserve">Systematic Ticket Booking </w:t>
      </w:r>
      <w:r w:rsidR="4C6E5D52" w:rsidRPr="006A4C2A">
        <w:rPr>
          <w:rFonts w:ascii="Times New Roman" w:eastAsia="Times New Roman" w:hAnsi="Times New Roman" w:cs="Times New Roman"/>
        </w:rPr>
        <w:t>System (</w:t>
      </w:r>
      <w:proofErr w:type="spellStart"/>
      <w:r w:rsidR="626A6B2E" w:rsidRPr="006A4C2A">
        <w:rPr>
          <w:rFonts w:ascii="Times New Roman" w:eastAsia="Times New Roman" w:hAnsi="Times New Roman" w:cs="Times New Roman"/>
        </w:rPr>
        <w:t>Sulav</w:t>
      </w:r>
      <w:proofErr w:type="spellEnd"/>
      <w:r w:rsidR="626A6B2E" w:rsidRPr="006A4C2A">
        <w:rPr>
          <w:rFonts w:ascii="Times New Roman" w:eastAsia="Times New Roman" w:hAnsi="Times New Roman" w:cs="Times New Roman"/>
        </w:rPr>
        <w:t xml:space="preserve"> Silwal)</w:t>
      </w:r>
      <w:bookmarkEnd w:id="105"/>
    </w:p>
    <w:p w14:paraId="54656917" w14:textId="71769E45" w:rsidR="17E5CC78" w:rsidRPr="006A4C2A" w:rsidRDefault="6BFCC796" w:rsidP="0082083A">
      <w:pPr>
        <w:pStyle w:val="ListParagraph"/>
        <w:numPr>
          <w:ilvl w:val="0"/>
          <w:numId w:val="60"/>
        </w:numPr>
        <w:spacing w:before="0" w:after="0" w:line="257" w:lineRule="auto"/>
        <w:ind w:left="851" w:hanging="284"/>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The seat availability status needs to update within 500 milliseconds delay) to avoid overbooking.</w:t>
      </w:r>
    </w:p>
    <w:p w14:paraId="50387738" w14:textId="1D99B82C" w:rsidR="005F17E2" w:rsidRPr="006A4C2A" w:rsidRDefault="4080A9E9" w:rsidP="005F17E2">
      <w:pPr>
        <w:pStyle w:val="ListParagraph"/>
        <w:numPr>
          <w:ilvl w:val="0"/>
          <w:numId w:val="60"/>
        </w:numPr>
        <w:spacing w:before="0" w:after="0" w:line="257" w:lineRule="auto"/>
        <w:ind w:left="851" w:hanging="284"/>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w:t>
      </w:r>
      <w:proofErr w:type="gramStart"/>
      <w:r w:rsidR="040E3B97" w:rsidRPr="006A4C2A">
        <w:rPr>
          <w:rFonts w:ascii="Times New Roman" w:eastAsia="Times New Roman" w:hAnsi="Times New Roman" w:cs="Times New Roman"/>
          <w:color w:val="000000" w:themeColor="text1"/>
          <w:sz w:val="24"/>
          <w:szCs w:val="24"/>
        </w:rPr>
        <w:t>interface,</w:t>
      </w:r>
      <w:proofErr w:type="gramEnd"/>
      <w:r w:rsidR="040E3B97" w:rsidRPr="006A4C2A">
        <w:rPr>
          <w:rFonts w:ascii="Times New Roman" w:eastAsia="Times New Roman" w:hAnsi="Times New Roman" w:cs="Times New Roman"/>
          <w:color w:val="000000" w:themeColor="text1"/>
          <w:sz w:val="24"/>
          <w:szCs w:val="24"/>
        </w:rPr>
        <w:t xml:space="preserve"> for selecting seats should be accessible using the keyboard to comply with WCAG AA standards.</w:t>
      </w:r>
      <w:r w:rsidR="00770DDE" w:rsidRPr="006A4C2A">
        <w:rPr>
          <w:rFonts w:ascii="Times New Roman" w:eastAsia="Times New Roman" w:hAnsi="Times New Roman" w:cs="Times New Roman"/>
          <w:color w:val="000000" w:themeColor="text1"/>
          <w:sz w:val="24"/>
          <w:szCs w:val="24"/>
        </w:rPr>
        <w:t xml:space="preserve">  </w:t>
      </w:r>
    </w:p>
    <w:p w14:paraId="69FD7EB2" w14:textId="33D3678E" w:rsidR="00E34D9E" w:rsidRPr="006A4C2A" w:rsidRDefault="018D8D9C" w:rsidP="005F17E2">
      <w:pPr>
        <w:pStyle w:val="Heading2"/>
        <w:numPr>
          <w:ilvl w:val="0"/>
          <w:numId w:val="4"/>
        </w:numPr>
        <w:rPr>
          <w:rFonts w:ascii="Times New Roman" w:hAnsi="Times New Roman" w:cs="Times New Roman"/>
          <w:color w:val="000000" w:themeColor="text1"/>
          <w:sz w:val="24"/>
          <w:szCs w:val="24"/>
        </w:rPr>
      </w:pPr>
      <w:bookmarkStart w:id="106" w:name="_Toc201003026"/>
      <w:r w:rsidRPr="006A4C2A">
        <w:rPr>
          <w:rFonts w:ascii="Times New Roman" w:hAnsi="Times New Roman" w:cs="Times New Roman"/>
        </w:rPr>
        <w:lastRenderedPageBreak/>
        <w:t>Reliable Payment &amp; Ticket Delivery (Arpan Ghimire)</w:t>
      </w:r>
      <w:bookmarkEnd w:id="106"/>
    </w:p>
    <w:p w14:paraId="25E06B31" w14:textId="0FC314F6" w:rsidR="00E34D9E" w:rsidRPr="006A4C2A" w:rsidRDefault="5B439964" w:rsidP="0082083A">
      <w:pPr>
        <w:pStyle w:val="ListParagraph"/>
        <w:keepNext/>
        <w:keepLines/>
        <w:numPr>
          <w:ilvl w:val="0"/>
          <w:numId w:val="78"/>
        </w:numPr>
        <w:spacing w:before="0" w:after="0" w:line="257" w:lineRule="auto"/>
        <w:ind w:left="709" w:hanging="283"/>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Ensuring compliance with global payment regulations for payment processing without storing any data.</w:t>
      </w:r>
    </w:p>
    <w:p w14:paraId="767CC519" w14:textId="124656DF" w:rsidR="00E34D9E" w:rsidRPr="006A4C2A" w:rsidRDefault="5B439964" w:rsidP="0082083A">
      <w:pPr>
        <w:pStyle w:val="ListParagraph"/>
        <w:keepNext/>
        <w:keepLines/>
        <w:numPr>
          <w:ilvl w:val="0"/>
          <w:numId w:val="78"/>
        </w:numPr>
        <w:spacing w:before="0" w:after="0" w:line="257" w:lineRule="auto"/>
        <w:ind w:left="709" w:hanging="283"/>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Ensuring that the payment gateway remains operational all the time and prioritizing a backup plan for any unsuccessful transactions. </w:t>
      </w:r>
    </w:p>
    <w:p w14:paraId="636C54C1" w14:textId="5E8FFF1B" w:rsidR="00E34D9E" w:rsidRPr="006A4C2A" w:rsidRDefault="5B439964" w:rsidP="0082083A">
      <w:pPr>
        <w:pStyle w:val="ListParagraph"/>
        <w:keepNext/>
        <w:keepLines/>
        <w:numPr>
          <w:ilvl w:val="0"/>
          <w:numId w:val="78"/>
        </w:numPr>
        <w:spacing w:before="0" w:after="0" w:line="257" w:lineRule="auto"/>
        <w:ind w:left="709" w:hanging="283"/>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QR </w:t>
      </w:r>
      <w:r w:rsidRPr="006A4C2A">
        <w:rPr>
          <w:rFonts w:ascii="Times New Roman" w:eastAsia="Times New Roman" w:hAnsi="Times New Roman" w:cs="Times New Roman"/>
          <w:sz w:val="24"/>
          <w:szCs w:val="24"/>
        </w:rPr>
        <w:t>codes</w:t>
      </w:r>
      <w:r w:rsidRPr="006A4C2A">
        <w:rPr>
          <w:rFonts w:ascii="Times New Roman" w:eastAsia="Times New Roman" w:hAnsi="Times New Roman" w:cs="Times New Roman"/>
          <w:color w:val="000000" w:themeColor="text1"/>
          <w:sz w:val="24"/>
          <w:szCs w:val="24"/>
        </w:rPr>
        <w:t xml:space="preserve"> on tickets are made to be readable without an internet connection with an error correction level of 30% or more.</w:t>
      </w:r>
    </w:p>
    <w:p w14:paraId="247BAE9A" w14:textId="6B29A325" w:rsidR="00E34D9E" w:rsidRPr="006A4C2A" w:rsidRDefault="00E34D9E" w:rsidP="5B50B6F8">
      <w:pPr>
        <w:keepNext/>
        <w:keepLines/>
        <w:rPr>
          <w:del w:id="107" w:author="Isha ." w:date="2025-05-31T05:16:00Z"/>
          <w:rFonts w:ascii="Times New Roman" w:eastAsia="Times New Roman" w:hAnsi="Times New Roman" w:cs="Times New Roman"/>
          <w:sz w:val="24"/>
          <w:szCs w:val="24"/>
        </w:rPr>
      </w:pPr>
    </w:p>
    <w:p w14:paraId="118E0D81" w14:textId="69B35CE6" w:rsidR="00E34D9E" w:rsidRPr="006A4C2A" w:rsidRDefault="00E34D9E" w:rsidP="5B50B6F8">
      <w:pPr>
        <w:keepNext/>
        <w:keepLines/>
        <w:rPr>
          <w:rFonts w:ascii="Times New Roman" w:eastAsia="Times New Roman" w:hAnsi="Times New Roman" w:cs="Times New Roman"/>
          <w:sz w:val="24"/>
          <w:szCs w:val="24"/>
        </w:rPr>
      </w:pPr>
    </w:p>
    <w:p w14:paraId="10C2A178" w14:textId="61A65369" w:rsidR="2511309B" w:rsidRPr="006A4C2A" w:rsidRDefault="6791B39B" w:rsidP="5B50B6F8">
      <w:pPr>
        <w:pStyle w:val="Heading1"/>
        <w:rPr>
          <w:rFonts w:ascii="Times New Roman" w:eastAsia="Times New Roman" w:hAnsi="Times New Roman" w:cs="Times New Roman"/>
          <w:b/>
          <w:bCs/>
          <w:color w:val="002060"/>
          <w:sz w:val="36"/>
          <w:szCs w:val="36"/>
        </w:rPr>
      </w:pPr>
      <w:bookmarkStart w:id="108" w:name="_Toc201003027"/>
      <w:r w:rsidRPr="006A4C2A">
        <w:rPr>
          <w:rFonts w:ascii="Times New Roman" w:eastAsia="Times New Roman" w:hAnsi="Times New Roman" w:cs="Times New Roman"/>
          <w:b/>
          <w:bCs/>
          <w:color w:val="002060"/>
          <w:sz w:val="36"/>
          <w:szCs w:val="36"/>
        </w:rPr>
        <w:t>Use Case Diagram</w:t>
      </w:r>
      <w:bookmarkEnd w:id="108"/>
    </w:p>
    <w:p w14:paraId="4895BE59" w14:textId="3ABD5BF8" w:rsidR="2511309B" w:rsidRPr="006A4C2A" w:rsidRDefault="2DA08AEA" w:rsidP="5B50B6F8">
      <w:pPr>
        <w:keepNext/>
        <w:keepLines/>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w:t>
      </w:r>
      <w:r w:rsidRPr="006A4C2A">
        <w:rPr>
          <w:rFonts w:ascii="Times New Roman" w:hAnsi="Times New Roman" w:cs="Times New Roman"/>
          <w:noProof/>
        </w:rPr>
        <w:drawing>
          <wp:inline distT="0" distB="0" distL="0" distR="0" wp14:anchorId="4D2961AC" wp14:editId="179F3D0D">
            <wp:extent cx="5943600" cy="4556760"/>
            <wp:effectExtent l="0" t="0" r="0" b="0"/>
            <wp:docPr id="704393340"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company&#10;&#10;AI-generated content may be incorrect."/>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4556760"/>
                    </a:xfrm>
                    <a:prstGeom prst="rect">
                      <a:avLst/>
                    </a:prstGeom>
                    <a:noFill/>
                    <a:ln>
                      <a:noFill/>
                    </a:ln>
                  </pic:spPr>
                </pic:pic>
              </a:graphicData>
            </a:graphic>
          </wp:inline>
        </w:drawing>
      </w:r>
    </w:p>
    <w:p w14:paraId="674F9A17" w14:textId="77777777" w:rsidR="00EF101B" w:rsidRPr="006A4C2A" w:rsidRDefault="06A3973B" w:rsidP="5B50B6F8">
      <w:pPr>
        <w:keepNext/>
        <w:keepLines/>
        <w:rPr>
          <w:rFonts w:ascii="Times New Roman" w:eastAsia="Times New Roman" w:hAnsi="Times New Roman" w:cs="Times New Roman"/>
          <w:b/>
          <w:bCs/>
          <w:color w:val="002060"/>
          <w:sz w:val="32"/>
          <w:szCs w:val="32"/>
        </w:rPr>
      </w:pPr>
      <w:r w:rsidRPr="006A4C2A">
        <w:rPr>
          <w:rFonts w:ascii="Times New Roman" w:eastAsia="Times New Roman" w:hAnsi="Times New Roman" w:cs="Times New Roman"/>
          <w:b/>
          <w:bCs/>
          <w:sz w:val="24"/>
          <w:szCs w:val="24"/>
        </w:rPr>
        <w:t xml:space="preserve">  </w:t>
      </w:r>
      <w:r w:rsidRPr="006A4C2A">
        <w:rPr>
          <w:rFonts w:ascii="Times New Roman" w:eastAsia="Times New Roman" w:hAnsi="Times New Roman" w:cs="Times New Roman"/>
          <w:b/>
          <w:bCs/>
          <w:color w:val="002060"/>
          <w:sz w:val="32"/>
          <w:szCs w:val="32"/>
        </w:rPr>
        <w:t xml:space="preserve">  </w:t>
      </w:r>
    </w:p>
    <w:p w14:paraId="092C53CA" w14:textId="324DDAE9" w:rsidR="48F150BB" w:rsidRPr="006A4C2A" w:rsidRDefault="06A3973B" w:rsidP="392403C2">
      <w:pPr>
        <w:pStyle w:val="Heading2"/>
        <w:rPr>
          <w:rFonts w:ascii="Times New Roman" w:eastAsia="Times New Roman" w:hAnsi="Times New Roman" w:cs="Times New Roman"/>
        </w:rPr>
      </w:pPr>
      <w:bookmarkStart w:id="109" w:name="_Toc201003028"/>
      <w:r w:rsidRPr="006A4C2A">
        <w:rPr>
          <w:rFonts w:ascii="Times New Roman" w:eastAsia="Times New Roman" w:hAnsi="Times New Roman" w:cs="Times New Roman"/>
        </w:rPr>
        <w:lastRenderedPageBreak/>
        <w:t>U</w:t>
      </w:r>
      <w:r w:rsidR="0078B3D0" w:rsidRPr="006A4C2A">
        <w:rPr>
          <w:rFonts w:ascii="Times New Roman" w:eastAsia="Times New Roman" w:hAnsi="Times New Roman" w:cs="Times New Roman"/>
        </w:rPr>
        <w:t>se</w:t>
      </w:r>
      <w:r w:rsidRPr="006A4C2A">
        <w:rPr>
          <w:rFonts w:ascii="Times New Roman" w:eastAsia="Times New Roman" w:hAnsi="Times New Roman" w:cs="Times New Roman"/>
        </w:rPr>
        <w:t xml:space="preserve"> C</w:t>
      </w:r>
      <w:r w:rsidR="33D5EA22" w:rsidRPr="006A4C2A">
        <w:rPr>
          <w:rFonts w:ascii="Times New Roman" w:eastAsia="Times New Roman" w:hAnsi="Times New Roman" w:cs="Times New Roman"/>
        </w:rPr>
        <w:t>ase</w:t>
      </w:r>
      <w:r w:rsidRPr="006A4C2A">
        <w:rPr>
          <w:rFonts w:ascii="Times New Roman" w:eastAsia="Times New Roman" w:hAnsi="Times New Roman" w:cs="Times New Roman"/>
        </w:rPr>
        <w:t xml:space="preserve"> D</w:t>
      </w:r>
      <w:r w:rsidR="398AD4E0" w:rsidRPr="006A4C2A">
        <w:rPr>
          <w:rFonts w:ascii="Times New Roman" w:eastAsia="Times New Roman" w:hAnsi="Times New Roman" w:cs="Times New Roman"/>
        </w:rPr>
        <w:t>escriptions</w:t>
      </w:r>
      <w:r w:rsidRPr="006A4C2A">
        <w:rPr>
          <w:rFonts w:ascii="Times New Roman" w:eastAsia="Times New Roman" w:hAnsi="Times New Roman" w:cs="Times New Roman"/>
        </w:rPr>
        <w:t>:</w:t>
      </w:r>
      <w:bookmarkEnd w:id="109"/>
    </w:p>
    <w:p w14:paraId="5E4BA1D0" w14:textId="4C36C2DD" w:rsidR="48F150BB" w:rsidRPr="006A4C2A" w:rsidRDefault="7C10C370" w:rsidP="5B50B6F8">
      <w:pPr>
        <w:keepNext/>
        <w:keepLines/>
        <w:rPr>
          <w:rFonts w:ascii="Times New Roman" w:eastAsia="Times New Roman" w:hAnsi="Times New Roman" w:cs="Times New Roman"/>
          <w:color w:val="0F4761" w:themeColor="accent1" w:themeShade="BF"/>
        </w:rPr>
      </w:pPr>
      <w:r w:rsidRPr="006A4C2A">
        <w:rPr>
          <w:rFonts w:ascii="Times New Roman" w:eastAsia="Times New Roman" w:hAnsi="Times New Roman" w:cs="Times New Roman"/>
          <w:color w:val="0070C0"/>
          <w:sz w:val="28"/>
          <w:szCs w:val="28"/>
        </w:rPr>
        <w:t>1. Register</w:t>
      </w:r>
      <w:r w:rsidRPr="006A4C2A">
        <w:rPr>
          <w:rFonts w:ascii="Times New Roman" w:hAnsi="Times New Roman" w:cs="Times New Roman"/>
        </w:rPr>
        <w:br/>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7500"/>
      </w:tblGrid>
      <w:tr w:rsidR="2FC107F1" w:rsidRPr="006A4C2A" w14:paraId="4E3E62F5" w14:textId="77777777" w:rsidTr="392403C2">
        <w:trPr>
          <w:trHeight w:val="300"/>
        </w:trPr>
        <w:tc>
          <w:tcPr>
            <w:tcW w:w="1830" w:type="dxa"/>
            <w:tcMar>
              <w:left w:w="105" w:type="dxa"/>
              <w:right w:w="105" w:type="dxa"/>
            </w:tcMar>
          </w:tcPr>
          <w:p w14:paraId="1E2591E9" w14:textId="1C54610A"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500" w:type="dxa"/>
            <w:tcMar>
              <w:left w:w="105" w:type="dxa"/>
              <w:right w:w="105" w:type="dxa"/>
            </w:tcMar>
          </w:tcPr>
          <w:p w14:paraId="6ED0F702" w14:textId="5F16EB90"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7A950F91" w14:textId="77777777" w:rsidTr="392403C2">
        <w:trPr>
          <w:trHeight w:val="300"/>
        </w:trPr>
        <w:tc>
          <w:tcPr>
            <w:tcW w:w="1830" w:type="dxa"/>
            <w:tcMar>
              <w:left w:w="105" w:type="dxa"/>
              <w:right w:w="105" w:type="dxa"/>
            </w:tcMar>
          </w:tcPr>
          <w:p w14:paraId="374FA409" w14:textId="78C2015A"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 Case Name</w:t>
            </w:r>
          </w:p>
        </w:tc>
        <w:tc>
          <w:tcPr>
            <w:tcW w:w="7500" w:type="dxa"/>
            <w:tcMar>
              <w:left w:w="105" w:type="dxa"/>
              <w:right w:w="105" w:type="dxa"/>
            </w:tcMar>
          </w:tcPr>
          <w:p w14:paraId="10060ED9" w14:textId="48E71E83"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Registration</w:t>
            </w:r>
          </w:p>
        </w:tc>
      </w:tr>
      <w:tr w:rsidR="2FC107F1" w:rsidRPr="006A4C2A" w14:paraId="0C9C6F71" w14:textId="77777777" w:rsidTr="392403C2">
        <w:trPr>
          <w:trHeight w:val="300"/>
        </w:trPr>
        <w:tc>
          <w:tcPr>
            <w:tcW w:w="1830" w:type="dxa"/>
            <w:tcMar>
              <w:left w:w="105" w:type="dxa"/>
              <w:right w:w="105" w:type="dxa"/>
            </w:tcMar>
          </w:tcPr>
          <w:p w14:paraId="117E2163" w14:textId="726B893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Participating Actor</w:t>
            </w:r>
          </w:p>
        </w:tc>
        <w:tc>
          <w:tcPr>
            <w:tcW w:w="7500" w:type="dxa"/>
            <w:tcMar>
              <w:left w:w="105" w:type="dxa"/>
              <w:right w:w="105" w:type="dxa"/>
            </w:tcMar>
          </w:tcPr>
          <w:p w14:paraId="7D55C358" w14:textId="12A24471"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w:t>
            </w:r>
          </w:p>
        </w:tc>
      </w:tr>
      <w:tr w:rsidR="2FC107F1" w:rsidRPr="006A4C2A" w14:paraId="70FD5A0E" w14:textId="77777777" w:rsidTr="392403C2">
        <w:trPr>
          <w:trHeight w:val="300"/>
        </w:trPr>
        <w:tc>
          <w:tcPr>
            <w:tcW w:w="1830" w:type="dxa"/>
            <w:tcMar>
              <w:left w:w="105" w:type="dxa"/>
              <w:right w:w="105" w:type="dxa"/>
            </w:tcMar>
          </w:tcPr>
          <w:p w14:paraId="1B218127" w14:textId="101BE56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Goal</w:t>
            </w:r>
          </w:p>
        </w:tc>
        <w:tc>
          <w:tcPr>
            <w:tcW w:w="7500" w:type="dxa"/>
            <w:tcMar>
              <w:left w:w="105" w:type="dxa"/>
              <w:right w:w="105" w:type="dxa"/>
            </w:tcMar>
          </w:tcPr>
          <w:p w14:paraId="2CEA09C6" w14:textId="7B38D95E"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Establish a fresh account within the system.</w:t>
            </w:r>
          </w:p>
        </w:tc>
      </w:tr>
      <w:tr w:rsidR="2FC107F1" w:rsidRPr="006A4C2A" w14:paraId="09A78DEC" w14:textId="77777777" w:rsidTr="392403C2">
        <w:trPr>
          <w:trHeight w:val="300"/>
        </w:trPr>
        <w:tc>
          <w:tcPr>
            <w:tcW w:w="1830" w:type="dxa"/>
            <w:tcMar>
              <w:left w:w="105" w:type="dxa"/>
              <w:right w:w="105" w:type="dxa"/>
            </w:tcMar>
          </w:tcPr>
          <w:p w14:paraId="2B7D301E" w14:textId="34632A1B"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Flow of Events</w:t>
            </w:r>
          </w:p>
        </w:tc>
        <w:tc>
          <w:tcPr>
            <w:tcW w:w="7500" w:type="dxa"/>
            <w:tcMar>
              <w:left w:w="105" w:type="dxa"/>
              <w:right w:w="105" w:type="dxa"/>
            </w:tcMar>
          </w:tcPr>
          <w:p w14:paraId="0CA045FA" w14:textId="12C91CDF"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user enters their Email, Full Name, password, and re-enters the password for confirmation. </w:t>
            </w:r>
          </w:p>
          <w:p w14:paraId="772BCB3F" w14:textId="7720AB42"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-Optionally select preferred cinemas. </w:t>
            </w:r>
          </w:p>
          <w:p w14:paraId="0D2C4172" w14:textId="2B936418"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-Click the "Register" button. </w:t>
            </w:r>
          </w:p>
          <w:p w14:paraId="7D9668E9" w14:textId="0E8AE930"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-System validates inputs and creates accounts. </w:t>
            </w:r>
          </w:p>
          <w:p w14:paraId="60B977B8" w14:textId="13F2880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 verification email was sent.</w:t>
            </w:r>
          </w:p>
        </w:tc>
      </w:tr>
      <w:tr w:rsidR="2FC107F1" w:rsidRPr="006A4C2A" w14:paraId="04B28FFC" w14:textId="77777777" w:rsidTr="392403C2">
        <w:trPr>
          <w:trHeight w:val="300"/>
        </w:trPr>
        <w:tc>
          <w:tcPr>
            <w:tcW w:w="1830" w:type="dxa"/>
            <w:tcMar>
              <w:left w:w="105" w:type="dxa"/>
              <w:right w:w="105" w:type="dxa"/>
            </w:tcMar>
          </w:tcPr>
          <w:p w14:paraId="128F99A5" w14:textId="2D63EA4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Entry Condition</w:t>
            </w:r>
          </w:p>
        </w:tc>
        <w:tc>
          <w:tcPr>
            <w:tcW w:w="7500" w:type="dxa"/>
            <w:tcMar>
              <w:left w:w="105" w:type="dxa"/>
              <w:right w:w="105" w:type="dxa"/>
            </w:tcMar>
          </w:tcPr>
          <w:p w14:paraId="05F8B627" w14:textId="57ACCFD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Visits the registration page through a web browser.</w:t>
            </w:r>
          </w:p>
        </w:tc>
      </w:tr>
      <w:tr w:rsidR="2FC107F1" w:rsidRPr="006A4C2A" w14:paraId="4538F190" w14:textId="77777777" w:rsidTr="392403C2">
        <w:trPr>
          <w:trHeight w:val="300"/>
        </w:trPr>
        <w:tc>
          <w:tcPr>
            <w:tcW w:w="1830" w:type="dxa"/>
            <w:tcMar>
              <w:left w:w="105" w:type="dxa"/>
              <w:right w:w="105" w:type="dxa"/>
            </w:tcMar>
          </w:tcPr>
          <w:p w14:paraId="48A472ED" w14:textId="2C3CE601"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Exit Condition</w:t>
            </w:r>
          </w:p>
        </w:tc>
        <w:tc>
          <w:tcPr>
            <w:tcW w:w="7500" w:type="dxa"/>
            <w:tcMar>
              <w:left w:w="105" w:type="dxa"/>
              <w:right w:w="105" w:type="dxa"/>
            </w:tcMar>
          </w:tcPr>
          <w:p w14:paraId="0DCB4BDB" w14:textId="71AB1D5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Redirected to login page upon success, or error message shown if registration fails (e.g., duplicate email, weak password).</w:t>
            </w:r>
          </w:p>
        </w:tc>
      </w:tr>
    </w:tbl>
    <w:p w14:paraId="7958329F" w14:textId="77F0CA51" w:rsidR="48F150BB" w:rsidRPr="006A4C2A" w:rsidRDefault="48F150BB" w:rsidP="5B50B6F8">
      <w:pPr>
        <w:keepNext/>
        <w:keepLines/>
        <w:spacing w:before="160" w:after="80"/>
        <w:rPr>
          <w:rFonts w:ascii="Times New Roman" w:eastAsia="Times New Roman" w:hAnsi="Times New Roman" w:cs="Times New Roman"/>
          <w:color w:val="0F4761" w:themeColor="accent1" w:themeShade="BF"/>
          <w:sz w:val="24"/>
          <w:szCs w:val="24"/>
        </w:rPr>
      </w:pPr>
    </w:p>
    <w:p w14:paraId="67E5EF6D" w14:textId="03C37005"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2. Login</w:t>
      </w:r>
    </w:p>
    <w:p w14:paraId="6A666E7C" w14:textId="4E2B4E4F" w:rsidR="48F150BB" w:rsidRPr="006A4C2A" w:rsidRDefault="48F150BB" w:rsidP="5B50B6F8">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80"/>
        <w:gridCol w:w="7350"/>
      </w:tblGrid>
      <w:tr w:rsidR="2FC107F1" w:rsidRPr="006A4C2A" w14:paraId="590F41A6" w14:textId="77777777" w:rsidTr="392403C2">
        <w:trPr>
          <w:trHeight w:val="300"/>
        </w:trPr>
        <w:tc>
          <w:tcPr>
            <w:tcW w:w="1980" w:type="dxa"/>
            <w:tcMar>
              <w:left w:w="105" w:type="dxa"/>
              <w:right w:w="105" w:type="dxa"/>
            </w:tcMar>
          </w:tcPr>
          <w:p w14:paraId="0B91EC6C" w14:textId="303D4C7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350" w:type="dxa"/>
            <w:tcMar>
              <w:left w:w="105" w:type="dxa"/>
              <w:right w:w="105" w:type="dxa"/>
            </w:tcMar>
          </w:tcPr>
          <w:p w14:paraId="0A16CD54" w14:textId="169001B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6D40C7F4" w14:textId="77777777" w:rsidTr="392403C2">
        <w:trPr>
          <w:trHeight w:val="300"/>
        </w:trPr>
        <w:tc>
          <w:tcPr>
            <w:tcW w:w="1980" w:type="dxa"/>
            <w:tcMar>
              <w:left w:w="105" w:type="dxa"/>
              <w:right w:w="105" w:type="dxa"/>
            </w:tcMar>
          </w:tcPr>
          <w:p w14:paraId="308068C7" w14:textId="4A078207"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 Case Name</w:t>
            </w:r>
          </w:p>
        </w:tc>
        <w:tc>
          <w:tcPr>
            <w:tcW w:w="7350" w:type="dxa"/>
            <w:tcMar>
              <w:left w:w="105" w:type="dxa"/>
              <w:right w:w="105" w:type="dxa"/>
            </w:tcMar>
          </w:tcPr>
          <w:p w14:paraId="0A539F6C" w14:textId="499C25AF"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Login</w:t>
            </w:r>
          </w:p>
        </w:tc>
      </w:tr>
      <w:tr w:rsidR="2FC107F1" w:rsidRPr="006A4C2A" w14:paraId="0656EB65" w14:textId="77777777" w:rsidTr="392403C2">
        <w:trPr>
          <w:trHeight w:val="300"/>
        </w:trPr>
        <w:tc>
          <w:tcPr>
            <w:tcW w:w="1980" w:type="dxa"/>
            <w:tcMar>
              <w:left w:w="105" w:type="dxa"/>
              <w:right w:w="105" w:type="dxa"/>
            </w:tcMar>
          </w:tcPr>
          <w:p w14:paraId="7FCBF2C8" w14:textId="174212F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Participating Actor</w:t>
            </w:r>
          </w:p>
        </w:tc>
        <w:tc>
          <w:tcPr>
            <w:tcW w:w="7350" w:type="dxa"/>
            <w:tcMar>
              <w:left w:w="105" w:type="dxa"/>
              <w:right w:w="105" w:type="dxa"/>
            </w:tcMar>
          </w:tcPr>
          <w:p w14:paraId="25F0EE6E" w14:textId="59BDA576"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w:t>
            </w:r>
          </w:p>
        </w:tc>
      </w:tr>
      <w:tr w:rsidR="2FC107F1" w:rsidRPr="006A4C2A" w14:paraId="553BF67C" w14:textId="77777777" w:rsidTr="392403C2">
        <w:trPr>
          <w:trHeight w:val="300"/>
        </w:trPr>
        <w:tc>
          <w:tcPr>
            <w:tcW w:w="1980" w:type="dxa"/>
            <w:tcMar>
              <w:left w:w="105" w:type="dxa"/>
              <w:right w:w="105" w:type="dxa"/>
            </w:tcMar>
          </w:tcPr>
          <w:p w14:paraId="39B6EDC3" w14:textId="2D7554FB"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Goal</w:t>
            </w:r>
          </w:p>
        </w:tc>
        <w:tc>
          <w:tcPr>
            <w:tcW w:w="7350" w:type="dxa"/>
            <w:tcMar>
              <w:left w:w="105" w:type="dxa"/>
              <w:right w:w="105" w:type="dxa"/>
            </w:tcMar>
          </w:tcPr>
          <w:p w14:paraId="50999D45" w14:textId="5ED04151"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Access to the system using valid credentials.</w:t>
            </w:r>
          </w:p>
        </w:tc>
      </w:tr>
      <w:tr w:rsidR="2FC107F1" w:rsidRPr="006A4C2A" w14:paraId="291ABCF5" w14:textId="77777777" w:rsidTr="392403C2">
        <w:trPr>
          <w:trHeight w:val="300"/>
        </w:trPr>
        <w:tc>
          <w:tcPr>
            <w:tcW w:w="1980" w:type="dxa"/>
            <w:tcMar>
              <w:left w:w="105" w:type="dxa"/>
              <w:right w:w="105" w:type="dxa"/>
            </w:tcMar>
          </w:tcPr>
          <w:p w14:paraId="0F7660F6" w14:textId="256C92C8"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lastRenderedPageBreak/>
              <w:t>Flow of Events</w:t>
            </w:r>
          </w:p>
        </w:tc>
        <w:tc>
          <w:tcPr>
            <w:tcW w:w="7350" w:type="dxa"/>
            <w:tcMar>
              <w:left w:w="105" w:type="dxa"/>
              <w:right w:w="105" w:type="dxa"/>
            </w:tcMar>
          </w:tcPr>
          <w:p w14:paraId="03A5DEF8" w14:textId="6EC3F35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User enters Email and Password. </w:t>
            </w:r>
          </w:p>
          <w:p w14:paraId="3D1B3BFA" w14:textId="5057D67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Clicks "Login". </w:t>
            </w:r>
          </w:p>
          <w:p w14:paraId="114C89B1" w14:textId="26DBDA10"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System authenticates credentials. </w:t>
            </w:r>
          </w:p>
          <w:p w14:paraId="70911A7E" w14:textId="39F073FE"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If valid, redirects to dashboard.</w:t>
            </w:r>
          </w:p>
        </w:tc>
      </w:tr>
      <w:tr w:rsidR="2FC107F1" w:rsidRPr="006A4C2A" w14:paraId="27FB00B8" w14:textId="77777777" w:rsidTr="392403C2">
        <w:trPr>
          <w:trHeight w:val="300"/>
        </w:trPr>
        <w:tc>
          <w:tcPr>
            <w:tcW w:w="1980" w:type="dxa"/>
            <w:tcMar>
              <w:left w:w="105" w:type="dxa"/>
              <w:right w:w="105" w:type="dxa"/>
            </w:tcMar>
          </w:tcPr>
          <w:p w14:paraId="187DE2B1" w14:textId="2C2CB7CF"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Entry Condition</w:t>
            </w:r>
          </w:p>
        </w:tc>
        <w:tc>
          <w:tcPr>
            <w:tcW w:w="7350" w:type="dxa"/>
            <w:tcMar>
              <w:left w:w="105" w:type="dxa"/>
              <w:right w:w="105" w:type="dxa"/>
            </w:tcMar>
          </w:tcPr>
          <w:p w14:paraId="0A81656A" w14:textId="20F6649F"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 has an existing, verified account and accesses the login page.</w:t>
            </w:r>
          </w:p>
        </w:tc>
      </w:tr>
      <w:tr w:rsidR="2FC107F1" w:rsidRPr="006A4C2A" w14:paraId="62E529D8" w14:textId="77777777" w:rsidTr="392403C2">
        <w:trPr>
          <w:trHeight w:val="300"/>
        </w:trPr>
        <w:tc>
          <w:tcPr>
            <w:tcW w:w="1980" w:type="dxa"/>
            <w:tcMar>
              <w:left w:w="105" w:type="dxa"/>
              <w:right w:w="105" w:type="dxa"/>
            </w:tcMar>
          </w:tcPr>
          <w:p w14:paraId="33EBE170" w14:textId="6399F24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Exit Condition</w:t>
            </w:r>
          </w:p>
        </w:tc>
        <w:tc>
          <w:tcPr>
            <w:tcW w:w="7350" w:type="dxa"/>
            <w:tcMar>
              <w:left w:w="105" w:type="dxa"/>
              <w:right w:w="105" w:type="dxa"/>
            </w:tcMar>
          </w:tcPr>
          <w:p w14:paraId="521C8C78" w14:textId="7BFAB99D"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Redirected to dashboard success; error message shown if credentials are invalid.</w:t>
            </w:r>
          </w:p>
        </w:tc>
      </w:tr>
    </w:tbl>
    <w:p w14:paraId="5371F874" w14:textId="14E16A20" w:rsidR="48F150BB" w:rsidRPr="006A4C2A" w:rsidRDefault="48F150BB" w:rsidP="5B50B6F8">
      <w:pPr>
        <w:rPr>
          <w:rFonts w:ascii="Times New Roman" w:eastAsia="Times New Roman" w:hAnsi="Times New Roman" w:cs="Times New Roman"/>
          <w:color w:val="000000" w:themeColor="text1"/>
          <w:sz w:val="24"/>
          <w:szCs w:val="24"/>
        </w:rPr>
      </w:pPr>
    </w:p>
    <w:p w14:paraId="76FE1DA9" w14:textId="7A2A8B06"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3. Password Recovery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40"/>
        <w:gridCol w:w="7305"/>
      </w:tblGrid>
      <w:tr w:rsidR="2FC107F1" w:rsidRPr="006A4C2A" w14:paraId="0522291B" w14:textId="77777777" w:rsidTr="392403C2">
        <w:trPr>
          <w:trHeight w:val="300"/>
        </w:trPr>
        <w:tc>
          <w:tcPr>
            <w:tcW w:w="2040" w:type="dxa"/>
            <w:tcMar>
              <w:left w:w="105" w:type="dxa"/>
              <w:right w:w="105" w:type="dxa"/>
            </w:tcMar>
          </w:tcPr>
          <w:p w14:paraId="264691E5" w14:textId="113396D2"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305" w:type="dxa"/>
            <w:tcMar>
              <w:left w:w="105" w:type="dxa"/>
              <w:right w:w="105" w:type="dxa"/>
            </w:tcMar>
          </w:tcPr>
          <w:p w14:paraId="104954DF" w14:textId="533B4C44"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20569F96" w14:textId="77777777" w:rsidTr="392403C2">
        <w:trPr>
          <w:trHeight w:val="300"/>
        </w:trPr>
        <w:tc>
          <w:tcPr>
            <w:tcW w:w="2040" w:type="dxa"/>
            <w:tcMar>
              <w:left w:w="105" w:type="dxa"/>
              <w:right w:w="105" w:type="dxa"/>
            </w:tcMar>
          </w:tcPr>
          <w:p w14:paraId="4307F428" w14:textId="69CD6B96"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305" w:type="dxa"/>
            <w:tcMar>
              <w:left w:w="105" w:type="dxa"/>
              <w:right w:w="105" w:type="dxa"/>
            </w:tcMar>
          </w:tcPr>
          <w:p w14:paraId="3F059582" w14:textId="12408734"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Password Recovery</w:t>
            </w:r>
          </w:p>
        </w:tc>
      </w:tr>
      <w:tr w:rsidR="2FC107F1" w:rsidRPr="006A4C2A" w14:paraId="5AA606FF" w14:textId="77777777" w:rsidTr="392403C2">
        <w:trPr>
          <w:trHeight w:val="300"/>
        </w:trPr>
        <w:tc>
          <w:tcPr>
            <w:tcW w:w="2040" w:type="dxa"/>
            <w:tcMar>
              <w:left w:w="105" w:type="dxa"/>
              <w:right w:w="105" w:type="dxa"/>
            </w:tcMar>
          </w:tcPr>
          <w:p w14:paraId="496BE126" w14:textId="46C1B547"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305" w:type="dxa"/>
            <w:tcMar>
              <w:left w:w="105" w:type="dxa"/>
              <w:right w:w="105" w:type="dxa"/>
            </w:tcMar>
          </w:tcPr>
          <w:p w14:paraId="0C2FECA6" w14:textId="3D82F17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w:t>
            </w:r>
          </w:p>
        </w:tc>
      </w:tr>
      <w:tr w:rsidR="2FC107F1" w:rsidRPr="006A4C2A" w14:paraId="0F1C2CEC" w14:textId="77777777" w:rsidTr="392403C2">
        <w:trPr>
          <w:trHeight w:val="300"/>
        </w:trPr>
        <w:tc>
          <w:tcPr>
            <w:tcW w:w="2040" w:type="dxa"/>
            <w:tcMar>
              <w:left w:w="105" w:type="dxa"/>
              <w:right w:w="105" w:type="dxa"/>
            </w:tcMar>
          </w:tcPr>
          <w:p w14:paraId="51929B34" w14:textId="75119FAD"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305" w:type="dxa"/>
            <w:tcMar>
              <w:left w:w="105" w:type="dxa"/>
              <w:right w:w="105" w:type="dxa"/>
            </w:tcMar>
          </w:tcPr>
          <w:p w14:paraId="0B9D69E6" w14:textId="023E3D63"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Reset access credentials when the original password is forgotten.</w:t>
            </w:r>
          </w:p>
        </w:tc>
      </w:tr>
      <w:tr w:rsidR="2FC107F1" w:rsidRPr="006A4C2A" w14:paraId="3F84DDD4" w14:textId="77777777" w:rsidTr="392403C2">
        <w:trPr>
          <w:trHeight w:val="300"/>
        </w:trPr>
        <w:tc>
          <w:tcPr>
            <w:tcW w:w="2040" w:type="dxa"/>
            <w:tcMar>
              <w:left w:w="105" w:type="dxa"/>
              <w:right w:w="105" w:type="dxa"/>
            </w:tcMar>
          </w:tcPr>
          <w:p w14:paraId="346BF1AA" w14:textId="4ECF3A8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305" w:type="dxa"/>
            <w:tcMar>
              <w:left w:w="105" w:type="dxa"/>
              <w:right w:w="105" w:type="dxa"/>
            </w:tcMar>
          </w:tcPr>
          <w:p w14:paraId="7D26E752" w14:textId="337D2676"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User clicks "Forgot Password". </w:t>
            </w:r>
          </w:p>
          <w:p w14:paraId="29661F13" w14:textId="7C73E8CC"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 Enters registered Email. </w:t>
            </w:r>
          </w:p>
          <w:p w14:paraId="10D9EEB2" w14:textId="11EC4B40"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Receives a reset link.</w:t>
            </w:r>
          </w:p>
          <w:p w14:paraId="01ADA58F" w14:textId="758649A0"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Follows the link and sets a new password.</w:t>
            </w:r>
          </w:p>
        </w:tc>
      </w:tr>
      <w:tr w:rsidR="2FC107F1" w:rsidRPr="006A4C2A" w14:paraId="2D27983C" w14:textId="77777777" w:rsidTr="392403C2">
        <w:trPr>
          <w:trHeight w:val="300"/>
        </w:trPr>
        <w:tc>
          <w:tcPr>
            <w:tcW w:w="2040" w:type="dxa"/>
            <w:tcMar>
              <w:left w:w="105" w:type="dxa"/>
              <w:right w:w="105" w:type="dxa"/>
            </w:tcMar>
          </w:tcPr>
          <w:p w14:paraId="32A3D880" w14:textId="51B782F9"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305" w:type="dxa"/>
            <w:tcMar>
              <w:left w:w="105" w:type="dxa"/>
              <w:right w:w="105" w:type="dxa"/>
            </w:tcMar>
          </w:tcPr>
          <w:p w14:paraId="531BEFC1" w14:textId="71CBEC2E"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User is not logged in and accesses password recovery page.</w:t>
            </w:r>
          </w:p>
        </w:tc>
      </w:tr>
      <w:tr w:rsidR="2FC107F1" w:rsidRPr="006A4C2A" w14:paraId="5ABAFE90" w14:textId="77777777" w:rsidTr="392403C2">
        <w:trPr>
          <w:trHeight w:val="300"/>
        </w:trPr>
        <w:tc>
          <w:tcPr>
            <w:tcW w:w="2040" w:type="dxa"/>
            <w:tcMar>
              <w:left w:w="105" w:type="dxa"/>
              <w:right w:w="105" w:type="dxa"/>
            </w:tcMar>
          </w:tcPr>
          <w:p w14:paraId="023FE8C2" w14:textId="21CFC4D6"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305" w:type="dxa"/>
            <w:tcMar>
              <w:left w:w="105" w:type="dxa"/>
              <w:right w:w="105" w:type="dxa"/>
            </w:tcMar>
          </w:tcPr>
          <w:p w14:paraId="4E4D37C8" w14:textId="046915C2"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Redirected to login page after reset, or error shown if email is unrecognized or token is expired.</w:t>
            </w:r>
          </w:p>
        </w:tc>
      </w:tr>
    </w:tbl>
    <w:p w14:paraId="023938EE" w14:textId="079784AF" w:rsidR="48F150BB" w:rsidRPr="006A4C2A" w:rsidRDefault="7C10C370" w:rsidP="392403C2">
      <w:pPr>
        <w:pStyle w:val="Heading3"/>
      </w:pPr>
      <w:r w:rsidRPr="006A4C2A">
        <w:t xml:space="preserve"> </w:t>
      </w:r>
    </w:p>
    <w:p w14:paraId="3B09664C" w14:textId="77777777" w:rsidR="00E83F86" w:rsidRPr="006A4C2A" w:rsidRDefault="00E83F86" w:rsidP="00E83F86">
      <w:pPr>
        <w:rPr>
          <w:rFonts w:ascii="Times New Roman" w:hAnsi="Times New Roman" w:cs="Times New Roman"/>
        </w:rPr>
      </w:pPr>
    </w:p>
    <w:p w14:paraId="1A6A6751" w14:textId="1E86266A" w:rsidR="7AA27BBA" w:rsidRPr="006A4C2A" w:rsidRDefault="7AA27BBA" w:rsidP="392403C2">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4</w:t>
      </w:r>
      <w:r w:rsidR="7C10C370" w:rsidRPr="006A4C2A">
        <w:rPr>
          <w:rFonts w:ascii="Times New Roman" w:eastAsia="Times New Roman" w:hAnsi="Times New Roman" w:cs="Times New Roman"/>
          <w:color w:val="0070C0"/>
          <w:sz w:val="28"/>
          <w:szCs w:val="28"/>
        </w:rPr>
        <w:t xml:space="preserve">. </w:t>
      </w:r>
      <w:r w:rsidR="668848BB" w:rsidRPr="006A4C2A">
        <w:rPr>
          <w:rFonts w:ascii="Times New Roman" w:eastAsia="Times New Roman" w:hAnsi="Times New Roman" w:cs="Times New Roman"/>
          <w:color w:val="0070C0"/>
          <w:sz w:val="28"/>
          <w:szCs w:val="28"/>
        </w:rPr>
        <w:t>Load Movie List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7125"/>
      </w:tblGrid>
      <w:tr w:rsidR="2FC107F1" w:rsidRPr="006A4C2A" w14:paraId="65836670" w14:textId="77777777" w:rsidTr="392403C2">
        <w:trPr>
          <w:trHeight w:val="300"/>
        </w:trPr>
        <w:tc>
          <w:tcPr>
            <w:tcW w:w="2205" w:type="dxa"/>
            <w:tcMar>
              <w:left w:w="105" w:type="dxa"/>
              <w:right w:w="105" w:type="dxa"/>
            </w:tcMar>
          </w:tcPr>
          <w:p w14:paraId="38161C45" w14:textId="318916C0"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Field </w:t>
            </w:r>
          </w:p>
        </w:tc>
        <w:tc>
          <w:tcPr>
            <w:tcW w:w="7125" w:type="dxa"/>
            <w:tcMar>
              <w:left w:w="105" w:type="dxa"/>
              <w:right w:w="105" w:type="dxa"/>
            </w:tcMar>
          </w:tcPr>
          <w:p w14:paraId="3489EE50" w14:textId="7DE48612"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Description </w:t>
            </w:r>
          </w:p>
        </w:tc>
      </w:tr>
      <w:tr w:rsidR="2FC107F1" w:rsidRPr="006A4C2A" w14:paraId="68EA927E" w14:textId="77777777" w:rsidTr="392403C2">
        <w:trPr>
          <w:trHeight w:val="300"/>
        </w:trPr>
        <w:tc>
          <w:tcPr>
            <w:tcW w:w="2205" w:type="dxa"/>
            <w:tcMar>
              <w:left w:w="105" w:type="dxa"/>
              <w:right w:w="105" w:type="dxa"/>
            </w:tcMar>
          </w:tcPr>
          <w:p w14:paraId="3465343A" w14:textId="3F754B52"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Use Case Name </w:t>
            </w:r>
          </w:p>
        </w:tc>
        <w:tc>
          <w:tcPr>
            <w:tcW w:w="7125" w:type="dxa"/>
            <w:tcMar>
              <w:left w:w="105" w:type="dxa"/>
              <w:right w:w="105" w:type="dxa"/>
            </w:tcMar>
          </w:tcPr>
          <w:p w14:paraId="3391C081" w14:textId="17692FF7"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Load Movie List</w:t>
            </w:r>
          </w:p>
        </w:tc>
      </w:tr>
      <w:tr w:rsidR="2FC107F1" w:rsidRPr="006A4C2A" w14:paraId="7E47B2E6" w14:textId="77777777" w:rsidTr="392403C2">
        <w:trPr>
          <w:trHeight w:val="300"/>
        </w:trPr>
        <w:tc>
          <w:tcPr>
            <w:tcW w:w="2205" w:type="dxa"/>
            <w:tcMar>
              <w:left w:w="105" w:type="dxa"/>
              <w:right w:w="105" w:type="dxa"/>
            </w:tcMar>
          </w:tcPr>
          <w:p w14:paraId="79F05FAF" w14:textId="5255F438"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Participating Actor </w:t>
            </w:r>
          </w:p>
        </w:tc>
        <w:tc>
          <w:tcPr>
            <w:tcW w:w="7125" w:type="dxa"/>
            <w:tcMar>
              <w:left w:w="105" w:type="dxa"/>
              <w:right w:w="105" w:type="dxa"/>
            </w:tcMar>
          </w:tcPr>
          <w:p w14:paraId="3F1F7695" w14:textId="6B52338B"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Logged-In User / Guest User</w:t>
            </w:r>
          </w:p>
        </w:tc>
      </w:tr>
      <w:tr w:rsidR="2FC107F1" w:rsidRPr="006A4C2A" w14:paraId="1FA15D12" w14:textId="77777777" w:rsidTr="392403C2">
        <w:trPr>
          <w:trHeight w:val="300"/>
        </w:trPr>
        <w:tc>
          <w:tcPr>
            <w:tcW w:w="2205" w:type="dxa"/>
            <w:tcMar>
              <w:left w:w="105" w:type="dxa"/>
              <w:right w:w="105" w:type="dxa"/>
            </w:tcMar>
          </w:tcPr>
          <w:p w14:paraId="4089B74A" w14:textId="008CB15B"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Goal </w:t>
            </w:r>
          </w:p>
        </w:tc>
        <w:tc>
          <w:tcPr>
            <w:tcW w:w="7125" w:type="dxa"/>
            <w:tcMar>
              <w:left w:w="105" w:type="dxa"/>
              <w:right w:w="105" w:type="dxa"/>
            </w:tcMar>
          </w:tcPr>
          <w:p w14:paraId="05AC8110" w14:textId="7C4D91E7"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Discover movies currently showing in cinemas. </w:t>
            </w:r>
          </w:p>
        </w:tc>
      </w:tr>
      <w:tr w:rsidR="2FC107F1" w:rsidRPr="006A4C2A" w14:paraId="6A2AA217" w14:textId="77777777" w:rsidTr="392403C2">
        <w:trPr>
          <w:trHeight w:val="300"/>
        </w:trPr>
        <w:tc>
          <w:tcPr>
            <w:tcW w:w="2205" w:type="dxa"/>
            <w:tcMar>
              <w:left w:w="105" w:type="dxa"/>
              <w:right w:w="105" w:type="dxa"/>
            </w:tcMar>
          </w:tcPr>
          <w:p w14:paraId="73C28637" w14:textId="4FF6C1AB"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Flow of Events </w:t>
            </w:r>
          </w:p>
        </w:tc>
        <w:tc>
          <w:tcPr>
            <w:tcW w:w="7125" w:type="dxa"/>
            <w:tcMar>
              <w:left w:w="105" w:type="dxa"/>
              <w:right w:w="105" w:type="dxa"/>
            </w:tcMar>
          </w:tcPr>
          <w:p w14:paraId="34A8C07A" w14:textId="299167A9"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logs in and lands on the homepage.  </w:t>
            </w:r>
          </w:p>
          <w:p w14:paraId="5D042124" w14:textId="12A76D53"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System fetches movie list from external API.  </w:t>
            </w:r>
          </w:p>
          <w:p w14:paraId="29B686E2" w14:textId="16BAF9A1"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Movies are displayed as scrollable cards. </w:t>
            </w:r>
          </w:p>
        </w:tc>
      </w:tr>
      <w:tr w:rsidR="2FC107F1" w:rsidRPr="006A4C2A" w14:paraId="0EBAECF7" w14:textId="77777777" w:rsidTr="392403C2">
        <w:trPr>
          <w:trHeight w:val="300"/>
        </w:trPr>
        <w:tc>
          <w:tcPr>
            <w:tcW w:w="2205" w:type="dxa"/>
            <w:tcMar>
              <w:left w:w="105" w:type="dxa"/>
              <w:right w:w="105" w:type="dxa"/>
            </w:tcMar>
          </w:tcPr>
          <w:p w14:paraId="17DDE4B7" w14:textId="7466BEDE"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Entry Condition </w:t>
            </w:r>
          </w:p>
        </w:tc>
        <w:tc>
          <w:tcPr>
            <w:tcW w:w="7125" w:type="dxa"/>
            <w:tcMar>
              <w:left w:w="105" w:type="dxa"/>
              <w:right w:w="105" w:type="dxa"/>
            </w:tcMar>
          </w:tcPr>
          <w:p w14:paraId="606E17DD" w14:textId="1FC8619F"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is logged in and accesses the homepage. </w:t>
            </w:r>
          </w:p>
        </w:tc>
      </w:tr>
      <w:tr w:rsidR="2FC107F1" w:rsidRPr="006A4C2A" w14:paraId="2E631F96" w14:textId="77777777" w:rsidTr="392403C2">
        <w:trPr>
          <w:trHeight w:val="300"/>
        </w:trPr>
        <w:tc>
          <w:tcPr>
            <w:tcW w:w="2205" w:type="dxa"/>
            <w:tcMar>
              <w:left w:w="105" w:type="dxa"/>
              <w:right w:w="105" w:type="dxa"/>
            </w:tcMar>
          </w:tcPr>
          <w:p w14:paraId="77CE01E6" w14:textId="1DA5D9B0" w:rsidR="392403C2" w:rsidRPr="006A4C2A" w:rsidRDefault="392403C2" w:rsidP="392403C2">
            <w:pPr>
              <w:spacing w:after="160" w:line="278" w:lineRule="auto"/>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Exit Condition </w:t>
            </w:r>
          </w:p>
        </w:tc>
        <w:tc>
          <w:tcPr>
            <w:tcW w:w="7125" w:type="dxa"/>
            <w:tcMar>
              <w:left w:w="105" w:type="dxa"/>
              <w:right w:w="105" w:type="dxa"/>
            </w:tcMar>
          </w:tcPr>
          <w:p w14:paraId="14EB533D" w14:textId="3326332A"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proofErr w:type="gramStart"/>
            <w:r w:rsidRPr="006A4C2A">
              <w:rPr>
                <w:rFonts w:ascii="Times New Roman" w:eastAsia="Times New Roman" w:hAnsi="Times New Roman" w:cs="Times New Roman"/>
                <w:color w:val="000000" w:themeColor="text1"/>
                <w:sz w:val="24"/>
                <w:szCs w:val="24"/>
              </w:rPr>
              <w:t>Movie</w:t>
            </w:r>
            <w:proofErr w:type="gramEnd"/>
            <w:r w:rsidRPr="006A4C2A">
              <w:rPr>
                <w:rFonts w:ascii="Times New Roman" w:eastAsia="Times New Roman" w:hAnsi="Times New Roman" w:cs="Times New Roman"/>
                <w:color w:val="000000" w:themeColor="text1"/>
                <w:sz w:val="24"/>
                <w:szCs w:val="24"/>
              </w:rPr>
              <w:t xml:space="preserve"> list displayed, or an error message shown if the data fetch fails.</w:t>
            </w:r>
          </w:p>
        </w:tc>
      </w:tr>
    </w:tbl>
    <w:p w14:paraId="3C633199" w14:textId="5B27EA87" w:rsidR="48F150BB" w:rsidRPr="006A4C2A" w:rsidRDefault="48F150BB" w:rsidP="5B50B6F8">
      <w:pPr>
        <w:rPr>
          <w:rFonts w:ascii="Times New Roman" w:eastAsia="Times New Roman" w:hAnsi="Times New Roman" w:cs="Times New Roman"/>
          <w:color w:val="000000" w:themeColor="text1"/>
          <w:sz w:val="24"/>
          <w:szCs w:val="24"/>
        </w:rPr>
      </w:pPr>
    </w:p>
    <w:p w14:paraId="091EC9D8" w14:textId="31EBD40E" w:rsidR="48F150BB" w:rsidRPr="006A4C2A" w:rsidRDefault="7D36DD06" w:rsidP="5B50B6F8">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5.</w:t>
      </w:r>
      <w:r w:rsidR="7C10C370" w:rsidRPr="006A4C2A">
        <w:rPr>
          <w:rFonts w:ascii="Times New Roman" w:eastAsia="Times New Roman" w:hAnsi="Times New Roman" w:cs="Times New Roman"/>
          <w:color w:val="0070C0"/>
          <w:sz w:val="28"/>
          <w:szCs w:val="28"/>
        </w:rPr>
        <w:t xml:space="preserve"> </w:t>
      </w:r>
      <w:r w:rsidR="23A07135" w:rsidRPr="006A4C2A">
        <w:rPr>
          <w:rFonts w:ascii="Times New Roman" w:eastAsia="Times New Roman" w:hAnsi="Times New Roman" w:cs="Times New Roman"/>
          <w:color w:val="0070C0"/>
          <w:sz w:val="28"/>
          <w:szCs w:val="28"/>
        </w:rPr>
        <w:t>Se</w:t>
      </w:r>
      <w:r w:rsidR="7C10C370" w:rsidRPr="006A4C2A">
        <w:rPr>
          <w:rFonts w:ascii="Times New Roman" w:eastAsia="Times New Roman" w:hAnsi="Times New Roman" w:cs="Times New Roman"/>
          <w:color w:val="0070C0"/>
          <w:sz w:val="28"/>
          <w:szCs w:val="28"/>
        </w:rPr>
        <w:t>e Details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7140"/>
      </w:tblGrid>
      <w:tr w:rsidR="2FC107F1" w:rsidRPr="006A4C2A" w14:paraId="1E171964" w14:textId="77777777" w:rsidTr="392403C2">
        <w:trPr>
          <w:trHeight w:val="300"/>
        </w:trPr>
        <w:tc>
          <w:tcPr>
            <w:tcW w:w="2190" w:type="dxa"/>
            <w:tcMar>
              <w:left w:w="105" w:type="dxa"/>
              <w:right w:w="105" w:type="dxa"/>
            </w:tcMar>
          </w:tcPr>
          <w:p w14:paraId="2CD1F1A2" w14:textId="429A4908"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140" w:type="dxa"/>
            <w:tcMar>
              <w:left w:w="105" w:type="dxa"/>
              <w:right w:w="105" w:type="dxa"/>
            </w:tcMar>
          </w:tcPr>
          <w:p w14:paraId="3EF103E2" w14:textId="3E0FAB9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603C9477" w14:textId="77777777" w:rsidTr="392403C2">
        <w:trPr>
          <w:trHeight w:val="300"/>
        </w:trPr>
        <w:tc>
          <w:tcPr>
            <w:tcW w:w="2190" w:type="dxa"/>
            <w:tcMar>
              <w:left w:w="105" w:type="dxa"/>
              <w:right w:w="105" w:type="dxa"/>
            </w:tcMar>
          </w:tcPr>
          <w:p w14:paraId="255DB697" w14:textId="08AE42EE"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140" w:type="dxa"/>
            <w:tcMar>
              <w:left w:w="105" w:type="dxa"/>
              <w:right w:w="105" w:type="dxa"/>
            </w:tcMar>
          </w:tcPr>
          <w:p w14:paraId="3F6F5F9F" w14:textId="679DF140"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See Details </w:t>
            </w:r>
          </w:p>
        </w:tc>
      </w:tr>
      <w:tr w:rsidR="2FC107F1" w:rsidRPr="006A4C2A" w14:paraId="3C400285" w14:textId="77777777" w:rsidTr="392403C2">
        <w:trPr>
          <w:trHeight w:val="300"/>
        </w:trPr>
        <w:tc>
          <w:tcPr>
            <w:tcW w:w="2190" w:type="dxa"/>
            <w:tcMar>
              <w:left w:w="105" w:type="dxa"/>
              <w:right w:w="105" w:type="dxa"/>
            </w:tcMar>
          </w:tcPr>
          <w:p w14:paraId="389ABEB1" w14:textId="2B2312A7"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140" w:type="dxa"/>
            <w:tcMar>
              <w:left w:w="105" w:type="dxa"/>
              <w:right w:w="105" w:type="dxa"/>
            </w:tcMar>
          </w:tcPr>
          <w:p w14:paraId="71E6AC36" w14:textId="3378BAC4"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w:t>
            </w:r>
          </w:p>
        </w:tc>
      </w:tr>
      <w:tr w:rsidR="2FC107F1" w:rsidRPr="006A4C2A" w14:paraId="3BBAE6D0" w14:textId="77777777" w:rsidTr="392403C2">
        <w:trPr>
          <w:trHeight w:val="300"/>
        </w:trPr>
        <w:tc>
          <w:tcPr>
            <w:tcW w:w="2190" w:type="dxa"/>
            <w:tcMar>
              <w:left w:w="105" w:type="dxa"/>
              <w:right w:w="105" w:type="dxa"/>
            </w:tcMar>
          </w:tcPr>
          <w:p w14:paraId="47AF38D5" w14:textId="5D0B3BED"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140" w:type="dxa"/>
            <w:tcMar>
              <w:left w:w="105" w:type="dxa"/>
              <w:right w:w="105" w:type="dxa"/>
            </w:tcMar>
          </w:tcPr>
          <w:p w14:paraId="2B1D5046" w14:textId="3FAAE053"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Access comprehensive details about a specific movie. </w:t>
            </w:r>
          </w:p>
        </w:tc>
      </w:tr>
      <w:tr w:rsidR="2FC107F1" w:rsidRPr="006A4C2A" w14:paraId="67FF3BC0" w14:textId="77777777" w:rsidTr="392403C2">
        <w:trPr>
          <w:trHeight w:val="300"/>
        </w:trPr>
        <w:tc>
          <w:tcPr>
            <w:tcW w:w="2190" w:type="dxa"/>
            <w:tcMar>
              <w:left w:w="105" w:type="dxa"/>
              <w:right w:w="105" w:type="dxa"/>
            </w:tcMar>
          </w:tcPr>
          <w:p w14:paraId="47630372" w14:textId="64198255"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140" w:type="dxa"/>
            <w:tcMar>
              <w:left w:w="105" w:type="dxa"/>
              <w:right w:w="105" w:type="dxa"/>
            </w:tcMar>
          </w:tcPr>
          <w:p w14:paraId="048C8490" w14:textId="3A350895"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selects a movie from the homepage.  </w:t>
            </w:r>
          </w:p>
          <w:p w14:paraId="0831554B" w14:textId="15AEAB8D"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System fetches details (synopsis, cast, showtimes, reviews). </w:t>
            </w:r>
          </w:p>
          <w:p w14:paraId="4EA40114" w14:textId="147860CC"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Details are rendered. </w:t>
            </w:r>
          </w:p>
        </w:tc>
      </w:tr>
      <w:tr w:rsidR="2FC107F1" w:rsidRPr="006A4C2A" w14:paraId="50907B1A" w14:textId="77777777" w:rsidTr="392403C2">
        <w:trPr>
          <w:trHeight w:val="300"/>
        </w:trPr>
        <w:tc>
          <w:tcPr>
            <w:tcW w:w="2190" w:type="dxa"/>
            <w:tcMar>
              <w:left w:w="105" w:type="dxa"/>
              <w:right w:w="105" w:type="dxa"/>
            </w:tcMar>
          </w:tcPr>
          <w:p w14:paraId="19733DCD" w14:textId="42CF35C1"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140" w:type="dxa"/>
            <w:tcMar>
              <w:left w:w="105" w:type="dxa"/>
              <w:right w:w="105" w:type="dxa"/>
            </w:tcMar>
          </w:tcPr>
          <w:p w14:paraId="6E412110" w14:textId="71272D54" w:rsidR="392403C2" w:rsidRPr="006A4C2A" w:rsidRDefault="392403C2" w:rsidP="392403C2">
            <w:pPr>
              <w:spacing w:after="160" w:line="278"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clicks on a movie from the homepage or search results. </w:t>
            </w:r>
          </w:p>
        </w:tc>
      </w:tr>
      <w:tr w:rsidR="2FC107F1" w:rsidRPr="006A4C2A" w14:paraId="5433BEC7" w14:textId="77777777" w:rsidTr="392403C2">
        <w:trPr>
          <w:trHeight w:val="300"/>
        </w:trPr>
        <w:tc>
          <w:tcPr>
            <w:tcW w:w="2190" w:type="dxa"/>
            <w:tcMar>
              <w:left w:w="105" w:type="dxa"/>
              <w:right w:w="105" w:type="dxa"/>
            </w:tcMar>
          </w:tcPr>
          <w:p w14:paraId="44B41AD0" w14:textId="4C6E237D"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140" w:type="dxa"/>
            <w:tcMar>
              <w:left w:w="105" w:type="dxa"/>
              <w:right w:w="105" w:type="dxa"/>
            </w:tcMar>
          </w:tcPr>
          <w:p w14:paraId="08B74FBE" w14:textId="6198C71A" w:rsidR="2FC107F1" w:rsidRPr="006A4C2A" w:rsidRDefault="7599C66C" w:rsidP="5B50B6F8">
            <w:pPr>
              <w:spacing w:after="160" w:line="278" w:lineRule="auto"/>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Movie detail page is displayed, or an error is shown if the data load fails.</w:t>
            </w:r>
          </w:p>
        </w:tc>
      </w:tr>
    </w:tbl>
    <w:p w14:paraId="602F90D0" w14:textId="65612131" w:rsidR="17311A25" w:rsidRPr="006A4C2A" w:rsidRDefault="17311A25" w:rsidP="392403C2">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6. Display Loyalty points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57"/>
        <w:gridCol w:w="7787"/>
      </w:tblGrid>
      <w:tr w:rsidR="392403C2" w:rsidRPr="006A4C2A" w14:paraId="7F070C9B" w14:textId="77777777" w:rsidTr="392403C2">
        <w:trPr>
          <w:trHeight w:val="300"/>
        </w:trPr>
        <w:tc>
          <w:tcPr>
            <w:tcW w:w="1395" w:type="dxa"/>
            <w:tcMar>
              <w:left w:w="105" w:type="dxa"/>
              <w:right w:w="105" w:type="dxa"/>
            </w:tcMar>
          </w:tcPr>
          <w:p w14:paraId="7DDB36AF" w14:textId="4936A61B" w:rsidR="392403C2" w:rsidRPr="006A4C2A" w:rsidRDefault="392403C2" w:rsidP="392403C2">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950" w:type="dxa"/>
            <w:tcMar>
              <w:left w:w="105" w:type="dxa"/>
              <w:right w:w="105" w:type="dxa"/>
            </w:tcMar>
          </w:tcPr>
          <w:p w14:paraId="24EFBFB3" w14:textId="31B8BA43" w:rsidR="392403C2" w:rsidRPr="006A4C2A" w:rsidRDefault="392403C2" w:rsidP="392403C2">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392403C2" w:rsidRPr="006A4C2A" w14:paraId="3E69A7E9" w14:textId="77777777" w:rsidTr="392403C2">
        <w:trPr>
          <w:trHeight w:val="300"/>
        </w:trPr>
        <w:tc>
          <w:tcPr>
            <w:tcW w:w="1395" w:type="dxa"/>
            <w:tcMar>
              <w:left w:w="105" w:type="dxa"/>
              <w:right w:w="105" w:type="dxa"/>
            </w:tcMar>
          </w:tcPr>
          <w:p w14:paraId="2D2F10EB" w14:textId="37D58D39"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950" w:type="dxa"/>
            <w:tcMar>
              <w:left w:w="105" w:type="dxa"/>
              <w:right w:w="105" w:type="dxa"/>
            </w:tcMar>
          </w:tcPr>
          <w:p w14:paraId="128BB576" w14:textId="4B91466D"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Display Loyalty Points</w:t>
            </w:r>
          </w:p>
        </w:tc>
      </w:tr>
      <w:tr w:rsidR="392403C2" w:rsidRPr="006A4C2A" w14:paraId="1C6FBF3E" w14:textId="77777777" w:rsidTr="392403C2">
        <w:trPr>
          <w:trHeight w:val="300"/>
        </w:trPr>
        <w:tc>
          <w:tcPr>
            <w:tcW w:w="1395" w:type="dxa"/>
            <w:tcMar>
              <w:left w:w="105" w:type="dxa"/>
              <w:right w:w="105" w:type="dxa"/>
            </w:tcMar>
          </w:tcPr>
          <w:p w14:paraId="44C1B7D4" w14:textId="640AADF3"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950" w:type="dxa"/>
            <w:tcMar>
              <w:left w:w="105" w:type="dxa"/>
              <w:right w:w="105" w:type="dxa"/>
            </w:tcMar>
          </w:tcPr>
          <w:p w14:paraId="5AD97FF5" w14:textId="1DE7E06D"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Logged-In User</w:t>
            </w:r>
          </w:p>
        </w:tc>
      </w:tr>
      <w:tr w:rsidR="392403C2" w:rsidRPr="006A4C2A" w14:paraId="148B025A" w14:textId="77777777" w:rsidTr="392403C2">
        <w:trPr>
          <w:trHeight w:val="300"/>
        </w:trPr>
        <w:tc>
          <w:tcPr>
            <w:tcW w:w="1395" w:type="dxa"/>
            <w:tcMar>
              <w:left w:w="105" w:type="dxa"/>
              <w:right w:w="105" w:type="dxa"/>
            </w:tcMar>
          </w:tcPr>
          <w:p w14:paraId="12AEFF7D" w14:textId="150EADD5"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950" w:type="dxa"/>
            <w:tcMar>
              <w:left w:w="105" w:type="dxa"/>
              <w:right w:w="105" w:type="dxa"/>
            </w:tcMar>
          </w:tcPr>
          <w:p w14:paraId="17E6CCB6" w14:textId="7EAE096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View loyalty points and/or view rewards</w:t>
            </w:r>
          </w:p>
        </w:tc>
      </w:tr>
      <w:tr w:rsidR="392403C2" w:rsidRPr="006A4C2A" w14:paraId="74511DBA" w14:textId="77777777" w:rsidTr="392403C2">
        <w:trPr>
          <w:trHeight w:val="300"/>
        </w:trPr>
        <w:tc>
          <w:tcPr>
            <w:tcW w:w="1395" w:type="dxa"/>
            <w:tcMar>
              <w:left w:w="105" w:type="dxa"/>
              <w:right w:w="105" w:type="dxa"/>
            </w:tcMar>
          </w:tcPr>
          <w:p w14:paraId="46C0DE7A" w14:textId="551E88E1"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950" w:type="dxa"/>
            <w:tcMar>
              <w:left w:w="105" w:type="dxa"/>
              <w:right w:w="105" w:type="dxa"/>
            </w:tcMar>
          </w:tcPr>
          <w:p w14:paraId="15716440" w14:textId="6F6C4FA6"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logs in and lands on the homepage.  </w:t>
            </w:r>
          </w:p>
          <w:p w14:paraId="2323DF22" w14:textId="6F76DC28"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finds Loyalty points at the top right of his home page  </w:t>
            </w:r>
          </w:p>
          <w:p w14:paraId="2F6CA722" w14:textId="7512950C"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points are displayed</w:t>
            </w:r>
          </w:p>
          <w:p w14:paraId="0E322E40" w14:textId="0D768B34"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-User clicks on the points</w:t>
            </w:r>
          </w:p>
        </w:tc>
      </w:tr>
      <w:tr w:rsidR="392403C2" w:rsidRPr="006A4C2A" w14:paraId="09586B2E" w14:textId="77777777" w:rsidTr="392403C2">
        <w:trPr>
          <w:trHeight w:val="300"/>
        </w:trPr>
        <w:tc>
          <w:tcPr>
            <w:tcW w:w="1395" w:type="dxa"/>
            <w:tcMar>
              <w:left w:w="105" w:type="dxa"/>
              <w:right w:w="105" w:type="dxa"/>
            </w:tcMar>
          </w:tcPr>
          <w:p w14:paraId="071FE703" w14:textId="40BDBB47"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950" w:type="dxa"/>
            <w:tcMar>
              <w:left w:w="105" w:type="dxa"/>
              <w:right w:w="105" w:type="dxa"/>
            </w:tcMar>
          </w:tcPr>
          <w:p w14:paraId="45A7AE68" w14:textId="7B53D982"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is logged in and accesses the homepage. </w:t>
            </w:r>
          </w:p>
        </w:tc>
      </w:tr>
      <w:tr w:rsidR="392403C2" w:rsidRPr="006A4C2A" w14:paraId="70497084" w14:textId="77777777" w:rsidTr="392403C2">
        <w:trPr>
          <w:trHeight w:val="300"/>
        </w:trPr>
        <w:tc>
          <w:tcPr>
            <w:tcW w:w="1395" w:type="dxa"/>
            <w:tcMar>
              <w:left w:w="105" w:type="dxa"/>
              <w:right w:w="105" w:type="dxa"/>
            </w:tcMar>
          </w:tcPr>
          <w:p w14:paraId="6798317B" w14:textId="33AF5B1C" w:rsidR="392403C2" w:rsidRPr="006A4C2A" w:rsidRDefault="392403C2"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950" w:type="dxa"/>
            <w:tcMar>
              <w:left w:w="105" w:type="dxa"/>
              <w:right w:w="105" w:type="dxa"/>
            </w:tcMar>
          </w:tcPr>
          <w:p w14:paraId="303B330D" w14:textId="709BA9E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Closes the loyalty tab/activity or network errors</w:t>
            </w:r>
          </w:p>
        </w:tc>
      </w:tr>
    </w:tbl>
    <w:p w14:paraId="2F4E4407" w14:textId="66BD1D0D" w:rsidR="392403C2" w:rsidRPr="006A4C2A" w:rsidRDefault="392403C2" w:rsidP="392403C2">
      <w:pPr>
        <w:rPr>
          <w:rFonts w:ascii="Times New Roman" w:eastAsia="Times New Roman" w:hAnsi="Times New Roman" w:cs="Times New Roman"/>
          <w:color w:val="0070C0"/>
          <w:sz w:val="28"/>
          <w:szCs w:val="28"/>
        </w:rPr>
      </w:pPr>
    </w:p>
    <w:p w14:paraId="0F696FCE" w14:textId="25B9A7F1" w:rsidR="48F150BB" w:rsidRPr="006A4C2A" w:rsidRDefault="7C10C370" w:rsidP="5B50B6F8">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 xml:space="preserve">7. </w:t>
      </w:r>
      <w:r w:rsidR="4022605D" w:rsidRPr="006A4C2A">
        <w:rPr>
          <w:rFonts w:ascii="Times New Roman" w:eastAsia="Times New Roman" w:hAnsi="Times New Roman" w:cs="Times New Roman"/>
          <w:color w:val="0070C0"/>
          <w:sz w:val="28"/>
          <w:szCs w:val="28"/>
        </w:rPr>
        <w:t>View Comments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95"/>
        <w:gridCol w:w="7950"/>
      </w:tblGrid>
      <w:tr w:rsidR="2FC107F1" w:rsidRPr="006A4C2A" w14:paraId="0CD7EA74" w14:textId="77777777" w:rsidTr="392403C2">
        <w:trPr>
          <w:trHeight w:val="300"/>
        </w:trPr>
        <w:tc>
          <w:tcPr>
            <w:tcW w:w="1395" w:type="dxa"/>
            <w:tcMar>
              <w:left w:w="105" w:type="dxa"/>
              <w:right w:w="105" w:type="dxa"/>
            </w:tcMar>
          </w:tcPr>
          <w:p w14:paraId="519323E2" w14:textId="4936A61B"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950" w:type="dxa"/>
            <w:tcMar>
              <w:left w:w="105" w:type="dxa"/>
              <w:right w:w="105" w:type="dxa"/>
            </w:tcMar>
          </w:tcPr>
          <w:p w14:paraId="39B792FC" w14:textId="31B8BA43"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35773144" w14:textId="77777777" w:rsidTr="392403C2">
        <w:trPr>
          <w:trHeight w:val="300"/>
        </w:trPr>
        <w:tc>
          <w:tcPr>
            <w:tcW w:w="1395" w:type="dxa"/>
            <w:tcMar>
              <w:left w:w="105" w:type="dxa"/>
              <w:right w:w="105" w:type="dxa"/>
            </w:tcMar>
          </w:tcPr>
          <w:p w14:paraId="6357C1C1" w14:textId="37D58D39"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950" w:type="dxa"/>
            <w:tcMar>
              <w:left w:w="105" w:type="dxa"/>
              <w:right w:w="105" w:type="dxa"/>
            </w:tcMar>
          </w:tcPr>
          <w:p w14:paraId="5EC2239E" w14:textId="62C59B9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View Comments</w:t>
            </w:r>
          </w:p>
        </w:tc>
      </w:tr>
      <w:tr w:rsidR="2FC107F1" w:rsidRPr="006A4C2A" w14:paraId="1A9C8B47" w14:textId="77777777" w:rsidTr="392403C2">
        <w:trPr>
          <w:trHeight w:val="300"/>
        </w:trPr>
        <w:tc>
          <w:tcPr>
            <w:tcW w:w="1395" w:type="dxa"/>
            <w:tcMar>
              <w:left w:w="105" w:type="dxa"/>
              <w:right w:w="105" w:type="dxa"/>
            </w:tcMar>
          </w:tcPr>
          <w:p w14:paraId="53EC7F89" w14:textId="640AADF3"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950" w:type="dxa"/>
            <w:tcMar>
              <w:left w:w="105" w:type="dxa"/>
              <w:right w:w="105" w:type="dxa"/>
            </w:tcMar>
          </w:tcPr>
          <w:p w14:paraId="7916B60C" w14:textId="4B8E8E8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w:t>
            </w:r>
          </w:p>
        </w:tc>
      </w:tr>
      <w:tr w:rsidR="2FC107F1" w:rsidRPr="006A4C2A" w14:paraId="6A6D058B" w14:textId="77777777" w:rsidTr="392403C2">
        <w:trPr>
          <w:trHeight w:val="300"/>
        </w:trPr>
        <w:tc>
          <w:tcPr>
            <w:tcW w:w="1395" w:type="dxa"/>
            <w:tcMar>
              <w:left w:w="105" w:type="dxa"/>
              <w:right w:w="105" w:type="dxa"/>
            </w:tcMar>
          </w:tcPr>
          <w:p w14:paraId="237D22D3" w14:textId="150EADD5"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950" w:type="dxa"/>
            <w:tcMar>
              <w:left w:w="105" w:type="dxa"/>
              <w:right w:w="105" w:type="dxa"/>
            </w:tcMar>
          </w:tcPr>
          <w:p w14:paraId="5FE3CB87" w14:textId="297A4672"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Share or respond to comments about a movie in a threaded discussion format. </w:t>
            </w:r>
          </w:p>
        </w:tc>
      </w:tr>
      <w:tr w:rsidR="2FC107F1" w:rsidRPr="006A4C2A" w14:paraId="724CD905" w14:textId="77777777" w:rsidTr="392403C2">
        <w:trPr>
          <w:trHeight w:val="300"/>
        </w:trPr>
        <w:tc>
          <w:tcPr>
            <w:tcW w:w="1395" w:type="dxa"/>
            <w:tcMar>
              <w:left w:w="105" w:type="dxa"/>
              <w:right w:w="105" w:type="dxa"/>
            </w:tcMar>
          </w:tcPr>
          <w:p w14:paraId="3E542DF8" w14:textId="551E88E1"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950" w:type="dxa"/>
            <w:tcMar>
              <w:left w:w="105" w:type="dxa"/>
              <w:right w:w="105" w:type="dxa"/>
            </w:tcMar>
          </w:tcPr>
          <w:p w14:paraId="353AD193" w14:textId="4B97A30D"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opens a movie’s discussion section.  </w:t>
            </w:r>
          </w:p>
          <w:p w14:paraId="31566610" w14:textId="47268D4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Creates a thread or replies to an existing one.  </w:t>
            </w:r>
          </w:p>
          <w:p w14:paraId="587369A0" w14:textId="2F4D3BD4"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System stores the post in the database. </w:t>
            </w:r>
          </w:p>
        </w:tc>
      </w:tr>
      <w:tr w:rsidR="2FC107F1" w:rsidRPr="006A4C2A" w14:paraId="630EACF6" w14:textId="77777777" w:rsidTr="392403C2">
        <w:trPr>
          <w:trHeight w:val="300"/>
        </w:trPr>
        <w:tc>
          <w:tcPr>
            <w:tcW w:w="1395" w:type="dxa"/>
            <w:tcMar>
              <w:left w:w="105" w:type="dxa"/>
              <w:right w:w="105" w:type="dxa"/>
            </w:tcMar>
          </w:tcPr>
          <w:p w14:paraId="7918B959" w14:textId="40BDBB47"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950" w:type="dxa"/>
            <w:tcMar>
              <w:left w:w="105" w:type="dxa"/>
              <w:right w:w="105" w:type="dxa"/>
            </w:tcMar>
          </w:tcPr>
          <w:p w14:paraId="7008B81B" w14:textId="32BF4F39"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is on the movie details page and has an active session. </w:t>
            </w:r>
          </w:p>
        </w:tc>
      </w:tr>
      <w:tr w:rsidR="2FC107F1" w:rsidRPr="006A4C2A" w14:paraId="4F60A9BC" w14:textId="77777777" w:rsidTr="392403C2">
        <w:trPr>
          <w:trHeight w:val="300"/>
        </w:trPr>
        <w:tc>
          <w:tcPr>
            <w:tcW w:w="1395" w:type="dxa"/>
            <w:tcMar>
              <w:left w:w="105" w:type="dxa"/>
              <w:right w:w="105" w:type="dxa"/>
            </w:tcMar>
          </w:tcPr>
          <w:p w14:paraId="5270EF66" w14:textId="33AF5B1C"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950" w:type="dxa"/>
            <w:tcMar>
              <w:left w:w="105" w:type="dxa"/>
              <w:right w:w="105" w:type="dxa"/>
            </w:tcMar>
          </w:tcPr>
          <w:p w14:paraId="19A7FAD7" w14:textId="7844D8CD"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Comment is posted, or user receives an error message on failure.</w:t>
            </w:r>
          </w:p>
        </w:tc>
      </w:tr>
    </w:tbl>
    <w:p w14:paraId="4B2F6F65" w14:textId="2B77BFB3" w:rsidR="48F150BB" w:rsidRPr="006A4C2A" w:rsidRDefault="48F150BB" w:rsidP="5B50B6F8">
      <w:pPr>
        <w:rPr>
          <w:rFonts w:ascii="Times New Roman" w:eastAsia="Times New Roman" w:hAnsi="Times New Roman" w:cs="Times New Roman"/>
          <w:color w:val="000000" w:themeColor="text1"/>
          <w:sz w:val="24"/>
          <w:szCs w:val="24"/>
        </w:rPr>
      </w:pPr>
    </w:p>
    <w:p w14:paraId="1235D269" w14:textId="77777777" w:rsidR="00061FF3" w:rsidRPr="006A4C2A" w:rsidRDefault="00061FF3" w:rsidP="392403C2">
      <w:pPr>
        <w:rPr>
          <w:rStyle w:val="Heading3Char"/>
          <w:rFonts w:eastAsiaTheme="minorEastAsia"/>
          <w:color w:val="002060"/>
        </w:rPr>
      </w:pPr>
    </w:p>
    <w:p w14:paraId="5ED3F1E5" w14:textId="77777777" w:rsidR="00E83F86" w:rsidRPr="006A4C2A" w:rsidRDefault="00E83F86" w:rsidP="392403C2">
      <w:pPr>
        <w:rPr>
          <w:rStyle w:val="Heading3Char"/>
          <w:rFonts w:eastAsiaTheme="minorEastAsia"/>
          <w:color w:val="002060"/>
        </w:rPr>
      </w:pPr>
    </w:p>
    <w:p w14:paraId="3C06CD1E" w14:textId="77777777" w:rsidR="00E83F86" w:rsidRPr="006A4C2A" w:rsidRDefault="00E83F86" w:rsidP="392403C2">
      <w:pPr>
        <w:rPr>
          <w:rStyle w:val="Heading3Char"/>
          <w:rFonts w:eastAsiaTheme="minorEastAsia"/>
          <w:color w:val="002060"/>
        </w:rPr>
      </w:pPr>
    </w:p>
    <w:p w14:paraId="3EE9B037" w14:textId="7CD5C3BF" w:rsidR="00061FF3" w:rsidRPr="006A4C2A" w:rsidRDefault="7C10C370" w:rsidP="392403C2">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 xml:space="preserve">8. </w:t>
      </w:r>
      <w:r w:rsidR="239164B4" w:rsidRPr="006A4C2A">
        <w:rPr>
          <w:rFonts w:ascii="Times New Roman" w:eastAsia="Times New Roman" w:hAnsi="Times New Roman" w:cs="Times New Roman"/>
          <w:color w:val="0070C0"/>
          <w:sz w:val="28"/>
          <w:szCs w:val="28"/>
        </w:rPr>
        <w:t>Display Review</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5"/>
        <w:gridCol w:w="8040"/>
      </w:tblGrid>
      <w:tr w:rsidR="2FC107F1" w:rsidRPr="006A4C2A" w14:paraId="4EAE18F5" w14:textId="77777777" w:rsidTr="392403C2">
        <w:trPr>
          <w:trHeight w:val="300"/>
        </w:trPr>
        <w:tc>
          <w:tcPr>
            <w:tcW w:w="1305" w:type="dxa"/>
            <w:tcMar>
              <w:left w:w="105" w:type="dxa"/>
              <w:right w:w="105" w:type="dxa"/>
            </w:tcMar>
          </w:tcPr>
          <w:p w14:paraId="283418C7" w14:textId="40024C87"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8040" w:type="dxa"/>
            <w:tcMar>
              <w:left w:w="105" w:type="dxa"/>
              <w:right w:w="105" w:type="dxa"/>
            </w:tcMar>
          </w:tcPr>
          <w:p w14:paraId="3E9F4550" w14:textId="266A8A88"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3831C769" w14:textId="77777777" w:rsidTr="392403C2">
        <w:trPr>
          <w:trHeight w:val="300"/>
        </w:trPr>
        <w:tc>
          <w:tcPr>
            <w:tcW w:w="1305" w:type="dxa"/>
            <w:tcMar>
              <w:left w:w="105" w:type="dxa"/>
              <w:right w:w="105" w:type="dxa"/>
            </w:tcMar>
          </w:tcPr>
          <w:p w14:paraId="02B02E86" w14:textId="1611563F"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8040" w:type="dxa"/>
            <w:tcMar>
              <w:left w:w="105" w:type="dxa"/>
              <w:right w:w="105" w:type="dxa"/>
            </w:tcMar>
          </w:tcPr>
          <w:p w14:paraId="4BD3B95A" w14:textId="259591C6"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Display Reviews</w:t>
            </w:r>
          </w:p>
        </w:tc>
      </w:tr>
      <w:tr w:rsidR="2FC107F1" w:rsidRPr="006A4C2A" w14:paraId="78BC611C" w14:textId="77777777" w:rsidTr="392403C2">
        <w:trPr>
          <w:trHeight w:val="300"/>
        </w:trPr>
        <w:tc>
          <w:tcPr>
            <w:tcW w:w="1305" w:type="dxa"/>
            <w:tcMar>
              <w:left w:w="105" w:type="dxa"/>
              <w:right w:w="105" w:type="dxa"/>
            </w:tcMar>
          </w:tcPr>
          <w:p w14:paraId="2215B853" w14:textId="5469DADF"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8040" w:type="dxa"/>
            <w:tcMar>
              <w:left w:w="105" w:type="dxa"/>
              <w:right w:w="105" w:type="dxa"/>
            </w:tcMar>
          </w:tcPr>
          <w:p w14:paraId="2214D9CF" w14:textId="373A7E2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w:t>
            </w:r>
          </w:p>
        </w:tc>
      </w:tr>
      <w:tr w:rsidR="2FC107F1" w:rsidRPr="006A4C2A" w14:paraId="5C464039" w14:textId="77777777" w:rsidTr="392403C2">
        <w:trPr>
          <w:trHeight w:val="300"/>
        </w:trPr>
        <w:tc>
          <w:tcPr>
            <w:tcW w:w="1305" w:type="dxa"/>
            <w:tcMar>
              <w:left w:w="105" w:type="dxa"/>
              <w:right w:w="105" w:type="dxa"/>
            </w:tcMar>
          </w:tcPr>
          <w:p w14:paraId="6A08007C" w14:textId="44428A88"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8040" w:type="dxa"/>
            <w:tcMar>
              <w:left w:w="105" w:type="dxa"/>
              <w:right w:w="105" w:type="dxa"/>
            </w:tcMar>
          </w:tcPr>
          <w:p w14:paraId="17303A8E" w14:textId="10E7477A"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Submit a review and star rating for a movie. </w:t>
            </w:r>
          </w:p>
        </w:tc>
      </w:tr>
      <w:tr w:rsidR="2FC107F1" w:rsidRPr="006A4C2A" w14:paraId="11454B6C" w14:textId="77777777" w:rsidTr="392403C2">
        <w:trPr>
          <w:trHeight w:val="300"/>
        </w:trPr>
        <w:tc>
          <w:tcPr>
            <w:tcW w:w="1305" w:type="dxa"/>
            <w:tcMar>
              <w:left w:w="105" w:type="dxa"/>
              <w:right w:w="105" w:type="dxa"/>
            </w:tcMar>
          </w:tcPr>
          <w:p w14:paraId="07152CF0" w14:textId="76F9E2DA"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8040" w:type="dxa"/>
            <w:tcMar>
              <w:left w:w="105" w:type="dxa"/>
              <w:right w:w="105" w:type="dxa"/>
            </w:tcMar>
          </w:tcPr>
          <w:p w14:paraId="13BE2470" w14:textId="314B7F8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selects a movie.  </w:t>
            </w:r>
          </w:p>
          <w:p w14:paraId="7B98D625" w14:textId="66D47B58"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Clicks “Add Review”.  </w:t>
            </w:r>
          </w:p>
          <w:p w14:paraId="13435308" w14:textId="716CC9F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Enters review text and select a star rating.  </w:t>
            </w:r>
          </w:p>
          <w:p w14:paraId="1BB38794" w14:textId="2C0F26DC"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Submits.  </w:t>
            </w:r>
          </w:p>
          <w:p w14:paraId="3B7646D2" w14:textId="7877F4B9"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System saves it. </w:t>
            </w:r>
          </w:p>
        </w:tc>
      </w:tr>
      <w:tr w:rsidR="2FC107F1" w:rsidRPr="006A4C2A" w14:paraId="6DA2AF41" w14:textId="77777777" w:rsidTr="392403C2">
        <w:trPr>
          <w:trHeight w:val="300"/>
        </w:trPr>
        <w:tc>
          <w:tcPr>
            <w:tcW w:w="1305" w:type="dxa"/>
            <w:tcMar>
              <w:left w:w="105" w:type="dxa"/>
              <w:right w:w="105" w:type="dxa"/>
            </w:tcMar>
          </w:tcPr>
          <w:p w14:paraId="6FC2E57C" w14:textId="4BA2FBA4"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8040" w:type="dxa"/>
            <w:tcMar>
              <w:left w:w="105" w:type="dxa"/>
              <w:right w:w="105" w:type="dxa"/>
            </w:tcMar>
          </w:tcPr>
          <w:p w14:paraId="507A54E2" w14:textId="116CECC2"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has watched or selected a movie and is logged in. </w:t>
            </w:r>
          </w:p>
        </w:tc>
      </w:tr>
      <w:tr w:rsidR="2FC107F1" w:rsidRPr="006A4C2A" w14:paraId="27C5E5B6" w14:textId="77777777" w:rsidTr="392403C2">
        <w:trPr>
          <w:trHeight w:val="300"/>
        </w:trPr>
        <w:tc>
          <w:tcPr>
            <w:tcW w:w="1305" w:type="dxa"/>
            <w:tcMar>
              <w:left w:w="105" w:type="dxa"/>
              <w:right w:w="105" w:type="dxa"/>
            </w:tcMar>
          </w:tcPr>
          <w:p w14:paraId="7A9A362A" w14:textId="09552EAE"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8040" w:type="dxa"/>
            <w:tcMar>
              <w:left w:w="105" w:type="dxa"/>
              <w:right w:w="105" w:type="dxa"/>
            </w:tcMar>
          </w:tcPr>
          <w:p w14:paraId="6A2566CE" w14:textId="167103D5"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Review saved and displayed on the platform, or error shown on failure.</w:t>
            </w:r>
          </w:p>
        </w:tc>
      </w:tr>
    </w:tbl>
    <w:p w14:paraId="380A3643" w14:textId="453EFD1A" w:rsidR="48F150BB" w:rsidRPr="006A4C2A" w:rsidRDefault="48F150BB" w:rsidP="5B50B6F8">
      <w:pPr>
        <w:rPr>
          <w:rFonts w:ascii="Times New Roman" w:eastAsia="Times New Roman" w:hAnsi="Times New Roman" w:cs="Times New Roman"/>
          <w:color w:val="000000" w:themeColor="text1"/>
          <w:sz w:val="24"/>
          <w:szCs w:val="24"/>
        </w:rPr>
      </w:pPr>
    </w:p>
    <w:p w14:paraId="59DB5335" w14:textId="43E1EBBB"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 xml:space="preserve">9. </w:t>
      </w:r>
      <w:r w:rsidR="6DA829A2" w:rsidRPr="006A4C2A">
        <w:rPr>
          <w:rFonts w:ascii="Times New Roman" w:eastAsia="Times New Roman" w:hAnsi="Times New Roman" w:cs="Times New Roman"/>
          <w:color w:val="0070C0"/>
          <w:sz w:val="28"/>
          <w:szCs w:val="28"/>
        </w:rPr>
        <w:t>Load Feed</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40"/>
        <w:gridCol w:w="7920"/>
      </w:tblGrid>
      <w:tr w:rsidR="2FC107F1" w:rsidRPr="006A4C2A" w14:paraId="5B6217AB" w14:textId="77777777" w:rsidTr="392403C2">
        <w:trPr>
          <w:trHeight w:val="300"/>
        </w:trPr>
        <w:tc>
          <w:tcPr>
            <w:tcW w:w="1440" w:type="dxa"/>
            <w:tcMar>
              <w:left w:w="105" w:type="dxa"/>
              <w:right w:w="105" w:type="dxa"/>
            </w:tcMar>
          </w:tcPr>
          <w:p w14:paraId="2789FE85" w14:textId="13E0EDB8"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920" w:type="dxa"/>
            <w:tcMar>
              <w:left w:w="105" w:type="dxa"/>
              <w:right w:w="105" w:type="dxa"/>
            </w:tcMar>
          </w:tcPr>
          <w:p w14:paraId="71491068" w14:textId="7235D75F"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36234C99" w14:textId="77777777" w:rsidTr="392403C2">
        <w:trPr>
          <w:trHeight w:val="300"/>
        </w:trPr>
        <w:tc>
          <w:tcPr>
            <w:tcW w:w="1440" w:type="dxa"/>
            <w:tcMar>
              <w:left w:w="105" w:type="dxa"/>
              <w:right w:w="105" w:type="dxa"/>
            </w:tcMar>
          </w:tcPr>
          <w:p w14:paraId="0B66CDAC" w14:textId="6A7F4969"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920" w:type="dxa"/>
            <w:tcMar>
              <w:left w:w="105" w:type="dxa"/>
              <w:right w:w="105" w:type="dxa"/>
            </w:tcMar>
          </w:tcPr>
          <w:p w14:paraId="56F1359A" w14:textId="2E3D4FE6"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Load Feed </w:t>
            </w:r>
          </w:p>
        </w:tc>
      </w:tr>
      <w:tr w:rsidR="2FC107F1" w:rsidRPr="006A4C2A" w14:paraId="5784C075" w14:textId="77777777" w:rsidTr="392403C2">
        <w:trPr>
          <w:trHeight w:val="300"/>
        </w:trPr>
        <w:tc>
          <w:tcPr>
            <w:tcW w:w="1440" w:type="dxa"/>
            <w:tcMar>
              <w:left w:w="105" w:type="dxa"/>
              <w:right w:w="105" w:type="dxa"/>
            </w:tcMar>
          </w:tcPr>
          <w:p w14:paraId="7551CFD5" w14:textId="7BC19C61"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920" w:type="dxa"/>
            <w:tcMar>
              <w:left w:w="105" w:type="dxa"/>
              <w:right w:w="105" w:type="dxa"/>
            </w:tcMar>
          </w:tcPr>
          <w:p w14:paraId="58696E64" w14:textId="182A461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w:t>
            </w:r>
          </w:p>
        </w:tc>
      </w:tr>
      <w:tr w:rsidR="2FC107F1" w:rsidRPr="006A4C2A" w14:paraId="1A0D48F8" w14:textId="77777777" w:rsidTr="392403C2">
        <w:trPr>
          <w:trHeight w:val="300"/>
        </w:trPr>
        <w:tc>
          <w:tcPr>
            <w:tcW w:w="1440" w:type="dxa"/>
            <w:tcMar>
              <w:left w:w="105" w:type="dxa"/>
              <w:right w:w="105" w:type="dxa"/>
            </w:tcMar>
          </w:tcPr>
          <w:p w14:paraId="04718504" w14:textId="31BE72F6"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920" w:type="dxa"/>
            <w:tcMar>
              <w:left w:w="105" w:type="dxa"/>
              <w:right w:w="105" w:type="dxa"/>
            </w:tcMar>
          </w:tcPr>
          <w:p w14:paraId="788FCDB0" w14:textId="4B940F8A"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Browse available community polls posted by admins. </w:t>
            </w:r>
          </w:p>
        </w:tc>
      </w:tr>
      <w:tr w:rsidR="2FC107F1" w:rsidRPr="006A4C2A" w14:paraId="68180E4B" w14:textId="77777777" w:rsidTr="392403C2">
        <w:trPr>
          <w:trHeight w:val="300"/>
        </w:trPr>
        <w:tc>
          <w:tcPr>
            <w:tcW w:w="1440" w:type="dxa"/>
            <w:tcMar>
              <w:left w:w="105" w:type="dxa"/>
              <w:right w:w="105" w:type="dxa"/>
            </w:tcMar>
          </w:tcPr>
          <w:p w14:paraId="3A8B19E1" w14:textId="64CFBDD5"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920" w:type="dxa"/>
            <w:tcMar>
              <w:left w:w="105" w:type="dxa"/>
              <w:right w:w="105" w:type="dxa"/>
            </w:tcMar>
          </w:tcPr>
          <w:p w14:paraId="47A31DD5" w14:textId="0A339D15"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User opens the feed section.  </w:t>
            </w:r>
          </w:p>
          <w:p w14:paraId="668AD5CB" w14:textId="6B1048C0"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System displays active and closed polls.  </w:t>
            </w:r>
          </w:p>
          <w:p w14:paraId="79D23BBE" w14:textId="6E418D1E"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Each poll includes media and status. </w:t>
            </w:r>
          </w:p>
        </w:tc>
      </w:tr>
      <w:tr w:rsidR="2FC107F1" w:rsidRPr="006A4C2A" w14:paraId="32C62182" w14:textId="77777777" w:rsidTr="392403C2">
        <w:trPr>
          <w:trHeight w:val="300"/>
        </w:trPr>
        <w:tc>
          <w:tcPr>
            <w:tcW w:w="1440" w:type="dxa"/>
            <w:tcMar>
              <w:left w:w="105" w:type="dxa"/>
              <w:right w:w="105" w:type="dxa"/>
            </w:tcMar>
          </w:tcPr>
          <w:p w14:paraId="7F26EE6B" w14:textId="798D6CAC"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920" w:type="dxa"/>
            <w:tcMar>
              <w:left w:w="105" w:type="dxa"/>
              <w:right w:w="105" w:type="dxa"/>
            </w:tcMar>
          </w:tcPr>
          <w:p w14:paraId="28056CDA" w14:textId="01113E3B"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is logged in and opens the poll feed. </w:t>
            </w:r>
          </w:p>
        </w:tc>
      </w:tr>
      <w:tr w:rsidR="2FC107F1" w:rsidRPr="006A4C2A" w14:paraId="239AD2F3" w14:textId="77777777" w:rsidTr="392403C2">
        <w:trPr>
          <w:trHeight w:val="300"/>
        </w:trPr>
        <w:tc>
          <w:tcPr>
            <w:tcW w:w="1440" w:type="dxa"/>
            <w:tcMar>
              <w:left w:w="105" w:type="dxa"/>
              <w:right w:w="105" w:type="dxa"/>
            </w:tcMar>
          </w:tcPr>
          <w:p w14:paraId="3C66C312" w14:textId="3B8A78E9"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920" w:type="dxa"/>
            <w:tcMar>
              <w:left w:w="105" w:type="dxa"/>
              <w:right w:w="105" w:type="dxa"/>
            </w:tcMar>
          </w:tcPr>
          <w:p w14:paraId="0711FCD2" w14:textId="3E7622E7"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Polls are displayed, or errors are shown if data load fails.</w:t>
            </w:r>
          </w:p>
        </w:tc>
      </w:tr>
    </w:tbl>
    <w:p w14:paraId="754A1178" w14:textId="72D30807" w:rsidR="48F150BB" w:rsidRPr="006A4C2A" w:rsidRDefault="48F150BB" w:rsidP="392403C2">
      <w:pPr>
        <w:pStyle w:val="Heading3"/>
      </w:pPr>
    </w:p>
    <w:p w14:paraId="1A63BC66" w14:textId="77777777" w:rsidR="00F07C51" w:rsidRPr="006A4C2A" w:rsidRDefault="00F07C51" w:rsidP="5B50B6F8">
      <w:pPr>
        <w:rPr>
          <w:rFonts w:ascii="Times New Roman" w:eastAsia="Times New Roman" w:hAnsi="Times New Roman" w:cs="Times New Roman"/>
        </w:rPr>
      </w:pPr>
    </w:p>
    <w:p w14:paraId="1AB50E2D" w14:textId="77777777" w:rsidR="00E83F86" w:rsidRPr="006A4C2A" w:rsidRDefault="00E83F86" w:rsidP="5B50B6F8">
      <w:pPr>
        <w:rPr>
          <w:rFonts w:ascii="Times New Roman" w:eastAsia="Times New Roman" w:hAnsi="Times New Roman" w:cs="Times New Roman"/>
        </w:rPr>
      </w:pPr>
    </w:p>
    <w:p w14:paraId="3C2FBFA9" w14:textId="77777777" w:rsidR="00F07C51" w:rsidRPr="006A4C2A" w:rsidRDefault="00F07C51" w:rsidP="5B50B6F8">
      <w:pPr>
        <w:rPr>
          <w:rFonts w:ascii="Times New Roman" w:eastAsia="Times New Roman" w:hAnsi="Times New Roman" w:cs="Times New Roman"/>
        </w:rPr>
      </w:pPr>
    </w:p>
    <w:p w14:paraId="64ABB12E" w14:textId="7B11BAF5" w:rsidR="48F150BB" w:rsidRPr="006A4C2A" w:rsidRDefault="7C10C370" w:rsidP="5B50B6F8">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 xml:space="preserve">10. </w:t>
      </w:r>
      <w:r w:rsidR="0CA39406" w:rsidRPr="006A4C2A">
        <w:rPr>
          <w:rFonts w:ascii="Times New Roman" w:eastAsia="Times New Roman" w:hAnsi="Times New Roman" w:cs="Times New Roman"/>
          <w:color w:val="0070C0"/>
          <w:sz w:val="28"/>
          <w:szCs w:val="28"/>
        </w:rPr>
        <w:t>Create Poll</w:t>
      </w:r>
    </w:p>
    <w:tbl>
      <w:tblPr>
        <w:tblStyle w:val="TableGrid"/>
        <w:tblW w:w="0" w:type="auto"/>
        <w:tblInd w:w="-36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80"/>
        <w:gridCol w:w="9165"/>
      </w:tblGrid>
      <w:tr w:rsidR="2FC107F1" w:rsidRPr="006A4C2A" w14:paraId="5DC838F1" w14:textId="77777777" w:rsidTr="392403C2">
        <w:trPr>
          <w:trHeight w:val="300"/>
        </w:trPr>
        <w:tc>
          <w:tcPr>
            <w:tcW w:w="1980" w:type="dxa"/>
            <w:tcMar>
              <w:left w:w="105" w:type="dxa"/>
              <w:right w:w="105" w:type="dxa"/>
            </w:tcMar>
          </w:tcPr>
          <w:p w14:paraId="534225DC" w14:textId="45485EFF"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9165" w:type="dxa"/>
            <w:tcMar>
              <w:left w:w="105" w:type="dxa"/>
              <w:right w:w="105" w:type="dxa"/>
            </w:tcMar>
          </w:tcPr>
          <w:p w14:paraId="0721078F" w14:textId="40FBD8EE"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184D7420" w14:textId="77777777" w:rsidTr="392403C2">
        <w:trPr>
          <w:trHeight w:val="300"/>
        </w:trPr>
        <w:tc>
          <w:tcPr>
            <w:tcW w:w="1980" w:type="dxa"/>
            <w:tcMar>
              <w:left w:w="105" w:type="dxa"/>
              <w:right w:w="105" w:type="dxa"/>
            </w:tcMar>
          </w:tcPr>
          <w:p w14:paraId="1890389D" w14:textId="7C48FA24"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9165" w:type="dxa"/>
            <w:tcMar>
              <w:left w:w="105" w:type="dxa"/>
              <w:right w:w="105" w:type="dxa"/>
            </w:tcMar>
          </w:tcPr>
          <w:p w14:paraId="7E8DE0C3" w14:textId="2DB1F6C4"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Create Poll</w:t>
            </w:r>
          </w:p>
        </w:tc>
      </w:tr>
      <w:tr w:rsidR="2FC107F1" w:rsidRPr="006A4C2A" w14:paraId="70841E6A" w14:textId="77777777" w:rsidTr="392403C2">
        <w:trPr>
          <w:trHeight w:val="300"/>
        </w:trPr>
        <w:tc>
          <w:tcPr>
            <w:tcW w:w="1980" w:type="dxa"/>
            <w:tcMar>
              <w:left w:w="105" w:type="dxa"/>
              <w:right w:w="105" w:type="dxa"/>
            </w:tcMar>
          </w:tcPr>
          <w:p w14:paraId="15026A4F" w14:textId="2815A8EB"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9165" w:type="dxa"/>
            <w:tcMar>
              <w:left w:w="105" w:type="dxa"/>
              <w:right w:w="105" w:type="dxa"/>
            </w:tcMar>
          </w:tcPr>
          <w:p w14:paraId="269C2A8B" w14:textId="7EAC1C18"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Admin</w:t>
            </w:r>
          </w:p>
        </w:tc>
      </w:tr>
      <w:tr w:rsidR="2FC107F1" w:rsidRPr="006A4C2A" w14:paraId="7BD11F26" w14:textId="77777777" w:rsidTr="392403C2">
        <w:trPr>
          <w:trHeight w:val="300"/>
        </w:trPr>
        <w:tc>
          <w:tcPr>
            <w:tcW w:w="1980" w:type="dxa"/>
            <w:tcMar>
              <w:left w:w="105" w:type="dxa"/>
              <w:right w:w="105" w:type="dxa"/>
            </w:tcMar>
          </w:tcPr>
          <w:p w14:paraId="1EA21165" w14:textId="2EB20764"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9165" w:type="dxa"/>
            <w:tcMar>
              <w:left w:w="105" w:type="dxa"/>
              <w:right w:w="105" w:type="dxa"/>
            </w:tcMar>
          </w:tcPr>
          <w:p w14:paraId="455EA9D4" w14:textId="718533C0"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Creates a poll for users to participate</w:t>
            </w:r>
          </w:p>
        </w:tc>
      </w:tr>
      <w:tr w:rsidR="2FC107F1" w:rsidRPr="006A4C2A" w14:paraId="38012867" w14:textId="77777777" w:rsidTr="392403C2">
        <w:trPr>
          <w:trHeight w:val="300"/>
        </w:trPr>
        <w:tc>
          <w:tcPr>
            <w:tcW w:w="1980" w:type="dxa"/>
            <w:tcMar>
              <w:left w:w="105" w:type="dxa"/>
              <w:right w:w="105" w:type="dxa"/>
            </w:tcMar>
          </w:tcPr>
          <w:p w14:paraId="08BB1B00" w14:textId="56AB2744"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9165" w:type="dxa"/>
            <w:tcMar>
              <w:left w:w="105" w:type="dxa"/>
              <w:right w:w="105" w:type="dxa"/>
            </w:tcMar>
          </w:tcPr>
          <w:p w14:paraId="431FB2BA" w14:textId="5686C5EE"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admin creates a poll</w:t>
            </w:r>
            <w:r w:rsidRPr="006A4C2A">
              <w:rPr>
                <w:rFonts w:ascii="Times New Roman" w:hAnsi="Times New Roman" w:cs="Times New Roman"/>
              </w:rPr>
              <w:br/>
            </w:r>
            <w:r w:rsidRPr="006A4C2A">
              <w:rPr>
                <w:rFonts w:ascii="Times New Roman" w:eastAsia="Times New Roman" w:hAnsi="Times New Roman" w:cs="Times New Roman"/>
                <w:color w:val="000000" w:themeColor="text1"/>
                <w:sz w:val="24"/>
                <w:szCs w:val="24"/>
              </w:rPr>
              <w:t>-users participate</w:t>
            </w:r>
          </w:p>
          <w:p w14:paraId="1D182BE4" w14:textId="4EDD1A34"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-after deadline poll is locked</w:t>
            </w:r>
          </w:p>
        </w:tc>
      </w:tr>
      <w:tr w:rsidR="2FC107F1" w:rsidRPr="006A4C2A" w14:paraId="1E0F97BC" w14:textId="77777777" w:rsidTr="392403C2">
        <w:trPr>
          <w:trHeight w:val="300"/>
        </w:trPr>
        <w:tc>
          <w:tcPr>
            <w:tcW w:w="1980" w:type="dxa"/>
            <w:tcMar>
              <w:left w:w="105" w:type="dxa"/>
              <w:right w:w="105" w:type="dxa"/>
            </w:tcMar>
          </w:tcPr>
          <w:p w14:paraId="36D32890" w14:textId="7CD591D0"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9165" w:type="dxa"/>
            <w:tcMar>
              <w:left w:w="105" w:type="dxa"/>
              <w:right w:w="105" w:type="dxa"/>
            </w:tcMar>
          </w:tcPr>
          <w:p w14:paraId="5C89A6CC" w14:textId="43824D36"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Admin clicks on the button to create poll</w:t>
            </w:r>
          </w:p>
        </w:tc>
      </w:tr>
      <w:tr w:rsidR="2FC107F1" w:rsidRPr="006A4C2A" w14:paraId="4AEE44DA" w14:textId="77777777" w:rsidTr="392403C2">
        <w:trPr>
          <w:trHeight w:val="300"/>
        </w:trPr>
        <w:tc>
          <w:tcPr>
            <w:tcW w:w="1980" w:type="dxa"/>
            <w:tcMar>
              <w:left w:w="105" w:type="dxa"/>
              <w:right w:w="105" w:type="dxa"/>
            </w:tcMar>
          </w:tcPr>
          <w:p w14:paraId="26BEA2AB" w14:textId="6CCB32DB"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9165" w:type="dxa"/>
            <w:tcMar>
              <w:left w:w="105" w:type="dxa"/>
              <w:right w:w="105" w:type="dxa"/>
            </w:tcMar>
          </w:tcPr>
          <w:p w14:paraId="772B36A5" w14:textId="5AFD8870" w:rsidR="392403C2" w:rsidRPr="006A4C2A" w:rsidRDefault="392403C2" w:rsidP="392403C2">
            <w:pPr>
              <w:spacing w:before="0" w:after="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Creation completed or Uncomplete form resolution and receives an error message.</w:t>
            </w:r>
          </w:p>
        </w:tc>
      </w:tr>
    </w:tbl>
    <w:p w14:paraId="318F1859" w14:textId="0F31D0A5" w:rsidR="48F150BB" w:rsidRPr="006A4C2A" w:rsidRDefault="48F150BB" w:rsidP="5B50B6F8">
      <w:pPr>
        <w:rPr>
          <w:rFonts w:ascii="Times New Roman" w:eastAsia="Times New Roman" w:hAnsi="Times New Roman" w:cs="Times New Roman"/>
          <w:color w:val="000000" w:themeColor="text1"/>
          <w:sz w:val="24"/>
          <w:szCs w:val="24"/>
        </w:rPr>
      </w:pPr>
    </w:p>
    <w:p w14:paraId="26415E7A" w14:textId="3EF88920" w:rsidR="6A202104" w:rsidRPr="006A4C2A" w:rsidRDefault="6A202104" w:rsidP="392403C2">
      <w:pPr>
        <w:rPr>
          <w:rFonts w:ascii="Times New Roman" w:eastAsia="Times New Roman" w:hAnsi="Times New Roman" w:cs="Times New Roman"/>
          <w:color w:val="EE0000"/>
          <w:sz w:val="28"/>
          <w:szCs w:val="28"/>
        </w:rPr>
      </w:pPr>
      <w:r w:rsidRPr="006A4C2A">
        <w:rPr>
          <w:rFonts w:ascii="Times New Roman" w:eastAsia="Times New Roman" w:hAnsi="Times New Roman" w:cs="Times New Roman"/>
          <w:color w:val="002060"/>
          <w:sz w:val="28"/>
          <w:szCs w:val="28"/>
        </w:rPr>
        <w:t>11. Book Ticket (</w:t>
      </w:r>
      <w:proofErr w:type="spellStart"/>
      <w:r w:rsidRPr="006A4C2A">
        <w:rPr>
          <w:rFonts w:ascii="Times New Roman" w:eastAsia="Times New Roman" w:hAnsi="Times New Roman" w:cs="Times New Roman"/>
          <w:color w:val="FF0000"/>
          <w:sz w:val="28"/>
          <w:szCs w:val="28"/>
        </w:rPr>
        <w:t>Sulav</w:t>
      </w:r>
      <w:proofErr w:type="spellEnd"/>
      <w:r w:rsidRPr="006A4C2A">
        <w:rPr>
          <w:rFonts w:ascii="Times New Roman" w:eastAsia="Times New Roman" w:hAnsi="Times New Roman" w:cs="Times New Roman"/>
          <w:color w:val="002060"/>
          <w:sz w:val="28"/>
          <w:szCs w:val="28"/>
        </w:rPr>
        <w: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35"/>
        <w:gridCol w:w="7380"/>
      </w:tblGrid>
      <w:tr w:rsidR="392403C2" w:rsidRPr="006A4C2A" w14:paraId="1A1C88DD" w14:textId="77777777" w:rsidTr="392403C2">
        <w:trPr>
          <w:trHeight w:val="300"/>
        </w:trPr>
        <w:tc>
          <w:tcPr>
            <w:tcW w:w="1935" w:type="dxa"/>
            <w:tcBorders>
              <w:top w:val="single" w:sz="6" w:space="0" w:color="auto"/>
              <w:left w:val="single" w:sz="6" w:space="0" w:color="auto"/>
            </w:tcBorders>
            <w:tcMar>
              <w:left w:w="90" w:type="dxa"/>
              <w:right w:w="90" w:type="dxa"/>
            </w:tcMar>
          </w:tcPr>
          <w:p w14:paraId="3A60A8F1" w14:textId="41620514"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380" w:type="dxa"/>
            <w:tcBorders>
              <w:top w:val="single" w:sz="6" w:space="0" w:color="auto"/>
              <w:right w:val="single" w:sz="6" w:space="0" w:color="auto"/>
            </w:tcBorders>
            <w:tcMar>
              <w:left w:w="90" w:type="dxa"/>
              <w:right w:w="90" w:type="dxa"/>
            </w:tcMar>
          </w:tcPr>
          <w:p w14:paraId="6CD0A611" w14:textId="14026626"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392403C2" w:rsidRPr="006A4C2A" w14:paraId="1D659018" w14:textId="77777777" w:rsidTr="392403C2">
        <w:trPr>
          <w:trHeight w:val="300"/>
        </w:trPr>
        <w:tc>
          <w:tcPr>
            <w:tcW w:w="1935" w:type="dxa"/>
            <w:tcBorders>
              <w:left w:val="single" w:sz="6" w:space="0" w:color="auto"/>
            </w:tcBorders>
            <w:tcMar>
              <w:left w:w="90" w:type="dxa"/>
              <w:right w:w="90" w:type="dxa"/>
            </w:tcMar>
          </w:tcPr>
          <w:p w14:paraId="1A5AB845" w14:textId="214A5BDF"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380" w:type="dxa"/>
            <w:tcBorders>
              <w:right w:val="single" w:sz="6" w:space="0" w:color="auto"/>
            </w:tcBorders>
            <w:tcMar>
              <w:left w:w="90" w:type="dxa"/>
              <w:right w:w="90" w:type="dxa"/>
            </w:tcMar>
          </w:tcPr>
          <w:p w14:paraId="1FB9C25C" w14:textId="270D3487"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Book Ticket</w:t>
            </w:r>
          </w:p>
        </w:tc>
      </w:tr>
      <w:tr w:rsidR="392403C2" w:rsidRPr="006A4C2A" w14:paraId="24E2BE43" w14:textId="77777777" w:rsidTr="392403C2">
        <w:trPr>
          <w:trHeight w:val="300"/>
        </w:trPr>
        <w:tc>
          <w:tcPr>
            <w:tcW w:w="1935" w:type="dxa"/>
            <w:tcBorders>
              <w:left w:val="single" w:sz="6" w:space="0" w:color="auto"/>
            </w:tcBorders>
            <w:tcMar>
              <w:left w:w="90" w:type="dxa"/>
              <w:right w:w="90" w:type="dxa"/>
            </w:tcMar>
          </w:tcPr>
          <w:p w14:paraId="5DC17630" w14:textId="2F847EFC"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380" w:type="dxa"/>
            <w:tcBorders>
              <w:right w:val="single" w:sz="6" w:space="0" w:color="auto"/>
            </w:tcBorders>
            <w:tcMar>
              <w:left w:w="90" w:type="dxa"/>
              <w:right w:w="90" w:type="dxa"/>
            </w:tcMar>
          </w:tcPr>
          <w:p w14:paraId="6EE84390" w14:textId="3AE1BE6B"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Logged-In User</w:t>
            </w:r>
          </w:p>
        </w:tc>
      </w:tr>
      <w:tr w:rsidR="392403C2" w:rsidRPr="006A4C2A" w14:paraId="525DE2F5" w14:textId="77777777" w:rsidTr="392403C2">
        <w:trPr>
          <w:trHeight w:val="300"/>
        </w:trPr>
        <w:tc>
          <w:tcPr>
            <w:tcW w:w="1935" w:type="dxa"/>
            <w:tcBorders>
              <w:left w:val="single" w:sz="6" w:space="0" w:color="auto"/>
            </w:tcBorders>
            <w:tcMar>
              <w:left w:w="90" w:type="dxa"/>
              <w:right w:w="90" w:type="dxa"/>
            </w:tcMar>
          </w:tcPr>
          <w:p w14:paraId="13342695" w14:textId="2FCD1A4C"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380" w:type="dxa"/>
            <w:tcBorders>
              <w:right w:val="single" w:sz="6" w:space="0" w:color="auto"/>
            </w:tcBorders>
            <w:tcMar>
              <w:left w:w="90" w:type="dxa"/>
              <w:right w:w="90" w:type="dxa"/>
            </w:tcMar>
          </w:tcPr>
          <w:p w14:paraId="450FB22B" w14:textId="70B7AE68"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booking process ends with the selection </w:t>
            </w:r>
            <w:proofErr w:type="gramStart"/>
            <w:r w:rsidRPr="006A4C2A">
              <w:rPr>
                <w:rFonts w:ascii="Times New Roman" w:eastAsia="Times New Roman" w:hAnsi="Times New Roman" w:cs="Times New Roman"/>
                <w:sz w:val="24"/>
                <w:szCs w:val="24"/>
              </w:rPr>
              <w:t>of chosen</w:t>
            </w:r>
            <w:proofErr w:type="gramEnd"/>
            <w:r w:rsidRPr="006A4C2A">
              <w:rPr>
                <w:rFonts w:ascii="Times New Roman" w:eastAsia="Times New Roman" w:hAnsi="Times New Roman" w:cs="Times New Roman"/>
                <w:sz w:val="24"/>
                <w:szCs w:val="24"/>
              </w:rPr>
              <w:t xml:space="preserve"> seats and ticket options.</w:t>
            </w:r>
          </w:p>
        </w:tc>
      </w:tr>
      <w:tr w:rsidR="392403C2" w:rsidRPr="006A4C2A" w14:paraId="3EEA1975" w14:textId="77777777" w:rsidTr="392403C2">
        <w:trPr>
          <w:trHeight w:val="300"/>
        </w:trPr>
        <w:tc>
          <w:tcPr>
            <w:tcW w:w="1935" w:type="dxa"/>
            <w:tcBorders>
              <w:left w:val="single" w:sz="6" w:space="0" w:color="auto"/>
            </w:tcBorders>
            <w:tcMar>
              <w:left w:w="90" w:type="dxa"/>
              <w:right w:w="90" w:type="dxa"/>
            </w:tcMar>
          </w:tcPr>
          <w:p w14:paraId="2854805B" w14:textId="05145742"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380" w:type="dxa"/>
            <w:tcBorders>
              <w:right w:val="single" w:sz="6" w:space="0" w:color="auto"/>
            </w:tcBorders>
            <w:tcMar>
              <w:left w:w="90" w:type="dxa"/>
              <w:right w:w="90" w:type="dxa"/>
            </w:tcMar>
          </w:tcPr>
          <w:p w14:paraId="272A5BB4" w14:textId="2566E0C5" w:rsidR="392403C2" w:rsidRPr="006A4C2A" w:rsidRDefault="392403C2" w:rsidP="392403C2">
            <w:pPr>
              <w:rPr>
                <w:rFonts w:ascii="Times New Roman" w:eastAsia="Times New Roman" w:hAnsi="Times New Roman" w:cs="Times New Roman"/>
              </w:rPr>
            </w:pPr>
            <w:r w:rsidRPr="006A4C2A">
              <w:rPr>
                <w:rFonts w:ascii="Times New Roman" w:eastAsia="Times New Roman" w:hAnsi="Times New Roman" w:cs="Times New Roman"/>
                <w:sz w:val="24"/>
                <w:szCs w:val="24"/>
              </w:rPr>
              <w:t>-The user verifies their choices.</w:t>
            </w:r>
          </w:p>
          <w:p w14:paraId="713F9BD7" w14:textId="2E39624B"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places selected seats under temporary lockout.</w:t>
            </w:r>
          </w:p>
          <w:p w14:paraId="6312E6DC" w14:textId="6F360151" w:rsidR="392403C2" w:rsidRPr="006A4C2A" w:rsidRDefault="392403C2" w:rsidP="392403C2">
            <w:p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Proceeds</w:t>
            </w:r>
            <w:proofErr w:type="gramEnd"/>
            <w:r w:rsidRPr="006A4C2A">
              <w:rPr>
                <w:rFonts w:ascii="Times New Roman" w:eastAsia="Times New Roman" w:hAnsi="Times New Roman" w:cs="Times New Roman"/>
                <w:sz w:val="24"/>
                <w:szCs w:val="24"/>
              </w:rPr>
              <w:t xml:space="preserve"> </w:t>
            </w:r>
            <w:proofErr w:type="gramStart"/>
            <w:r w:rsidRPr="006A4C2A">
              <w:rPr>
                <w:rFonts w:ascii="Times New Roman" w:eastAsia="Times New Roman" w:hAnsi="Times New Roman" w:cs="Times New Roman"/>
                <w:sz w:val="24"/>
                <w:szCs w:val="24"/>
              </w:rPr>
              <w:t>to</w:t>
            </w:r>
            <w:proofErr w:type="gramEnd"/>
            <w:r w:rsidRPr="006A4C2A">
              <w:rPr>
                <w:rFonts w:ascii="Times New Roman" w:eastAsia="Times New Roman" w:hAnsi="Times New Roman" w:cs="Times New Roman"/>
                <w:sz w:val="24"/>
                <w:szCs w:val="24"/>
              </w:rPr>
              <w:t xml:space="preserve"> payment.</w:t>
            </w:r>
          </w:p>
        </w:tc>
      </w:tr>
      <w:tr w:rsidR="392403C2" w:rsidRPr="006A4C2A" w14:paraId="7331FFC2" w14:textId="77777777" w:rsidTr="392403C2">
        <w:trPr>
          <w:trHeight w:val="300"/>
        </w:trPr>
        <w:tc>
          <w:tcPr>
            <w:tcW w:w="1935" w:type="dxa"/>
            <w:tcBorders>
              <w:left w:val="single" w:sz="6" w:space="0" w:color="auto"/>
            </w:tcBorders>
            <w:tcMar>
              <w:left w:w="90" w:type="dxa"/>
              <w:right w:w="90" w:type="dxa"/>
            </w:tcMar>
          </w:tcPr>
          <w:p w14:paraId="4CE49DF6" w14:textId="74EFA6B8"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380" w:type="dxa"/>
            <w:tcBorders>
              <w:right w:val="single" w:sz="6" w:space="0" w:color="auto"/>
            </w:tcBorders>
            <w:tcMar>
              <w:left w:w="90" w:type="dxa"/>
              <w:right w:w="90" w:type="dxa"/>
            </w:tcMar>
          </w:tcPr>
          <w:p w14:paraId="6D83BF5D" w14:textId="145D168A"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 has chosen appropriate seating options and ticket categories.</w:t>
            </w:r>
          </w:p>
        </w:tc>
      </w:tr>
      <w:tr w:rsidR="392403C2" w:rsidRPr="006A4C2A" w14:paraId="04C2E968" w14:textId="77777777" w:rsidTr="392403C2">
        <w:trPr>
          <w:trHeight w:val="300"/>
        </w:trPr>
        <w:tc>
          <w:tcPr>
            <w:tcW w:w="1935" w:type="dxa"/>
            <w:tcBorders>
              <w:left w:val="single" w:sz="6" w:space="0" w:color="auto"/>
              <w:bottom w:val="single" w:sz="6" w:space="0" w:color="auto"/>
            </w:tcBorders>
            <w:tcMar>
              <w:left w:w="90" w:type="dxa"/>
              <w:right w:w="90" w:type="dxa"/>
            </w:tcMar>
          </w:tcPr>
          <w:p w14:paraId="3E49F1C5" w14:textId="79060058"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380" w:type="dxa"/>
            <w:tcBorders>
              <w:bottom w:val="single" w:sz="6" w:space="0" w:color="auto"/>
              <w:right w:val="single" w:sz="6" w:space="0" w:color="auto"/>
            </w:tcBorders>
            <w:tcMar>
              <w:left w:w="90" w:type="dxa"/>
              <w:right w:w="90" w:type="dxa"/>
            </w:tcMar>
          </w:tcPr>
          <w:p w14:paraId="0F53E2B6" w14:textId="63CFDEF0"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checkout process locks seats until the user completes payment or the system times out or payment fails.</w:t>
            </w:r>
          </w:p>
        </w:tc>
      </w:tr>
    </w:tbl>
    <w:p w14:paraId="583E80CC" w14:textId="58F443EB" w:rsidR="392403C2" w:rsidRPr="006A4C2A" w:rsidRDefault="392403C2" w:rsidP="392403C2">
      <w:pPr>
        <w:keepNext/>
        <w:keepLines/>
        <w:rPr>
          <w:rFonts w:ascii="Times New Roman" w:eastAsia="Times New Roman" w:hAnsi="Times New Roman" w:cs="Times New Roman"/>
          <w:color w:val="0070C0"/>
          <w:sz w:val="28"/>
          <w:szCs w:val="28"/>
        </w:rPr>
      </w:pPr>
    </w:p>
    <w:p w14:paraId="7F79ABB3" w14:textId="32182331"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w:t>
      </w:r>
      <w:r w:rsidR="0D9A5FEC" w:rsidRPr="006A4C2A">
        <w:rPr>
          <w:rFonts w:ascii="Times New Roman" w:eastAsia="Times New Roman" w:hAnsi="Times New Roman" w:cs="Times New Roman"/>
          <w:color w:val="0070C0"/>
          <w:sz w:val="28"/>
          <w:szCs w:val="28"/>
        </w:rPr>
        <w:t>2</w:t>
      </w:r>
      <w:r w:rsidRPr="006A4C2A">
        <w:rPr>
          <w:rFonts w:ascii="Times New Roman" w:eastAsia="Times New Roman" w:hAnsi="Times New Roman" w:cs="Times New Roman"/>
          <w:color w:val="0070C0"/>
          <w:sz w:val="28"/>
          <w:szCs w:val="28"/>
        </w:rPr>
        <w:t xml:space="preserve">. </w:t>
      </w:r>
      <w:r w:rsidR="55DB0247" w:rsidRPr="006A4C2A">
        <w:rPr>
          <w:rFonts w:ascii="Times New Roman" w:eastAsia="Times New Roman" w:hAnsi="Times New Roman" w:cs="Times New Roman"/>
          <w:color w:val="0070C0"/>
          <w:sz w:val="28"/>
          <w:szCs w:val="28"/>
        </w:rPr>
        <w:t>Choose T</w:t>
      </w:r>
      <w:r w:rsidRPr="006A4C2A">
        <w:rPr>
          <w:rFonts w:ascii="Times New Roman" w:eastAsia="Times New Roman" w:hAnsi="Times New Roman" w:cs="Times New Roman"/>
          <w:color w:val="0070C0"/>
          <w:sz w:val="28"/>
          <w:szCs w:val="28"/>
        </w:rPr>
        <w:t>ime</w:t>
      </w:r>
      <w:r w:rsidR="0EE16157" w:rsidRPr="006A4C2A">
        <w:rPr>
          <w:rFonts w:ascii="Times New Roman" w:eastAsia="Times New Roman" w:hAnsi="Times New Roman" w:cs="Times New Roman"/>
          <w:color w:val="0070C0"/>
          <w:sz w:val="28"/>
          <w:szCs w:val="28"/>
        </w:rPr>
        <w:t xml:space="preserve"> </w:t>
      </w:r>
      <w:r w:rsidR="00CE5AE8" w:rsidRPr="006A4C2A">
        <w:rPr>
          <w:rFonts w:ascii="Times New Roman" w:eastAsia="Times New Roman" w:hAnsi="Times New Roman" w:cs="Times New Roman"/>
          <w:color w:val="0070C0"/>
          <w:sz w:val="28"/>
          <w:szCs w:val="28"/>
        </w:rPr>
        <w:t>(</w:t>
      </w:r>
      <w:proofErr w:type="spellStart"/>
      <w:r w:rsidR="00CE5AE8" w:rsidRPr="006A4C2A">
        <w:rPr>
          <w:rFonts w:ascii="Times New Roman" w:eastAsia="Times New Roman" w:hAnsi="Times New Roman" w:cs="Times New Roman"/>
          <w:color w:val="FF0000"/>
          <w:sz w:val="28"/>
          <w:szCs w:val="28"/>
        </w:rPr>
        <w:t>Sulav</w:t>
      </w:r>
      <w:proofErr w:type="spellEnd"/>
      <w:r w:rsidR="00CE5AE8" w:rsidRPr="006A4C2A">
        <w:rPr>
          <w:rFonts w:ascii="Times New Roman" w:eastAsia="Times New Roman" w:hAnsi="Times New Roman" w:cs="Times New Roman"/>
          <w:color w:val="0070C0"/>
          <w:sz w:val="28"/>
          <w:szCs w:val="28"/>
        </w:rPr>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958"/>
        <w:gridCol w:w="7402"/>
      </w:tblGrid>
      <w:tr w:rsidR="2FC107F1" w:rsidRPr="006A4C2A" w14:paraId="363F8946" w14:textId="77777777" w:rsidTr="392403C2">
        <w:trPr>
          <w:trHeight w:val="300"/>
        </w:trPr>
        <w:tc>
          <w:tcPr>
            <w:tcW w:w="1958" w:type="dxa"/>
            <w:tcMar>
              <w:left w:w="105" w:type="dxa"/>
              <w:right w:w="105" w:type="dxa"/>
            </w:tcMar>
          </w:tcPr>
          <w:p w14:paraId="2C4612A8" w14:textId="2148047A"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402" w:type="dxa"/>
            <w:tcMar>
              <w:left w:w="105" w:type="dxa"/>
              <w:right w:w="105" w:type="dxa"/>
            </w:tcMar>
          </w:tcPr>
          <w:p w14:paraId="7BC6078B" w14:textId="761CDF73" w:rsidR="2FC107F1" w:rsidRPr="006A4C2A" w:rsidRDefault="7599C66C" w:rsidP="5B50B6F8">
            <w:pPr>
              <w:spacing w:before="0" w:after="0"/>
              <w:jc w:val="cente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32599497" w14:textId="77777777" w:rsidTr="392403C2">
        <w:trPr>
          <w:trHeight w:val="300"/>
        </w:trPr>
        <w:tc>
          <w:tcPr>
            <w:tcW w:w="1958" w:type="dxa"/>
            <w:tcMar>
              <w:left w:w="105" w:type="dxa"/>
              <w:right w:w="105" w:type="dxa"/>
            </w:tcMar>
          </w:tcPr>
          <w:p w14:paraId="771E8A56" w14:textId="22258D42"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402" w:type="dxa"/>
            <w:tcMar>
              <w:left w:w="105" w:type="dxa"/>
              <w:right w:w="105" w:type="dxa"/>
            </w:tcMar>
          </w:tcPr>
          <w:p w14:paraId="7E1BFE46" w14:textId="1E88A7BD" w:rsidR="2FC107F1" w:rsidRPr="006A4C2A" w:rsidRDefault="56094BB5" w:rsidP="392403C2">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Choose Time</w:t>
            </w:r>
          </w:p>
        </w:tc>
      </w:tr>
      <w:tr w:rsidR="2FC107F1" w:rsidRPr="006A4C2A" w14:paraId="3DEF6E73" w14:textId="77777777" w:rsidTr="392403C2">
        <w:trPr>
          <w:trHeight w:val="300"/>
        </w:trPr>
        <w:tc>
          <w:tcPr>
            <w:tcW w:w="1958" w:type="dxa"/>
            <w:tcMar>
              <w:left w:w="105" w:type="dxa"/>
              <w:right w:w="105" w:type="dxa"/>
            </w:tcMar>
          </w:tcPr>
          <w:p w14:paraId="72FC5E92" w14:textId="74FB8CBE"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402" w:type="dxa"/>
            <w:tcMar>
              <w:left w:w="105" w:type="dxa"/>
              <w:right w:w="105" w:type="dxa"/>
            </w:tcMar>
          </w:tcPr>
          <w:p w14:paraId="7D1DC8EC" w14:textId="7819F11C"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Logged-In User</w:t>
            </w:r>
          </w:p>
        </w:tc>
      </w:tr>
      <w:tr w:rsidR="2FC107F1" w:rsidRPr="006A4C2A" w14:paraId="7F142AE1" w14:textId="77777777" w:rsidTr="392403C2">
        <w:trPr>
          <w:trHeight w:val="300"/>
        </w:trPr>
        <w:tc>
          <w:tcPr>
            <w:tcW w:w="1958" w:type="dxa"/>
            <w:tcMar>
              <w:left w:w="105" w:type="dxa"/>
              <w:right w:w="105" w:type="dxa"/>
            </w:tcMar>
          </w:tcPr>
          <w:p w14:paraId="45988242" w14:textId="6CD668AA"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402" w:type="dxa"/>
            <w:tcMar>
              <w:left w:w="105" w:type="dxa"/>
              <w:right w:w="105" w:type="dxa"/>
            </w:tcMar>
          </w:tcPr>
          <w:p w14:paraId="549FDF9B" w14:textId="6B0864DF" w:rsidR="2FC107F1" w:rsidRPr="006A4C2A" w:rsidRDefault="3DE80F65"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displays available showtimes after the user chooses a movie and specifies both date and location.</w:t>
            </w:r>
          </w:p>
        </w:tc>
      </w:tr>
      <w:tr w:rsidR="2FC107F1" w:rsidRPr="006A4C2A" w14:paraId="36883AE9" w14:textId="77777777" w:rsidTr="392403C2">
        <w:trPr>
          <w:trHeight w:val="300"/>
        </w:trPr>
        <w:tc>
          <w:tcPr>
            <w:tcW w:w="1958" w:type="dxa"/>
            <w:tcMar>
              <w:left w:w="105" w:type="dxa"/>
              <w:right w:w="105" w:type="dxa"/>
            </w:tcMar>
          </w:tcPr>
          <w:p w14:paraId="165C7AB1" w14:textId="2079D050"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402" w:type="dxa"/>
            <w:tcMar>
              <w:left w:w="105" w:type="dxa"/>
              <w:right w:w="105" w:type="dxa"/>
            </w:tcMar>
          </w:tcPr>
          <w:p w14:paraId="05126359" w14:textId="740CAEB1" w:rsidR="00BE0202" w:rsidRPr="006A4C2A" w:rsidRDefault="584E84FF"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 picks a movie as their first step.</w:t>
            </w:r>
          </w:p>
          <w:p w14:paraId="2D7A023C" w14:textId="2596A01B" w:rsidR="00BE0202" w:rsidRPr="006A4C2A" w:rsidRDefault="584E84FF"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 chooses both cinema and date.</w:t>
            </w:r>
          </w:p>
          <w:p w14:paraId="4D39295E" w14:textId="1E89038D" w:rsidR="2FC107F1" w:rsidRPr="006A4C2A" w:rsidRDefault="584E84FF"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displays showtimes that match the selected criteria after filtering them.</w:t>
            </w:r>
          </w:p>
        </w:tc>
      </w:tr>
      <w:tr w:rsidR="2FC107F1" w:rsidRPr="006A4C2A" w14:paraId="254949DA" w14:textId="77777777" w:rsidTr="392403C2">
        <w:trPr>
          <w:trHeight w:val="300"/>
        </w:trPr>
        <w:tc>
          <w:tcPr>
            <w:tcW w:w="1958" w:type="dxa"/>
            <w:tcMar>
              <w:left w:w="105" w:type="dxa"/>
              <w:right w:w="105" w:type="dxa"/>
            </w:tcMar>
          </w:tcPr>
          <w:p w14:paraId="174ECE07" w14:textId="352C3069"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402" w:type="dxa"/>
            <w:tcMar>
              <w:left w:w="105" w:type="dxa"/>
              <w:right w:w="105" w:type="dxa"/>
            </w:tcMar>
          </w:tcPr>
          <w:p w14:paraId="073C1CC9" w14:textId="0E06625D" w:rsidR="2FC107F1" w:rsidRPr="006A4C2A" w:rsidRDefault="26AF35F5"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user is logged in and selects filters on the showtime page.</w:t>
            </w:r>
          </w:p>
        </w:tc>
      </w:tr>
      <w:tr w:rsidR="2FC107F1" w:rsidRPr="006A4C2A" w14:paraId="73DEE7C0" w14:textId="77777777" w:rsidTr="392403C2">
        <w:trPr>
          <w:trHeight w:val="300"/>
        </w:trPr>
        <w:tc>
          <w:tcPr>
            <w:tcW w:w="1958" w:type="dxa"/>
            <w:tcMar>
              <w:left w:w="105" w:type="dxa"/>
              <w:right w:w="105" w:type="dxa"/>
            </w:tcMar>
          </w:tcPr>
          <w:p w14:paraId="1D664C5C" w14:textId="2F714892" w:rsidR="2FC107F1" w:rsidRPr="006A4C2A" w:rsidRDefault="7599C66C"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402" w:type="dxa"/>
            <w:tcMar>
              <w:left w:w="105" w:type="dxa"/>
              <w:right w:w="105" w:type="dxa"/>
            </w:tcMar>
          </w:tcPr>
          <w:p w14:paraId="50CF3972" w14:textId="33983C62" w:rsidR="2FC107F1" w:rsidRPr="006A4C2A" w:rsidRDefault="116929C0" w:rsidP="5B50B6F8">
            <w:pPr>
              <w:spacing w:before="0" w:after="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system shows appropriate showtimes or displays an error message when no matches exist or data retrieval fails.</w:t>
            </w:r>
          </w:p>
        </w:tc>
      </w:tr>
    </w:tbl>
    <w:p w14:paraId="7B736E94" w14:textId="4AEA6A55" w:rsidR="48F150BB" w:rsidRPr="006A4C2A" w:rsidRDefault="48F150BB" w:rsidP="5B50B6F8">
      <w:pPr>
        <w:rPr>
          <w:rFonts w:ascii="Times New Roman" w:eastAsia="Times New Roman" w:hAnsi="Times New Roman" w:cs="Times New Roman"/>
          <w:color w:val="000000" w:themeColor="text1"/>
          <w:sz w:val="24"/>
          <w:szCs w:val="24"/>
        </w:rPr>
      </w:pPr>
    </w:p>
    <w:p w14:paraId="020A07EB" w14:textId="17492DC5"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w:t>
      </w:r>
      <w:r w:rsidR="1685AFDD" w:rsidRPr="006A4C2A">
        <w:rPr>
          <w:rFonts w:ascii="Times New Roman" w:eastAsia="Times New Roman" w:hAnsi="Times New Roman" w:cs="Times New Roman"/>
          <w:color w:val="0070C0"/>
          <w:sz w:val="28"/>
          <w:szCs w:val="28"/>
        </w:rPr>
        <w:t>3</w:t>
      </w:r>
      <w:r w:rsidRPr="006A4C2A">
        <w:rPr>
          <w:rFonts w:ascii="Times New Roman" w:eastAsia="Times New Roman" w:hAnsi="Times New Roman" w:cs="Times New Roman"/>
          <w:color w:val="0070C0"/>
          <w:sz w:val="28"/>
          <w:szCs w:val="28"/>
        </w:rPr>
        <w:t xml:space="preserve">. </w:t>
      </w:r>
      <w:r w:rsidR="36E21646" w:rsidRPr="006A4C2A">
        <w:rPr>
          <w:rFonts w:ascii="Times New Roman" w:eastAsia="Times New Roman" w:hAnsi="Times New Roman" w:cs="Times New Roman"/>
          <w:color w:val="0070C0"/>
          <w:sz w:val="28"/>
          <w:szCs w:val="28"/>
        </w:rPr>
        <w:t>Choose</w:t>
      </w:r>
      <w:r w:rsidRPr="006A4C2A">
        <w:rPr>
          <w:rFonts w:ascii="Times New Roman" w:eastAsia="Times New Roman" w:hAnsi="Times New Roman" w:cs="Times New Roman"/>
          <w:color w:val="0070C0"/>
          <w:sz w:val="28"/>
          <w:szCs w:val="28"/>
        </w:rPr>
        <w:t xml:space="preserve"> Seats</w:t>
      </w:r>
      <w:r w:rsidR="0EE16157" w:rsidRPr="006A4C2A">
        <w:rPr>
          <w:rFonts w:ascii="Times New Roman" w:eastAsia="Times New Roman" w:hAnsi="Times New Roman" w:cs="Times New Roman"/>
          <w:color w:val="0070C0"/>
          <w:sz w:val="28"/>
          <w:szCs w:val="28"/>
        </w:rPr>
        <w:t xml:space="preserve"> </w:t>
      </w:r>
      <w:r w:rsidR="00CE5AE8" w:rsidRPr="006A4C2A">
        <w:rPr>
          <w:rFonts w:ascii="Times New Roman" w:eastAsia="Times New Roman" w:hAnsi="Times New Roman" w:cs="Times New Roman"/>
          <w:color w:val="002060"/>
          <w:sz w:val="28"/>
          <w:szCs w:val="28"/>
        </w:rPr>
        <w:t>(</w:t>
      </w:r>
      <w:proofErr w:type="spellStart"/>
      <w:r w:rsidR="00CE5AE8" w:rsidRPr="006A4C2A">
        <w:rPr>
          <w:rFonts w:ascii="Times New Roman" w:eastAsia="Times New Roman" w:hAnsi="Times New Roman" w:cs="Times New Roman"/>
          <w:color w:val="FF0000"/>
          <w:sz w:val="28"/>
          <w:szCs w:val="28"/>
        </w:rPr>
        <w:t>Sulav</w:t>
      </w:r>
      <w:proofErr w:type="spellEnd"/>
      <w:r w:rsidR="00CE5AE8" w:rsidRPr="006A4C2A">
        <w:rPr>
          <w:rFonts w:ascii="Times New Roman" w:eastAsia="Times New Roman" w:hAnsi="Times New Roman" w:cs="Times New Roman"/>
          <w:color w:val="002060"/>
          <w:sz w:val="28"/>
          <w:szCs w:val="28"/>
        </w:rPr>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500"/>
      </w:tblGrid>
      <w:tr w:rsidR="2FC107F1" w:rsidRPr="006A4C2A" w14:paraId="11DF116F" w14:textId="77777777" w:rsidTr="392403C2">
        <w:trPr>
          <w:trHeight w:val="300"/>
        </w:trPr>
        <w:tc>
          <w:tcPr>
            <w:tcW w:w="1845" w:type="dxa"/>
            <w:tcBorders>
              <w:top w:val="single" w:sz="6" w:space="0" w:color="auto"/>
              <w:left w:val="single" w:sz="6" w:space="0" w:color="auto"/>
            </w:tcBorders>
            <w:tcMar>
              <w:left w:w="90" w:type="dxa"/>
              <w:right w:w="90" w:type="dxa"/>
            </w:tcMar>
          </w:tcPr>
          <w:p w14:paraId="29E6E2F7" w14:textId="41DD90BE"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Field</w:t>
            </w:r>
          </w:p>
        </w:tc>
        <w:tc>
          <w:tcPr>
            <w:tcW w:w="7500" w:type="dxa"/>
            <w:tcBorders>
              <w:top w:val="single" w:sz="6" w:space="0" w:color="auto"/>
              <w:right w:val="single" w:sz="6" w:space="0" w:color="auto"/>
            </w:tcBorders>
            <w:tcMar>
              <w:left w:w="90" w:type="dxa"/>
              <w:right w:w="90" w:type="dxa"/>
            </w:tcMar>
          </w:tcPr>
          <w:p w14:paraId="50155DB6" w14:textId="229AE8A4"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Description</w:t>
            </w:r>
          </w:p>
        </w:tc>
      </w:tr>
      <w:tr w:rsidR="2FC107F1" w:rsidRPr="006A4C2A" w14:paraId="72714943" w14:textId="77777777" w:rsidTr="392403C2">
        <w:trPr>
          <w:trHeight w:val="300"/>
        </w:trPr>
        <w:tc>
          <w:tcPr>
            <w:tcW w:w="1845" w:type="dxa"/>
            <w:tcBorders>
              <w:left w:val="single" w:sz="6" w:space="0" w:color="auto"/>
            </w:tcBorders>
            <w:tcMar>
              <w:left w:w="90" w:type="dxa"/>
              <w:right w:w="90" w:type="dxa"/>
            </w:tcMar>
          </w:tcPr>
          <w:p w14:paraId="412703C8" w14:textId="65C5AEBD"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Use Case Name</w:t>
            </w:r>
          </w:p>
        </w:tc>
        <w:tc>
          <w:tcPr>
            <w:tcW w:w="7500" w:type="dxa"/>
            <w:tcBorders>
              <w:right w:val="single" w:sz="6" w:space="0" w:color="auto"/>
            </w:tcBorders>
            <w:tcMar>
              <w:left w:w="90" w:type="dxa"/>
              <w:right w:w="90" w:type="dxa"/>
            </w:tcMar>
          </w:tcPr>
          <w:p w14:paraId="12D65CF3" w14:textId="331F211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Select Seats </w:t>
            </w:r>
          </w:p>
        </w:tc>
      </w:tr>
      <w:tr w:rsidR="2FC107F1" w:rsidRPr="006A4C2A" w14:paraId="67E94708" w14:textId="77777777" w:rsidTr="392403C2">
        <w:trPr>
          <w:trHeight w:val="300"/>
        </w:trPr>
        <w:tc>
          <w:tcPr>
            <w:tcW w:w="1845" w:type="dxa"/>
            <w:tcBorders>
              <w:left w:val="single" w:sz="6" w:space="0" w:color="auto"/>
            </w:tcBorders>
            <w:tcMar>
              <w:left w:w="90" w:type="dxa"/>
              <w:right w:w="90" w:type="dxa"/>
            </w:tcMar>
          </w:tcPr>
          <w:p w14:paraId="4921A5ED" w14:textId="358278C4"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Participating Actor</w:t>
            </w:r>
          </w:p>
        </w:tc>
        <w:tc>
          <w:tcPr>
            <w:tcW w:w="7500" w:type="dxa"/>
            <w:tcBorders>
              <w:right w:val="single" w:sz="6" w:space="0" w:color="auto"/>
            </w:tcBorders>
            <w:tcMar>
              <w:left w:w="90" w:type="dxa"/>
              <w:right w:w="90" w:type="dxa"/>
            </w:tcMar>
          </w:tcPr>
          <w:p w14:paraId="3902DF08" w14:textId="5A86C0B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w:t>
            </w:r>
          </w:p>
        </w:tc>
      </w:tr>
      <w:tr w:rsidR="2FC107F1" w:rsidRPr="006A4C2A" w14:paraId="4DB98CB0" w14:textId="77777777" w:rsidTr="392403C2">
        <w:trPr>
          <w:trHeight w:val="300"/>
        </w:trPr>
        <w:tc>
          <w:tcPr>
            <w:tcW w:w="1845" w:type="dxa"/>
            <w:tcBorders>
              <w:left w:val="single" w:sz="6" w:space="0" w:color="auto"/>
            </w:tcBorders>
            <w:tcMar>
              <w:left w:w="90" w:type="dxa"/>
              <w:right w:w="90" w:type="dxa"/>
            </w:tcMar>
          </w:tcPr>
          <w:p w14:paraId="0FC6B7A0" w14:textId="332F436C"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Goal</w:t>
            </w:r>
          </w:p>
        </w:tc>
        <w:tc>
          <w:tcPr>
            <w:tcW w:w="7500" w:type="dxa"/>
            <w:tcBorders>
              <w:right w:val="single" w:sz="6" w:space="0" w:color="auto"/>
            </w:tcBorders>
            <w:tcMar>
              <w:left w:w="90" w:type="dxa"/>
              <w:right w:w="90" w:type="dxa"/>
            </w:tcMar>
          </w:tcPr>
          <w:p w14:paraId="3D2C7725" w14:textId="72A742BA"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interactive seat map allows users to select their preferred seating options. </w:t>
            </w:r>
          </w:p>
        </w:tc>
      </w:tr>
      <w:tr w:rsidR="2FC107F1" w:rsidRPr="006A4C2A" w14:paraId="395DE926" w14:textId="77777777" w:rsidTr="392403C2">
        <w:trPr>
          <w:trHeight w:val="300"/>
        </w:trPr>
        <w:tc>
          <w:tcPr>
            <w:tcW w:w="1845" w:type="dxa"/>
            <w:tcBorders>
              <w:left w:val="single" w:sz="6" w:space="0" w:color="auto"/>
            </w:tcBorders>
            <w:tcMar>
              <w:left w:w="90" w:type="dxa"/>
              <w:right w:w="90" w:type="dxa"/>
            </w:tcMar>
          </w:tcPr>
          <w:p w14:paraId="2452C06B" w14:textId="41E04AFC"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Flow of Events</w:t>
            </w:r>
          </w:p>
        </w:tc>
        <w:tc>
          <w:tcPr>
            <w:tcW w:w="7500" w:type="dxa"/>
            <w:tcBorders>
              <w:right w:val="single" w:sz="6" w:space="0" w:color="auto"/>
            </w:tcBorders>
            <w:tcMar>
              <w:left w:w="90" w:type="dxa"/>
              <w:right w:w="90" w:type="dxa"/>
            </w:tcMar>
          </w:tcPr>
          <w:p w14:paraId="22D58B98" w14:textId="3B34C5EE"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user picks </w:t>
            </w:r>
            <w:proofErr w:type="gramStart"/>
            <w:r w:rsidRPr="006A4C2A">
              <w:rPr>
                <w:rFonts w:ascii="Times New Roman" w:eastAsia="Times New Roman" w:hAnsi="Times New Roman" w:cs="Times New Roman"/>
                <w:color w:val="000000" w:themeColor="text1"/>
                <w:sz w:val="24"/>
                <w:szCs w:val="24"/>
              </w:rPr>
              <w:t>a showtime</w:t>
            </w:r>
            <w:proofErr w:type="gramEnd"/>
            <w:r w:rsidRPr="006A4C2A">
              <w:rPr>
                <w:rFonts w:ascii="Times New Roman" w:eastAsia="Times New Roman" w:hAnsi="Times New Roman" w:cs="Times New Roman"/>
                <w:color w:val="000000" w:themeColor="text1"/>
                <w:sz w:val="24"/>
                <w:szCs w:val="24"/>
              </w:rPr>
              <w:t xml:space="preserve">. </w:t>
            </w:r>
          </w:p>
          <w:p w14:paraId="59554E8F" w14:textId="0EBA7681"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system displays the seating arrangement together with the current availability status. </w:t>
            </w:r>
          </w:p>
          <w:p w14:paraId="1ADAC02D" w14:textId="78348B20"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user selects the seats they want to purchase. </w:t>
            </w:r>
          </w:p>
        </w:tc>
      </w:tr>
      <w:tr w:rsidR="2FC107F1" w:rsidRPr="006A4C2A" w14:paraId="1200C7CE" w14:textId="77777777" w:rsidTr="392403C2">
        <w:trPr>
          <w:trHeight w:val="300"/>
        </w:trPr>
        <w:tc>
          <w:tcPr>
            <w:tcW w:w="1845" w:type="dxa"/>
            <w:tcBorders>
              <w:left w:val="single" w:sz="6" w:space="0" w:color="auto"/>
            </w:tcBorders>
            <w:tcMar>
              <w:left w:w="90" w:type="dxa"/>
              <w:right w:w="90" w:type="dxa"/>
            </w:tcMar>
          </w:tcPr>
          <w:p w14:paraId="29AEA917" w14:textId="44C11076"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Entry Condition</w:t>
            </w:r>
          </w:p>
        </w:tc>
        <w:tc>
          <w:tcPr>
            <w:tcW w:w="7500" w:type="dxa"/>
            <w:tcBorders>
              <w:right w:val="single" w:sz="6" w:space="0" w:color="auto"/>
            </w:tcBorders>
            <w:tcMar>
              <w:left w:w="90" w:type="dxa"/>
              <w:right w:w="90" w:type="dxa"/>
            </w:tcMar>
          </w:tcPr>
          <w:p w14:paraId="4E160955" w14:textId="7729A416"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user remains on the showtime screen after selecting a valid session. </w:t>
            </w:r>
          </w:p>
        </w:tc>
      </w:tr>
      <w:tr w:rsidR="2FC107F1" w:rsidRPr="006A4C2A" w14:paraId="0FA07C4A" w14:textId="77777777" w:rsidTr="392403C2">
        <w:trPr>
          <w:trHeight w:val="300"/>
        </w:trPr>
        <w:tc>
          <w:tcPr>
            <w:tcW w:w="1845" w:type="dxa"/>
            <w:tcBorders>
              <w:left w:val="single" w:sz="6" w:space="0" w:color="auto"/>
              <w:bottom w:val="single" w:sz="6" w:space="0" w:color="auto"/>
            </w:tcBorders>
            <w:tcMar>
              <w:left w:w="90" w:type="dxa"/>
              <w:right w:w="90" w:type="dxa"/>
            </w:tcMar>
          </w:tcPr>
          <w:p w14:paraId="7A355BEE" w14:textId="267EE58E" w:rsidR="2FC107F1" w:rsidRPr="006A4C2A" w:rsidRDefault="7599C66C"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lastRenderedPageBreak/>
              <w:t>Exit Condition</w:t>
            </w:r>
          </w:p>
        </w:tc>
        <w:tc>
          <w:tcPr>
            <w:tcW w:w="7500" w:type="dxa"/>
            <w:tcBorders>
              <w:bottom w:val="single" w:sz="6" w:space="0" w:color="auto"/>
              <w:right w:val="single" w:sz="6" w:space="0" w:color="auto"/>
            </w:tcBorders>
            <w:tcMar>
              <w:left w:w="90" w:type="dxa"/>
              <w:right w:w="90" w:type="dxa"/>
            </w:tcMar>
          </w:tcPr>
          <w:p w14:paraId="17F0203B" w14:textId="02F74F18"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The system either reserves the selected seats temporarily or displays an error message when seats are already occupied.</w:t>
            </w:r>
          </w:p>
        </w:tc>
      </w:tr>
    </w:tbl>
    <w:p w14:paraId="48035325" w14:textId="32AD458C" w:rsidR="48F150BB" w:rsidRPr="006A4C2A" w:rsidRDefault="48F150BB" w:rsidP="392403C2">
      <w:pPr>
        <w:rPr>
          <w:rFonts w:ascii="Times New Roman" w:eastAsia="Times New Roman" w:hAnsi="Times New Roman" w:cs="Times New Roman"/>
          <w:color w:val="000000" w:themeColor="text1"/>
          <w:sz w:val="24"/>
          <w:szCs w:val="24"/>
        </w:rPr>
      </w:pPr>
    </w:p>
    <w:p w14:paraId="1B07B603" w14:textId="52FBF1EC" w:rsidR="48F150BB" w:rsidRPr="006A4C2A" w:rsidRDefault="48F150BB" w:rsidP="5B50B6F8">
      <w:pPr>
        <w:rPr>
          <w:rFonts w:ascii="Times New Roman" w:eastAsia="Times New Roman" w:hAnsi="Times New Roman" w:cs="Times New Roman"/>
          <w:color w:val="000000" w:themeColor="text1"/>
          <w:sz w:val="24"/>
          <w:szCs w:val="24"/>
        </w:rPr>
      </w:pPr>
    </w:p>
    <w:p w14:paraId="19897E98" w14:textId="30C31880" w:rsidR="48F150BB" w:rsidRPr="006A4C2A" w:rsidRDefault="7C10C370" w:rsidP="5B50B6F8">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w:t>
      </w:r>
      <w:r w:rsidR="14434F7A" w:rsidRPr="006A4C2A">
        <w:rPr>
          <w:rFonts w:ascii="Times New Roman" w:eastAsia="Times New Roman" w:hAnsi="Times New Roman" w:cs="Times New Roman"/>
          <w:color w:val="0070C0"/>
          <w:sz w:val="28"/>
          <w:szCs w:val="28"/>
        </w:rPr>
        <w:t>4.</w:t>
      </w:r>
      <w:r w:rsidRPr="006A4C2A">
        <w:rPr>
          <w:rFonts w:ascii="Times New Roman" w:eastAsia="Times New Roman" w:hAnsi="Times New Roman" w:cs="Times New Roman"/>
          <w:color w:val="0070C0"/>
          <w:sz w:val="28"/>
          <w:szCs w:val="28"/>
        </w:rPr>
        <w:t xml:space="preserve"> Checkout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500"/>
      </w:tblGrid>
      <w:tr w:rsidR="2FC107F1" w:rsidRPr="006A4C2A" w14:paraId="6A878F08" w14:textId="77777777" w:rsidTr="392403C2">
        <w:trPr>
          <w:trHeight w:val="300"/>
        </w:trPr>
        <w:tc>
          <w:tcPr>
            <w:tcW w:w="1845" w:type="dxa"/>
            <w:tcBorders>
              <w:top w:val="single" w:sz="6" w:space="0" w:color="auto"/>
              <w:left w:val="single" w:sz="6" w:space="0" w:color="auto"/>
            </w:tcBorders>
            <w:tcMar>
              <w:left w:w="90" w:type="dxa"/>
              <w:right w:w="90" w:type="dxa"/>
            </w:tcMar>
          </w:tcPr>
          <w:p w14:paraId="139DA961" w14:textId="29333BB5"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500" w:type="dxa"/>
            <w:tcBorders>
              <w:top w:val="single" w:sz="6" w:space="0" w:color="auto"/>
              <w:right w:val="single" w:sz="6" w:space="0" w:color="auto"/>
            </w:tcBorders>
            <w:tcMar>
              <w:left w:w="90" w:type="dxa"/>
              <w:right w:w="90" w:type="dxa"/>
            </w:tcMar>
          </w:tcPr>
          <w:p w14:paraId="0A998ABF" w14:textId="16DF92F1"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06DF36FB" w14:textId="77777777" w:rsidTr="392403C2">
        <w:trPr>
          <w:trHeight w:val="300"/>
        </w:trPr>
        <w:tc>
          <w:tcPr>
            <w:tcW w:w="1845" w:type="dxa"/>
            <w:tcBorders>
              <w:left w:val="single" w:sz="6" w:space="0" w:color="auto"/>
            </w:tcBorders>
            <w:tcMar>
              <w:left w:w="90" w:type="dxa"/>
              <w:right w:w="90" w:type="dxa"/>
            </w:tcMar>
          </w:tcPr>
          <w:p w14:paraId="543CA49E" w14:textId="2B032199"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500" w:type="dxa"/>
            <w:tcBorders>
              <w:right w:val="single" w:sz="6" w:space="0" w:color="auto"/>
            </w:tcBorders>
            <w:tcMar>
              <w:left w:w="90" w:type="dxa"/>
              <w:right w:w="90" w:type="dxa"/>
            </w:tcMar>
          </w:tcPr>
          <w:p w14:paraId="3F5F035C" w14:textId="15D4F4AD"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Checkout </w:t>
            </w:r>
          </w:p>
        </w:tc>
      </w:tr>
      <w:tr w:rsidR="2FC107F1" w:rsidRPr="006A4C2A" w14:paraId="35BBB9B4" w14:textId="77777777" w:rsidTr="392403C2">
        <w:trPr>
          <w:trHeight w:val="300"/>
        </w:trPr>
        <w:tc>
          <w:tcPr>
            <w:tcW w:w="1845" w:type="dxa"/>
            <w:tcBorders>
              <w:left w:val="single" w:sz="6" w:space="0" w:color="auto"/>
            </w:tcBorders>
            <w:tcMar>
              <w:left w:w="90" w:type="dxa"/>
              <w:right w:w="90" w:type="dxa"/>
            </w:tcMar>
          </w:tcPr>
          <w:p w14:paraId="18004B38" w14:textId="0096DBD5"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500" w:type="dxa"/>
            <w:tcBorders>
              <w:right w:val="single" w:sz="6" w:space="0" w:color="auto"/>
            </w:tcBorders>
            <w:tcMar>
              <w:left w:w="90" w:type="dxa"/>
              <w:right w:w="90" w:type="dxa"/>
            </w:tcMar>
          </w:tcPr>
          <w:p w14:paraId="4E245A7E" w14:textId="47E7A062"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Logged-In User </w:t>
            </w:r>
          </w:p>
        </w:tc>
      </w:tr>
      <w:tr w:rsidR="2FC107F1" w:rsidRPr="006A4C2A" w14:paraId="35177F0D" w14:textId="77777777" w:rsidTr="392403C2">
        <w:trPr>
          <w:trHeight w:val="300"/>
        </w:trPr>
        <w:tc>
          <w:tcPr>
            <w:tcW w:w="1845" w:type="dxa"/>
            <w:tcBorders>
              <w:left w:val="single" w:sz="6" w:space="0" w:color="auto"/>
            </w:tcBorders>
            <w:tcMar>
              <w:left w:w="90" w:type="dxa"/>
              <w:right w:w="90" w:type="dxa"/>
            </w:tcMar>
          </w:tcPr>
          <w:p w14:paraId="5CE5F032" w14:textId="3D32AD71"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500" w:type="dxa"/>
            <w:tcBorders>
              <w:right w:val="single" w:sz="6" w:space="0" w:color="auto"/>
            </w:tcBorders>
            <w:tcMar>
              <w:left w:w="90" w:type="dxa"/>
              <w:right w:w="90" w:type="dxa"/>
            </w:tcMar>
          </w:tcPr>
          <w:p w14:paraId="1D079727" w14:textId="50C508D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Review booking summary and apply discounts or points. </w:t>
            </w:r>
          </w:p>
        </w:tc>
      </w:tr>
      <w:tr w:rsidR="2FC107F1" w:rsidRPr="006A4C2A" w14:paraId="49C8AF93" w14:textId="77777777" w:rsidTr="392403C2">
        <w:trPr>
          <w:trHeight w:val="300"/>
        </w:trPr>
        <w:tc>
          <w:tcPr>
            <w:tcW w:w="1845" w:type="dxa"/>
            <w:tcBorders>
              <w:left w:val="single" w:sz="6" w:space="0" w:color="auto"/>
            </w:tcBorders>
            <w:tcMar>
              <w:left w:w="90" w:type="dxa"/>
              <w:right w:w="90" w:type="dxa"/>
            </w:tcMar>
          </w:tcPr>
          <w:p w14:paraId="213E606D" w14:textId="748A5E25"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500" w:type="dxa"/>
            <w:tcBorders>
              <w:right w:val="single" w:sz="6" w:space="0" w:color="auto"/>
            </w:tcBorders>
            <w:tcMar>
              <w:left w:w="90" w:type="dxa"/>
              <w:right w:w="90" w:type="dxa"/>
            </w:tcMar>
          </w:tcPr>
          <w:p w14:paraId="103ACC86" w14:textId="624EED9D"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-User views booking summary. </w:t>
            </w:r>
          </w:p>
          <w:p w14:paraId="17FCECA3" w14:textId="7C6A7DA2"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 -Optionally applies promo codes or loyalty points.  </w:t>
            </w:r>
          </w:p>
          <w:p w14:paraId="5FDCD0A3" w14:textId="138BCD4A"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-Clicks “Proceed to Pay”. </w:t>
            </w:r>
          </w:p>
        </w:tc>
      </w:tr>
      <w:tr w:rsidR="2FC107F1" w:rsidRPr="006A4C2A" w14:paraId="473F4378" w14:textId="77777777" w:rsidTr="392403C2">
        <w:trPr>
          <w:trHeight w:val="300"/>
        </w:trPr>
        <w:tc>
          <w:tcPr>
            <w:tcW w:w="1845" w:type="dxa"/>
            <w:tcBorders>
              <w:left w:val="single" w:sz="6" w:space="0" w:color="auto"/>
            </w:tcBorders>
            <w:tcMar>
              <w:left w:w="90" w:type="dxa"/>
              <w:right w:w="90" w:type="dxa"/>
            </w:tcMar>
          </w:tcPr>
          <w:p w14:paraId="14A22D69" w14:textId="3773904A"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500" w:type="dxa"/>
            <w:tcBorders>
              <w:right w:val="single" w:sz="6" w:space="0" w:color="auto"/>
            </w:tcBorders>
            <w:tcMar>
              <w:left w:w="90" w:type="dxa"/>
              <w:right w:w="90" w:type="dxa"/>
            </w:tcMar>
          </w:tcPr>
          <w:p w14:paraId="334D908F" w14:textId="461068F6"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 xml:space="preserve">User completes ticket and seat selection. </w:t>
            </w:r>
          </w:p>
        </w:tc>
      </w:tr>
      <w:tr w:rsidR="2FC107F1" w:rsidRPr="006A4C2A" w14:paraId="693384CF" w14:textId="77777777" w:rsidTr="392403C2">
        <w:trPr>
          <w:trHeight w:val="300"/>
        </w:trPr>
        <w:tc>
          <w:tcPr>
            <w:tcW w:w="1845" w:type="dxa"/>
            <w:tcBorders>
              <w:left w:val="single" w:sz="6" w:space="0" w:color="auto"/>
              <w:bottom w:val="single" w:sz="6" w:space="0" w:color="auto"/>
            </w:tcBorders>
            <w:tcMar>
              <w:left w:w="90" w:type="dxa"/>
              <w:right w:w="90" w:type="dxa"/>
            </w:tcMar>
          </w:tcPr>
          <w:p w14:paraId="6EC52349" w14:textId="718E777A"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500" w:type="dxa"/>
            <w:tcBorders>
              <w:bottom w:val="single" w:sz="6" w:space="0" w:color="auto"/>
              <w:right w:val="single" w:sz="6" w:space="0" w:color="auto"/>
            </w:tcBorders>
            <w:tcMar>
              <w:left w:w="90" w:type="dxa"/>
              <w:right w:w="90" w:type="dxa"/>
            </w:tcMar>
          </w:tcPr>
          <w:p w14:paraId="08DA969B" w14:textId="6B25D5D2"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sz w:val="24"/>
                <w:szCs w:val="24"/>
              </w:rPr>
              <w:t>Redirected to payment gateway or error if inputs are invalid.</w:t>
            </w:r>
          </w:p>
        </w:tc>
      </w:tr>
    </w:tbl>
    <w:p w14:paraId="512AF034" w14:textId="1A5F95A4" w:rsidR="48F150BB" w:rsidRPr="006A4C2A" w:rsidRDefault="7C10C370" w:rsidP="5B50B6F8">
      <w:pPr>
        <w:rPr>
          <w:rFonts w:ascii="Times New Roman" w:eastAsia="Times New Roman" w:hAnsi="Times New Roman" w:cs="Times New Roman"/>
          <w:color w:val="000000" w:themeColor="text1"/>
          <w:sz w:val="24"/>
          <w:szCs w:val="24"/>
        </w:rPr>
      </w:pPr>
      <w:r w:rsidRPr="006A4C2A">
        <w:rPr>
          <w:rFonts w:ascii="Times New Roman" w:hAnsi="Times New Roman" w:cs="Times New Roman"/>
          <w:noProof/>
        </w:rPr>
        <w:drawing>
          <wp:inline distT="0" distB="0" distL="0" distR="0" wp14:anchorId="0E661CC1" wp14:editId="7B34BCBA">
            <wp:extent cx="9525" cy="9525"/>
            <wp:effectExtent l="0" t="0" r="0" b="0"/>
            <wp:docPr id="144349117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1177" name=""/>
                    <pic:cNvPicPr/>
                  </pic:nvPicPr>
                  <pic:blipFill>
                    <a:blip r:embed="rId12">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14:paraId="4464D430" w14:textId="3CAB1207" w:rsidR="48F150BB" w:rsidRPr="006A4C2A" w:rsidRDefault="7C10C370"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w:t>
      </w:r>
      <w:r w:rsidR="394C4B12" w:rsidRPr="006A4C2A">
        <w:rPr>
          <w:rFonts w:ascii="Times New Roman" w:eastAsia="Times New Roman" w:hAnsi="Times New Roman" w:cs="Times New Roman"/>
          <w:color w:val="0070C0"/>
          <w:sz w:val="28"/>
          <w:szCs w:val="28"/>
        </w:rPr>
        <w:t>5</w:t>
      </w:r>
      <w:r w:rsidRPr="006A4C2A">
        <w:rPr>
          <w:rFonts w:ascii="Times New Roman" w:eastAsia="Times New Roman" w:hAnsi="Times New Roman" w:cs="Times New Roman"/>
          <w:color w:val="0070C0"/>
          <w:sz w:val="28"/>
          <w:szCs w:val="28"/>
        </w:rPr>
        <w:t xml:space="preserve">. </w:t>
      </w:r>
      <w:r w:rsidR="5267E20F" w:rsidRPr="006A4C2A">
        <w:rPr>
          <w:rFonts w:ascii="Times New Roman" w:eastAsia="Times New Roman" w:hAnsi="Times New Roman" w:cs="Times New Roman"/>
          <w:color w:val="0070C0"/>
          <w:sz w:val="28"/>
          <w:szCs w:val="28"/>
        </w:rPr>
        <w:t>Authorize User</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85"/>
        <w:gridCol w:w="7560"/>
      </w:tblGrid>
      <w:tr w:rsidR="2FC107F1" w:rsidRPr="006A4C2A" w14:paraId="17EC5AC6" w14:textId="77777777" w:rsidTr="392403C2">
        <w:trPr>
          <w:trHeight w:val="300"/>
        </w:trPr>
        <w:tc>
          <w:tcPr>
            <w:tcW w:w="1785" w:type="dxa"/>
            <w:tcBorders>
              <w:top w:val="single" w:sz="6" w:space="0" w:color="auto"/>
              <w:left w:val="single" w:sz="6" w:space="0" w:color="auto"/>
            </w:tcBorders>
            <w:tcMar>
              <w:left w:w="90" w:type="dxa"/>
              <w:right w:w="90" w:type="dxa"/>
            </w:tcMar>
          </w:tcPr>
          <w:p w14:paraId="53D2D9F3" w14:textId="590B37C5"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560" w:type="dxa"/>
            <w:tcBorders>
              <w:top w:val="single" w:sz="6" w:space="0" w:color="auto"/>
              <w:right w:val="single" w:sz="6" w:space="0" w:color="auto"/>
            </w:tcBorders>
            <w:tcMar>
              <w:left w:w="90" w:type="dxa"/>
              <w:right w:w="90" w:type="dxa"/>
            </w:tcMar>
          </w:tcPr>
          <w:p w14:paraId="0D651D7F" w14:textId="616EEF46"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7D427566" w14:textId="77777777" w:rsidTr="392403C2">
        <w:trPr>
          <w:trHeight w:val="300"/>
        </w:trPr>
        <w:tc>
          <w:tcPr>
            <w:tcW w:w="1785" w:type="dxa"/>
            <w:tcBorders>
              <w:left w:val="single" w:sz="6" w:space="0" w:color="auto"/>
            </w:tcBorders>
            <w:tcMar>
              <w:left w:w="90" w:type="dxa"/>
              <w:right w:w="90" w:type="dxa"/>
            </w:tcMar>
          </w:tcPr>
          <w:p w14:paraId="0F9A3223" w14:textId="1EEDE5D0"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560" w:type="dxa"/>
            <w:tcBorders>
              <w:right w:val="single" w:sz="6" w:space="0" w:color="auto"/>
            </w:tcBorders>
            <w:tcMar>
              <w:left w:w="90" w:type="dxa"/>
              <w:right w:w="90" w:type="dxa"/>
            </w:tcMar>
          </w:tcPr>
          <w:p w14:paraId="0E8344A3" w14:textId="7EEC7278"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Authorize User</w:t>
            </w:r>
          </w:p>
        </w:tc>
      </w:tr>
      <w:tr w:rsidR="2FC107F1" w:rsidRPr="006A4C2A" w14:paraId="5E1CB669" w14:textId="77777777" w:rsidTr="392403C2">
        <w:trPr>
          <w:trHeight w:val="300"/>
        </w:trPr>
        <w:tc>
          <w:tcPr>
            <w:tcW w:w="1785" w:type="dxa"/>
            <w:tcBorders>
              <w:left w:val="single" w:sz="6" w:space="0" w:color="auto"/>
            </w:tcBorders>
            <w:tcMar>
              <w:left w:w="90" w:type="dxa"/>
              <w:right w:w="90" w:type="dxa"/>
            </w:tcMar>
          </w:tcPr>
          <w:p w14:paraId="50CCCAF2" w14:textId="3078DCD9"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560" w:type="dxa"/>
            <w:tcBorders>
              <w:right w:val="single" w:sz="6" w:space="0" w:color="auto"/>
            </w:tcBorders>
            <w:tcMar>
              <w:left w:w="90" w:type="dxa"/>
              <w:right w:w="90" w:type="dxa"/>
            </w:tcMar>
          </w:tcPr>
          <w:p w14:paraId="5BDFEBFD" w14:textId="4870317E"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Logged-In User / </w:t>
            </w:r>
          </w:p>
        </w:tc>
      </w:tr>
      <w:tr w:rsidR="2FC107F1" w:rsidRPr="006A4C2A" w14:paraId="6C61DD9E" w14:textId="77777777" w:rsidTr="392403C2">
        <w:trPr>
          <w:trHeight w:val="300"/>
        </w:trPr>
        <w:tc>
          <w:tcPr>
            <w:tcW w:w="1785" w:type="dxa"/>
            <w:tcBorders>
              <w:left w:val="single" w:sz="6" w:space="0" w:color="auto"/>
            </w:tcBorders>
            <w:tcMar>
              <w:left w:w="90" w:type="dxa"/>
              <w:right w:w="90" w:type="dxa"/>
            </w:tcMar>
          </w:tcPr>
          <w:p w14:paraId="2F32A1FF" w14:textId="04558472"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560" w:type="dxa"/>
            <w:tcBorders>
              <w:right w:val="single" w:sz="6" w:space="0" w:color="auto"/>
            </w:tcBorders>
            <w:tcMar>
              <w:left w:w="90" w:type="dxa"/>
              <w:right w:w="90" w:type="dxa"/>
            </w:tcMar>
          </w:tcPr>
          <w:p w14:paraId="152BB606" w14:textId="78B3DC13"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Securely complete the transaction for the booking. </w:t>
            </w:r>
          </w:p>
        </w:tc>
      </w:tr>
      <w:tr w:rsidR="2FC107F1" w:rsidRPr="006A4C2A" w14:paraId="0049DE65" w14:textId="77777777" w:rsidTr="392403C2">
        <w:trPr>
          <w:trHeight w:val="300"/>
        </w:trPr>
        <w:tc>
          <w:tcPr>
            <w:tcW w:w="1785" w:type="dxa"/>
            <w:tcBorders>
              <w:left w:val="single" w:sz="6" w:space="0" w:color="auto"/>
            </w:tcBorders>
            <w:tcMar>
              <w:left w:w="90" w:type="dxa"/>
              <w:right w:w="90" w:type="dxa"/>
            </w:tcMar>
          </w:tcPr>
          <w:p w14:paraId="75622948" w14:textId="79B57C9A"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lastRenderedPageBreak/>
              <w:t>Flow of Events</w:t>
            </w:r>
          </w:p>
        </w:tc>
        <w:tc>
          <w:tcPr>
            <w:tcW w:w="7560" w:type="dxa"/>
            <w:tcBorders>
              <w:right w:val="single" w:sz="6" w:space="0" w:color="auto"/>
            </w:tcBorders>
            <w:tcMar>
              <w:left w:w="90" w:type="dxa"/>
              <w:right w:w="90" w:type="dxa"/>
            </w:tcMar>
          </w:tcPr>
          <w:p w14:paraId="71E002CF" w14:textId="0F308D3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enters payment details.  </w:t>
            </w:r>
          </w:p>
          <w:p w14:paraId="50433A1F" w14:textId="3A36A971"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-The system sends encrypted data to </w:t>
            </w:r>
            <w:proofErr w:type="gramStart"/>
            <w:r w:rsidRPr="006A4C2A">
              <w:rPr>
                <w:rFonts w:ascii="Times New Roman" w:eastAsia="Times New Roman" w:hAnsi="Times New Roman" w:cs="Times New Roman"/>
                <w:color w:val="000000" w:themeColor="text1"/>
                <w:sz w:val="24"/>
                <w:szCs w:val="24"/>
              </w:rPr>
              <w:t>gateway</w:t>
            </w:r>
            <w:proofErr w:type="gramEnd"/>
            <w:r w:rsidRPr="006A4C2A">
              <w:rPr>
                <w:rFonts w:ascii="Times New Roman" w:eastAsia="Times New Roman" w:hAnsi="Times New Roman" w:cs="Times New Roman"/>
                <w:color w:val="000000" w:themeColor="text1"/>
                <w:sz w:val="24"/>
                <w:szCs w:val="24"/>
              </w:rPr>
              <w:t xml:space="preserve">.  </w:t>
            </w:r>
          </w:p>
          <w:p w14:paraId="07B1B847" w14:textId="6C0EBA2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-Waits for confirmation.  </w:t>
            </w:r>
          </w:p>
          <w:p w14:paraId="75EF4C33" w14:textId="1039BBC9"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-Marks booking as paid. </w:t>
            </w:r>
          </w:p>
        </w:tc>
      </w:tr>
      <w:tr w:rsidR="2FC107F1" w:rsidRPr="006A4C2A" w14:paraId="7133363A" w14:textId="77777777" w:rsidTr="392403C2">
        <w:trPr>
          <w:trHeight w:val="300"/>
        </w:trPr>
        <w:tc>
          <w:tcPr>
            <w:tcW w:w="1785" w:type="dxa"/>
            <w:tcBorders>
              <w:left w:val="single" w:sz="6" w:space="0" w:color="auto"/>
            </w:tcBorders>
            <w:tcMar>
              <w:left w:w="90" w:type="dxa"/>
              <w:right w:w="90" w:type="dxa"/>
            </w:tcMar>
          </w:tcPr>
          <w:p w14:paraId="004B1EB6" w14:textId="3325E322"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560" w:type="dxa"/>
            <w:tcBorders>
              <w:right w:val="single" w:sz="6" w:space="0" w:color="auto"/>
            </w:tcBorders>
            <w:tcMar>
              <w:left w:w="90" w:type="dxa"/>
              <w:right w:w="90" w:type="dxa"/>
            </w:tcMar>
          </w:tcPr>
          <w:p w14:paraId="1B046111" w14:textId="6F27BCA9"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User proceeds from the checkout page. </w:t>
            </w:r>
          </w:p>
        </w:tc>
      </w:tr>
      <w:tr w:rsidR="2FC107F1" w:rsidRPr="006A4C2A" w14:paraId="3364A684" w14:textId="77777777" w:rsidTr="392403C2">
        <w:trPr>
          <w:trHeight w:val="300"/>
        </w:trPr>
        <w:tc>
          <w:tcPr>
            <w:tcW w:w="1785" w:type="dxa"/>
            <w:tcBorders>
              <w:left w:val="single" w:sz="6" w:space="0" w:color="auto"/>
              <w:bottom w:val="single" w:sz="6" w:space="0" w:color="auto"/>
            </w:tcBorders>
            <w:tcMar>
              <w:left w:w="90" w:type="dxa"/>
              <w:right w:w="90" w:type="dxa"/>
            </w:tcMar>
          </w:tcPr>
          <w:p w14:paraId="6F02A2C1" w14:textId="367E5ED0"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560" w:type="dxa"/>
            <w:tcBorders>
              <w:bottom w:val="single" w:sz="6" w:space="0" w:color="auto"/>
              <w:right w:val="single" w:sz="6" w:space="0" w:color="auto"/>
            </w:tcBorders>
            <w:tcMar>
              <w:left w:w="90" w:type="dxa"/>
              <w:right w:w="90" w:type="dxa"/>
            </w:tcMar>
          </w:tcPr>
          <w:p w14:paraId="233677A3" w14:textId="6EFBF796"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Payment confirmed and booking finalized, or failure message if declined.</w:t>
            </w:r>
          </w:p>
        </w:tc>
      </w:tr>
    </w:tbl>
    <w:p w14:paraId="4FB43183" w14:textId="3EBEDD2A" w:rsidR="48F150BB" w:rsidRPr="006A4C2A" w:rsidRDefault="48F150BB" w:rsidP="5B50B6F8">
      <w:pPr>
        <w:rPr>
          <w:rFonts w:ascii="Times New Roman" w:eastAsia="Times New Roman" w:hAnsi="Times New Roman" w:cs="Times New Roman"/>
          <w:color w:val="000000" w:themeColor="text1"/>
          <w:sz w:val="24"/>
          <w:szCs w:val="24"/>
        </w:rPr>
      </w:pPr>
    </w:p>
    <w:p w14:paraId="7F25449B" w14:textId="77777777" w:rsidR="00E83F86" w:rsidRPr="006A4C2A" w:rsidRDefault="00E83F86" w:rsidP="5B50B6F8">
      <w:pPr>
        <w:rPr>
          <w:rFonts w:ascii="Times New Roman" w:eastAsia="Times New Roman" w:hAnsi="Times New Roman" w:cs="Times New Roman"/>
          <w:color w:val="000000" w:themeColor="text1"/>
          <w:sz w:val="24"/>
          <w:szCs w:val="24"/>
        </w:rPr>
      </w:pPr>
    </w:p>
    <w:p w14:paraId="6AA3F19C" w14:textId="77777777" w:rsidR="00E83F86" w:rsidRPr="006A4C2A" w:rsidRDefault="00E83F86" w:rsidP="5B50B6F8">
      <w:pPr>
        <w:rPr>
          <w:rFonts w:ascii="Times New Roman" w:eastAsia="Times New Roman" w:hAnsi="Times New Roman" w:cs="Times New Roman"/>
          <w:color w:val="000000" w:themeColor="text1"/>
          <w:sz w:val="24"/>
          <w:szCs w:val="24"/>
        </w:rPr>
      </w:pPr>
    </w:p>
    <w:p w14:paraId="708C9912" w14:textId="77777777" w:rsidR="00E83F86" w:rsidRPr="006A4C2A" w:rsidRDefault="00E83F86" w:rsidP="5B50B6F8">
      <w:pPr>
        <w:rPr>
          <w:rFonts w:ascii="Times New Roman" w:eastAsia="Times New Roman" w:hAnsi="Times New Roman" w:cs="Times New Roman"/>
          <w:color w:val="000000" w:themeColor="text1"/>
          <w:sz w:val="24"/>
          <w:szCs w:val="24"/>
        </w:rPr>
      </w:pPr>
    </w:p>
    <w:p w14:paraId="13DC15A4" w14:textId="77777777" w:rsidR="00E83F86" w:rsidRPr="006A4C2A" w:rsidRDefault="00E83F86" w:rsidP="5B50B6F8">
      <w:pPr>
        <w:rPr>
          <w:rFonts w:ascii="Times New Roman" w:eastAsia="Times New Roman" w:hAnsi="Times New Roman" w:cs="Times New Roman"/>
          <w:color w:val="000000" w:themeColor="text1"/>
          <w:sz w:val="24"/>
          <w:szCs w:val="24"/>
        </w:rPr>
      </w:pPr>
    </w:p>
    <w:p w14:paraId="46D7418B" w14:textId="585DF79F" w:rsidR="48F150BB" w:rsidRPr="006A4C2A" w:rsidRDefault="64D8B05C" w:rsidP="5B50B6F8">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16</w:t>
      </w:r>
      <w:r w:rsidR="7C10C370" w:rsidRPr="006A4C2A">
        <w:rPr>
          <w:rFonts w:ascii="Times New Roman" w:eastAsia="Times New Roman" w:hAnsi="Times New Roman" w:cs="Times New Roman"/>
          <w:color w:val="0070C0"/>
          <w:sz w:val="28"/>
          <w:szCs w:val="28"/>
        </w:rPr>
        <w:t>. Generate QR Ticket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7515"/>
      </w:tblGrid>
      <w:tr w:rsidR="2FC107F1" w:rsidRPr="006A4C2A" w14:paraId="21774E3F" w14:textId="77777777" w:rsidTr="392403C2">
        <w:trPr>
          <w:trHeight w:val="300"/>
        </w:trPr>
        <w:tc>
          <w:tcPr>
            <w:tcW w:w="1830" w:type="dxa"/>
            <w:tcBorders>
              <w:top w:val="single" w:sz="6" w:space="0" w:color="auto"/>
              <w:left w:val="single" w:sz="6" w:space="0" w:color="auto"/>
            </w:tcBorders>
            <w:tcMar>
              <w:left w:w="90" w:type="dxa"/>
              <w:right w:w="90" w:type="dxa"/>
            </w:tcMar>
          </w:tcPr>
          <w:p w14:paraId="0131D257" w14:textId="1CFCFAF9"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515" w:type="dxa"/>
            <w:tcBorders>
              <w:top w:val="single" w:sz="6" w:space="0" w:color="auto"/>
              <w:right w:val="single" w:sz="6" w:space="0" w:color="auto"/>
            </w:tcBorders>
            <w:tcMar>
              <w:left w:w="90" w:type="dxa"/>
              <w:right w:w="90" w:type="dxa"/>
            </w:tcMar>
          </w:tcPr>
          <w:p w14:paraId="02D037B0" w14:textId="1167F6BB"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2FC107F1" w:rsidRPr="006A4C2A" w14:paraId="6AD5C3FD" w14:textId="77777777" w:rsidTr="392403C2">
        <w:trPr>
          <w:trHeight w:val="300"/>
        </w:trPr>
        <w:tc>
          <w:tcPr>
            <w:tcW w:w="1830" w:type="dxa"/>
            <w:tcBorders>
              <w:left w:val="single" w:sz="6" w:space="0" w:color="auto"/>
            </w:tcBorders>
            <w:tcMar>
              <w:left w:w="90" w:type="dxa"/>
              <w:right w:w="90" w:type="dxa"/>
            </w:tcMar>
          </w:tcPr>
          <w:p w14:paraId="1D9E159F" w14:textId="1770A10D"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515" w:type="dxa"/>
            <w:tcBorders>
              <w:right w:val="single" w:sz="6" w:space="0" w:color="auto"/>
            </w:tcBorders>
            <w:tcMar>
              <w:left w:w="90" w:type="dxa"/>
              <w:right w:w="90" w:type="dxa"/>
            </w:tcMar>
          </w:tcPr>
          <w:p w14:paraId="1F53762A" w14:textId="6ED320EA"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Generate QR Ticket</w:t>
            </w:r>
          </w:p>
        </w:tc>
      </w:tr>
      <w:tr w:rsidR="2FC107F1" w:rsidRPr="006A4C2A" w14:paraId="1862EFA8" w14:textId="77777777" w:rsidTr="392403C2">
        <w:trPr>
          <w:trHeight w:val="300"/>
        </w:trPr>
        <w:tc>
          <w:tcPr>
            <w:tcW w:w="1830" w:type="dxa"/>
            <w:tcBorders>
              <w:left w:val="single" w:sz="6" w:space="0" w:color="auto"/>
            </w:tcBorders>
            <w:tcMar>
              <w:left w:w="90" w:type="dxa"/>
              <w:right w:w="90" w:type="dxa"/>
            </w:tcMar>
          </w:tcPr>
          <w:p w14:paraId="113D41B7" w14:textId="03118542"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515" w:type="dxa"/>
            <w:tcBorders>
              <w:right w:val="single" w:sz="6" w:space="0" w:color="auto"/>
            </w:tcBorders>
            <w:tcMar>
              <w:left w:w="90" w:type="dxa"/>
              <w:right w:w="90" w:type="dxa"/>
            </w:tcMar>
          </w:tcPr>
          <w:p w14:paraId="7FC28DFB" w14:textId="3CDD76F6"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Logged-In User</w:t>
            </w:r>
          </w:p>
        </w:tc>
      </w:tr>
      <w:tr w:rsidR="2FC107F1" w:rsidRPr="006A4C2A" w14:paraId="012489E8" w14:textId="77777777" w:rsidTr="392403C2">
        <w:trPr>
          <w:trHeight w:val="300"/>
        </w:trPr>
        <w:tc>
          <w:tcPr>
            <w:tcW w:w="1830" w:type="dxa"/>
            <w:tcBorders>
              <w:left w:val="single" w:sz="6" w:space="0" w:color="auto"/>
            </w:tcBorders>
            <w:tcMar>
              <w:left w:w="90" w:type="dxa"/>
              <w:right w:w="90" w:type="dxa"/>
            </w:tcMar>
          </w:tcPr>
          <w:p w14:paraId="02E35256" w14:textId="608B5DDC"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515" w:type="dxa"/>
            <w:tcBorders>
              <w:right w:val="single" w:sz="6" w:space="0" w:color="auto"/>
            </w:tcBorders>
            <w:tcMar>
              <w:left w:w="90" w:type="dxa"/>
              <w:right w:w="90" w:type="dxa"/>
            </w:tcMar>
          </w:tcPr>
          <w:p w14:paraId="70E21CF8" w14:textId="7AB7C430"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Issue a scannable digital ticket for entry.</w:t>
            </w:r>
          </w:p>
        </w:tc>
      </w:tr>
      <w:tr w:rsidR="2FC107F1" w:rsidRPr="006A4C2A" w14:paraId="2A75B867" w14:textId="77777777" w:rsidTr="392403C2">
        <w:trPr>
          <w:trHeight w:val="300"/>
        </w:trPr>
        <w:tc>
          <w:tcPr>
            <w:tcW w:w="1830" w:type="dxa"/>
            <w:tcBorders>
              <w:left w:val="single" w:sz="6" w:space="0" w:color="auto"/>
            </w:tcBorders>
            <w:tcMar>
              <w:left w:w="90" w:type="dxa"/>
              <w:right w:w="90" w:type="dxa"/>
            </w:tcMar>
          </w:tcPr>
          <w:p w14:paraId="7478714E" w14:textId="2E382461"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515" w:type="dxa"/>
            <w:tcBorders>
              <w:right w:val="single" w:sz="6" w:space="0" w:color="auto"/>
            </w:tcBorders>
            <w:tcMar>
              <w:left w:w="90" w:type="dxa"/>
              <w:right w:w="90" w:type="dxa"/>
            </w:tcMar>
          </w:tcPr>
          <w:p w14:paraId="4B391B37" w14:textId="2C884843" w:rsidR="2FC107F1" w:rsidRPr="006A4C2A" w:rsidRDefault="09A62DF2"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w:t>
            </w:r>
            <w:r w:rsidR="7599C66C" w:rsidRPr="006A4C2A">
              <w:rPr>
                <w:rFonts w:ascii="Times New Roman" w:eastAsia="Times New Roman" w:hAnsi="Times New Roman" w:cs="Times New Roman"/>
                <w:sz w:val="24"/>
                <w:szCs w:val="24"/>
              </w:rPr>
              <w:t xml:space="preserve">Upon successful payment, </w:t>
            </w:r>
            <w:proofErr w:type="gramStart"/>
            <w:r w:rsidR="7599C66C" w:rsidRPr="006A4C2A">
              <w:rPr>
                <w:rFonts w:ascii="Times New Roman" w:eastAsia="Times New Roman" w:hAnsi="Times New Roman" w:cs="Times New Roman"/>
                <w:sz w:val="24"/>
                <w:szCs w:val="24"/>
              </w:rPr>
              <w:t>system</w:t>
            </w:r>
            <w:proofErr w:type="gramEnd"/>
            <w:r w:rsidR="7599C66C" w:rsidRPr="006A4C2A">
              <w:rPr>
                <w:rFonts w:ascii="Times New Roman" w:eastAsia="Times New Roman" w:hAnsi="Times New Roman" w:cs="Times New Roman"/>
                <w:sz w:val="24"/>
                <w:szCs w:val="24"/>
              </w:rPr>
              <w:t xml:space="preserve"> generates unique QR code. </w:t>
            </w:r>
          </w:p>
          <w:p w14:paraId="7FEA2C7F" w14:textId="062E6E32" w:rsidR="2FC107F1" w:rsidRPr="006A4C2A" w:rsidRDefault="42A723BB"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w:t>
            </w:r>
            <w:r w:rsidR="7599C66C" w:rsidRPr="006A4C2A">
              <w:rPr>
                <w:rFonts w:ascii="Times New Roman" w:eastAsia="Times New Roman" w:hAnsi="Times New Roman" w:cs="Times New Roman"/>
                <w:sz w:val="24"/>
                <w:szCs w:val="24"/>
              </w:rPr>
              <w:t>Associates code with showtime, seat, and user.</w:t>
            </w:r>
          </w:p>
        </w:tc>
      </w:tr>
      <w:tr w:rsidR="2FC107F1" w:rsidRPr="006A4C2A" w14:paraId="67EF5599" w14:textId="77777777" w:rsidTr="392403C2">
        <w:trPr>
          <w:trHeight w:val="300"/>
        </w:trPr>
        <w:tc>
          <w:tcPr>
            <w:tcW w:w="1830" w:type="dxa"/>
            <w:tcBorders>
              <w:left w:val="single" w:sz="6" w:space="0" w:color="auto"/>
            </w:tcBorders>
            <w:tcMar>
              <w:left w:w="90" w:type="dxa"/>
              <w:right w:w="90" w:type="dxa"/>
            </w:tcMar>
          </w:tcPr>
          <w:p w14:paraId="7BB9E77E" w14:textId="5D75C1BC"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515" w:type="dxa"/>
            <w:tcBorders>
              <w:right w:val="single" w:sz="6" w:space="0" w:color="auto"/>
            </w:tcBorders>
            <w:tcMar>
              <w:left w:w="90" w:type="dxa"/>
              <w:right w:w="90" w:type="dxa"/>
            </w:tcMar>
          </w:tcPr>
          <w:p w14:paraId="5BE72573" w14:textId="4085FD6B"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Payment is successful and seats are confirmed.</w:t>
            </w:r>
          </w:p>
        </w:tc>
      </w:tr>
      <w:tr w:rsidR="2FC107F1" w:rsidRPr="006A4C2A" w14:paraId="6EA8E846" w14:textId="77777777" w:rsidTr="392403C2">
        <w:trPr>
          <w:trHeight w:val="300"/>
        </w:trPr>
        <w:tc>
          <w:tcPr>
            <w:tcW w:w="1830" w:type="dxa"/>
            <w:tcBorders>
              <w:left w:val="single" w:sz="6" w:space="0" w:color="auto"/>
              <w:bottom w:val="single" w:sz="6" w:space="0" w:color="auto"/>
            </w:tcBorders>
            <w:tcMar>
              <w:left w:w="90" w:type="dxa"/>
              <w:right w:w="90" w:type="dxa"/>
            </w:tcMar>
          </w:tcPr>
          <w:p w14:paraId="7841BB2C" w14:textId="62ED03E7"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515" w:type="dxa"/>
            <w:tcBorders>
              <w:bottom w:val="single" w:sz="6" w:space="0" w:color="auto"/>
              <w:right w:val="single" w:sz="6" w:space="0" w:color="auto"/>
            </w:tcBorders>
            <w:tcMar>
              <w:left w:w="90" w:type="dxa"/>
              <w:right w:w="90" w:type="dxa"/>
            </w:tcMar>
          </w:tcPr>
          <w:p w14:paraId="793909C7" w14:textId="4E777082" w:rsidR="2FC107F1" w:rsidRPr="006A4C2A" w:rsidRDefault="7599C66C"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QR </w:t>
            </w:r>
            <w:proofErr w:type="gramStart"/>
            <w:r w:rsidRPr="006A4C2A">
              <w:rPr>
                <w:rFonts w:ascii="Times New Roman" w:eastAsia="Times New Roman" w:hAnsi="Times New Roman" w:cs="Times New Roman"/>
                <w:sz w:val="24"/>
                <w:szCs w:val="24"/>
              </w:rPr>
              <w:t>ticket is</w:t>
            </w:r>
            <w:proofErr w:type="gramEnd"/>
            <w:r w:rsidRPr="006A4C2A">
              <w:rPr>
                <w:rFonts w:ascii="Times New Roman" w:eastAsia="Times New Roman" w:hAnsi="Times New Roman" w:cs="Times New Roman"/>
                <w:sz w:val="24"/>
                <w:szCs w:val="24"/>
              </w:rPr>
              <w:t xml:space="preserve"> created and ready for delivery and scanning.</w:t>
            </w:r>
          </w:p>
        </w:tc>
      </w:tr>
    </w:tbl>
    <w:p w14:paraId="692FFEF1" w14:textId="77777777" w:rsidR="00E83F86" w:rsidRPr="006A4C2A" w:rsidRDefault="00E83F86" w:rsidP="392403C2">
      <w:pPr>
        <w:keepNext/>
        <w:keepLines/>
        <w:rPr>
          <w:rFonts w:ascii="Times New Roman" w:eastAsia="Times New Roman" w:hAnsi="Times New Roman" w:cs="Times New Roman"/>
          <w:color w:val="0070C0"/>
          <w:sz w:val="28"/>
          <w:szCs w:val="28"/>
        </w:rPr>
      </w:pPr>
    </w:p>
    <w:p w14:paraId="4D7DF50B" w14:textId="77777777" w:rsidR="00E83F86" w:rsidRPr="006A4C2A" w:rsidRDefault="00E83F86" w:rsidP="392403C2">
      <w:pPr>
        <w:keepNext/>
        <w:keepLines/>
        <w:rPr>
          <w:rFonts w:ascii="Times New Roman" w:eastAsia="Times New Roman" w:hAnsi="Times New Roman" w:cs="Times New Roman"/>
          <w:color w:val="0070C0"/>
          <w:sz w:val="28"/>
          <w:szCs w:val="28"/>
        </w:rPr>
      </w:pPr>
    </w:p>
    <w:p w14:paraId="383C55F7" w14:textId="77777777" w:rsidR="00E83F86" w:rsidRPr="006A4C2A" w:rsidRDefault="00E83F86" w:rsidP="392403C2">
      <w:pPr>
        <w:keepNext/>
        <w:keepLines/>
        <w:rPr>
          <w:rFonts w:ascii="Times New Roman" w:eastAsia="Times New Roman" w:hAnsi="Times New Roman" w:cs="Times New Roman"/>
          <w:color w:val="0070C0"/>
          <w:sz w:val="28"/>
          <w:szCs w:val="28"/>
        </w:rPr>
      </w:pPr>
    </w:p>
    <w:p w14:paraId="1A54EF0B" w14:textId="34139DC8" w:rsidR="48F150BB" w:rsidRPr="006A4C2A" w:rsidRDefault="6ED7E849" w:rsidP="392403C2">
      <w:pPr>
        <w:keepNext/>
        <w:keepLines/>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17. Add points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30"/>
        <w:gridCol w:w="7514"/>
      </w:tblGrid>
      <w:tr w:rsidR="392403C2" w:rsidRPr="006A4C2A" w14:paraId="69B9A9F4" w14:textId="77777777" w:rsidTr="392403C2">
        <w:trPr>
          <w:trHeight w:val="300"/>
        </w:trPr>
        <w:tc>
          <w:tcPr>
            <w:tcW w:w="1830" w:type="dxa"/>
            <w:tcBorders>
              <w:top w:val="single" w:sz="6" w:space="0" w:color="auto"/>
              <w:left w:val="single" w:sz="6" w:space="0" w:color="auto"/>
            </w:tcBorders>
            <w:tcMar>
              <w:left w:w="90" w:type="dxa"/>
              <w:right w:w="90" w:type="dxa"/>
            </w:tcMar>
          </w:tcPr>
          <w:p w14:paraId="4505DE3B" w14:textId="1CFCFAF9"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Field</w:t>
            </w:r>
          </w:p>
        </w:tc>
        <w:tc>
          <w:tcPr>
            <w:tcW w:w="7515" w:type="dxa"/>
            <w:tcBorders>
              <w:top w:val="single" w:sz="6" w:space="0" w:color="auto"/>
              <w:right w:val="single" w:sz="6" w:space="0" w:color="auto"/>
            </w:tcBorders>
            <w:tcMar>
              <w:left w:w="90" w:type="dxa"/>
              <w:right w:w="90" w:type="dxa"/>
            </w:tcMar>
          </w:tcPr>
          <w:p w14:paraId="6DB12DDB" w14:textId="1167F6BB"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Description</w:t>
            </w:r>
          </w:p>
        </w:tc>
      </w:tr>
      <w:tr w:rsidR="392403C2" w:rsidRPr="006A4C2A" w14:paraId="5504ED43" w14:textId="77777777" w:rsidTr="392403C2">
        <w:trPr>
          <w:trHeight w:val="300"/>
        </w:trPr>
        <w:tc>
          <w:tcPr>
            <w:tcW w:w="1830" w:type="dxa"/>
            <w:tcBorders>
              <w:left w:val="single" w:sz="6" w:space="0" w:color="auto"/>
            </w:tcBorders>
            <w:tcMar>
              <w:left w:w="90" w:type="dxa"/>
              <w:right w:w="90" w:type="dxa"/>
            </w:tcMar>
          </w:tcPr>
          <w:p w14:paraId="0333F2D2" w14:textId="1770A10D"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Use Case Name</w:t>
            </w:r>
          </w:p>
        </w:tc>
        <w:tc>
          <w:tcPr>
            <w:tcW w:w="7515" w:type="dxa"/>
            <w:tcBorders>
              <w:right w:val="single" w:sz="6" w:space="0" w:color="auto"/>
            </w:tcBorders>
            <w:tcMar>
              <w:left w:w="90" w:type="dxa"/>
              <w:right w:w="90" w:type="dxa"/>
            </w:tcMar>
          </w:tcPr>
          <w:p w14:paraId="2D337352" w14:textId="23A54AA5"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Add points</w:t>
            </w:r>
          </w:p>
        </w:tc>
      </w:tr>
      <w:tr w:rsidR="392403C2" w:rsidRPr="006A4C2A" w14:paraId="5DBB8B6B" w14:textId="77777777" w:rsidTr="392403C2">
        <w:trPr>
          <w:trHeight w:val="300"/>
        </w:trPr>
        <w:tc>
          <w:tcPr>
            <w:tcW w:w="1830" w:type="dxa"/>
            <w:tcBorders>
              <w:left w:val="single" w:sz="6" w:space="0" w:color="auto"/>
            </w:tcBorders>
            <w:tcMar>
              <w:left w:w="90" w:type="dxa"/>
              <w:right w:w="90" w:type="dxa"/>
            </w:tcMar>
          </w:tcPr>
          <w:p w14:paraId="5468DB0E" w14:textId="03118542"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Participating Actor</w:t>
            </w:r>
          </w:p>
        </w:tc>
        <w:tc>
          <w:tcPr>
            <w:tcW w:w="7515" w:type="dxa"/>
            <w:tcBorders>
              <w:right w:val="single" w:sz="6" w:space="0" w:color="auto"/>
            </w:tcBorders>
            <w:tcMar>
              <w:left w:w="90" w:type="dxa"/>
              <w:right w:w="90" w:type="dxa"/>
            </w:tcMar>
          </w:tcPr>
          <w:p w14:paraId="620AAE33" w14:textId="58EB3677"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System</w:t>
            </w:r>
          </w:p>
        </w:tc>
      </w:tr>
      <w:tr w:rsidR="392403C2" w:rsidRPr="006A4C2A" w14:paraId="6BDB48DA" w14:textId="77777777" w:rsidTr="392403C2">
        <w:trPr>
          <w:trHeight w:val="300"/>
        </w:trPr>
        <w:tc>
          <w:tcPr>
            <w:tcW w:w="1830" w:type="dxa"/>
            <w:tcBorders>
              <w:left w:val="single" w:sz="6" w:space="0" w:color="auto"/>
            </w:tcBorders>
            <w:tcMar>
              <w:left w:w="90" w:type="dxa"/>
              <w:right w:w="90" w:type="dxa"/>
            </w:tcMar>
          </w:tcPr>
          <w:p w14:paraId="6EB0EBB3" w14:textId="608B5DDC"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Goal</w:t>
            </w:r>
          </w:p>
        </w:tc>
        <w:tc>
          <w:tcPr>
            <w:tcW w:w="7515" w:type="dxa"/>
            <w:tcBorders>
              <w:right w:val="single" w:sz="6" w:space="0" w:color="auto"/>
            </w:tcBorders>
            <w:tcMar>
              <w:left w:w="90" w:type="dxa"/>
              <w:right w:w="90" w:type="dxa"/>
            </w:tcMar>
          </w:tcPr>
          <w:p w14:paraId="7AC4E915" w14:textId="2DC748D1"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Add points to user database after Checkout</w:t>
            </w:r>
          </w:p>
        </w:tc>
      </w:tr>
      <w:tr w:rsidR="392403C2" w:rsidRPr="006A4C2A" w14:paraId="3F4BE537" w14:textId="77777777" w:rsidTr="392403C2">
        <w:trPr>
          <w:trHeight w:val="300"/>
        </w:trPr>
        <w:tc>
          <w:tcPr>
            <w:tcW w:w="1830" w:type="dxa"/>
            <w:tcBorders>
              <w:left w:val="single" w:sz="6" w:space="0" w:color="auto"/>
            </w:tcBorders>
            <w:tcMar>
              <w:left w:w="90" w:type="dxa"/>
              <w:right w:w="90" w:type="dxa"/>
            </w:tcMar>
          </w:tcPr>
          <w:p w14:paraId="1AE5E154" w14:textId="2E382461"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Flow of Events</w:t>
            </w:r>
          </w:p>
        </w:tc>
        <w:tc>
          <w:tcPr>
            <w:tcW w:w="7515" w:type="dxa"/>
            <w:tcBorders>
              <w:right w:val="single" w:sz="6" w:space="0" w:color="auto"/>
            </w:tcBorders>
            <w:tcMar>
              <w:left w:w="90" w:type="dxa"/>
              <w:right w:w="90" w:type="dxa"/>
            </w:tcMar>
          </w:tcPr>
          <w:p w14:paraId="29932D19" w14:textId="31CC9F77"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-User completes transaction</w:t>
            </w:r>
          </w:p>
          <w:p w14:paraId="22A99A4A" w14:textId="7E9A73A4"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-Based on the money spent system analyses the rewards</w:t>
            </w:r>
          </w:p>
          <w:p w14:paraId="53061DC4" w14:textId="103B7F09"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w:t>
            </w:r>
            <w:proofErr w:type="spellStart"/>
            <w:r w:rsidRPr="006A4C2A">
              <w:rPr>
                <w:rFonts w:ascii="Times New Roman" w:eastAsia="Times New Roman" w:hAnsi="Times New Roman" w:cs="Times New Roman"/>
                <w:color w:val="000000" w:themeColor="text1"/>
                <w:sz w:val="24"/>
                <w:szCs w:val="24"/>
              </w:rPr>
              <w:t>sytem</w:t>
            </w:r>
            <w:proofErr w:type="spellEnd"/>
            <w:r w:rsidRPr="006A4C2A">
              <w:rPr>
                <w:rFonts w:ascii="Times New Roman" w:eastAsia="Times New Roman" w:hAnsi="Times New Roman" w:cs="Times New Roman"/>
                <w:color w:val="000000" w:themeColor="text1"/>
                <w:sz w:val="24"/>
                <w:szCs w:val="24"/>
              </w:rPr>
              <w:t xml:space="preserve"> adds the reward to the user profile</w:t>
            </w:r>
          </w:p>
        </w:tc>
      </w:tr>
      <w:tr w:rsidR="392403C2" w:rsidRPr="006A4C2A" w14:paraId="45CA4766" w14:textId="77777777" w:rsidTr="392403C2">
        <w:trPr>
          <w:trHeight w:val="300"/>
        </w:trPr>
        <w:tc>
          <w:tcPr>
            <w:tcW w:w="1830" w:type="dxa"/>
            <w:tcBorders>
              <w:left w:val="single" w:sz="6" w:space="0" w:color="auto"/>
            </w:tcBorders>
            <w:tcMar>
              <w:left w:w="90" w:type="dxa"/>
              <w:right w:w="90" w:type="dxa"/>
            </w:tcMar>
          </w:tcPr>
          <w:p w14:paraId="357A8C85" w14:textId="5D75C1BC"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Entry Condition</w:t>
            </w:r>
          </w:p>
        </w:tc>
        <w:tc>
          <w:tcPr>
            <w:tcW w:w="7515" w:type="dxa"/>
            <w:tcBorders>
              <w:right w:val="single" w:sz="6" w:space="0" w:color="auto"/>
            </w:tcBorders>
            <w:tcMar>
              <w:left w:w="90" w:type="dxa"/>
              <w:right w:w="90" w:type="dxa"/>
            </w:tcMar>
          </w:tcPr>
          <w:p w14:paraId="71671353" w14:textId="4DD79F3B"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User proceeds after transaction</w:t>
            </w:r>
          </w:p>
        </w:tc>
      </w:tr>
      <w:tr w:rsidR="392403C2" w:rsidRPr="006A4C2A" w14:paraId="36F658EA" w14:textId="77777777" w:rsidTr="392403C2">
        <w:trPr>
          <w:trHeight w:val="300"/>
        </w:trPr>
        <w:tc>
          <w:tcPr>
            <w:tcW w:w="1830" w:type="dxa"/>
            <w:tcBorders>
              <w:left w:val="single" w:sz="6" w:space="0" w:color="auto"/>
              <w:bottom w:val="single" w:sz="6" w:space="0" w:color="auto"/>
            </w:tcBorders>
            <w:tcMar>
              <w:left w:w="90" w:type="dxa"/>
              <w:right w:w="90" w:type="dxa"/>
            </w:tcMar>
          </w:tcPr>
          <w:p w14:paraId="5E8D098F" w14:textId="62ED03E7" w:rsidR="392403C2" w:rsidRPr="006A4C2A" w:rsidRDefault="392403C2" w:rsidP="392403C2">
            <w:pPr>
              <w:rPr>
                <w:rFonts w:ascii="Times New Roman" w:eastAsia="Times New Roman" w:hAnsi="Times New Roman" w:cs="Times New Roman"/>
                <w:sz w:val="24"/>
                <w:szCs w:val="24"/>
              </w:rPr>
            </w:pPr>
            <w:r w:rsidRPr="006A4C2A">
              <w:rPr>
                <w:rFonts w:ascii="Times New Roman" w:eastAsia="Times New Roman" w:hAnsi="Times New Roman" w:cs="Times New Roman"/>
                <w:b/>
                <w:bCs/>
                <w:sz w:val="24"/>
                <w:szCs w:val="24"/>
              </w:rPr>
              <w:t>Exit Condition</w:t>
            </w:r>
          </w:p>
        </w:tc>
        <w:tc>
          <w:tcPr>
            <w:tcW w:w="7515" w:type="dxa"/>
            <w:tcBorders>
              <w:bottom w:val="single" w:sz="6" w:space="0" w:color="auto"/>
              <w:right w:val="single" w:sz="6" w:space="0" w:color="auto"/>
            </w:tcBorders>
            <w:tcMar>
              <w:left w:w="90" w:type="dxa"/>
              <w:right w:w="90" w:type="dxa"/>
            </w:tcMar>
          </w:tcPr>
          <w:p w14:paraId="17BE9F2D" w14:textId="56A865A7" w:rsidR="392403C2" w:rsidRPr="006A4C2A" w:rsidRDefault="392403C2" w:rsidP="392403C2">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Points successfully added, view ticket QR</w:t>
            </w:r>
          </w:p>
        </w:tc>
      </w:tr>
    </w:tbl>
    <w:p w14:paraId="4F4F8D84" w14:textId="22980E18" w:rsidR="48F150BB" w:rsidRPr="006A4C2A" w:rsidRDefault="48F150BB" w:rsidP="5B50B6F8">
      <w:pPr>
        <w:rPr>
          <w:rFonts w:ascii="Times New Roman" w:eastAsia="Times New Roman" w:hAnsi="Times New Roman" w:cs="Times New Roman"/>
          <w:color w:val="000000" w:themeColor="text1"/>
          <w:sz w:val="24"/>
          <w:szCs w:val="24"/>
        </w:rPr>
      </w:pPr>
    </w:p>
    <w:p w14:paraId="4170B03A" w14:textId="77777777" w:rsidR="00E83F86" w:rsidRPr="006A4C2A" w:rsidRDefault="00E83F86" w:rsidP="5B50B6F8">
      <w:pPr>
        <w:rPr>
          <w:rFonts w:ascii="Times New Roman" w:eastAsia="Times New Roman" w:hAnsi="Times New Roman" w:cs="Times New Roman"/>
          <w:color w:val="000000" w:themeColor="text1"/>
          <w:sz w:val="24"/>
          <w:szCs w:val="24"/>
        </w:rPr>
      </w:pPr>
    </w:p>
    <w:p w14:paraId="09AF39E3" w14:textId="77777777" w:rsidR="00E83F86" w:rsidRPr="006A4C2A" w:rsidRDefault="00E83F86" w:rsidP="5B50B6F8">
      <w:pPr>
        <w:rPr>
          <w:rFonts w:ascii="Times New Roman" w:eastAsia="Times New Roman" w:hAnsi="Times New Roman" w:cs="Times New Roman"/>
          <w:color w:val="000000" w:themeColor="text1"/>
          <w:sz w:val="24"/>
          <w:szCs w:val="24"/>
        </w:rPr>
      </w:pPr>
    </w:p>
    <w:p w14:paraId="3E1DE35F" w14:textId="77777777" w:rsidR="00E83F86" w:rsidRPr="006A4C2A" w:rsidRDefault="00E83F86" w:rsidP="5B50B6F8">
      <w:pPr>
        <w:rPr>
          <w:rFonts w:ascii="Times New Roman" w:eastAsia="Times New Roman" w:hAnsi="Times New Roman" w:cs="Times New Roman"/>
          <w:color w:val="000000" w:themeColor="text1"/>
          <w:sz w:val="24"/>
          <w:szCs w:val="24"/>
        </w:rPr>
      </w:pPr>
    </w:p>
    <w:p w14:paraId="064BEFCD" w14:textId="77777777" w:rsidR="00E83F86" w:rsidRPr="006A4C2A" w:rsidRDefault="00E83F86" w:rsidP="5B50B6F8">
      <w:pPr>
        <w:rPr>
          <w:rFonts w:ascii="Times New Roman" w:eastAsia="Times New Roman" w:hAnsi="Times New Roman" w:cs="Times New Roman"/>
          <w:color w:val="000000" w:themeColor="text1"/>
          <w:sz w:val="24"/>
          <w:szCs w:val="24"/>
        </w:rPr>
      </w:pPr>
    </w:p>
    <w:p w14:paraId="02F99942" w14:textId="77777777" w:rsidR="00E83F86" w:rsidRPr="006A4C2A" w:rsidRDefault="00E83F86" w:rsidP="5B50B6F8">
      <w:pPr>
        <w:rPr>
          <w:rFonts w:ascii="Times New Roman" w:eastAsia="Times New Roman" w:hAnsi="Times New Roman" w:cs="Times New Roman"/>
          <w:color w:val="000000" w:themeColor="text1"/>
          <w:sz w:val="24"/>
          <w:szCs w:val="24"/>
        </w:rPr>
      </w:pPr>
    </w:p>
    <w:p w14:paraId="4E78AFEE" w14:textId="6241B13C" w:rsidR="48F150BB" w:rsidRPr="006A4C2A" w:rsidRDefault="442CA77C" w:rsidP="392403C2">
      <w:pPr>
        <w:pStyle w:val="Heading1"/>
        <w:rPr>
          <w:rFonts w:ascii="Times New Roman" w:eastAsia="Times New Roman" w:hAnsi="Times New Roman" w:cs="Times New Roman"/>
          <w:b/>
          <w:bCs/>
        </w:rPr>
      </w:pPr>
      <w:bookmarkStart w:id="110" w:name="_Toc201003029"/>
      <w:r w:rsidRPr="006A4C2A">
        <w:rPr>
          <w:rFonts w:ascii="Times New Roman" w:eastAsia="Times New Roman" w:hAnsi="Times New Roman" w:cs="Times New Roman"/>
        </w:rPr>
        <w:lastRenderedPageBreak/>
        <w:t>Sequence Diagrams</w:t>
      </w:r>
      <w:bookmarkEnd w:id="110"/>
    </w:p>
    <w:p w14:paraId="0A1F8F04" w14:textId="6BBD6460" w:rsidR="497848E0" w:rsidRPr="006A4C2A" w:rsidRDefault="420F1C4C" w:rsidP="0082083A">
      <w:pPr>
        <w:pStyle w:val="Heading2"/>
        <w:numPr>
          <w:ilvl w:val="0"/>
          <w:numId w:val="3"/>
        </w:numPr>
        <w:rPr>
          <w:rFonts w:ascii="Times New Roman" w:eastAsia="Times New Roman" w:hAnsi="Times New Roman" w:cs="Times New Roman"/>
          <w:b/>
          <w:bCs/>
          <w:sz w:val="20"/>
          <w:szCs w:val="20"/>
        </w:rPr>
      </w:pPr>
      <w:bookmarkStart w:id="111" w:name="_Toc201003030"/>
      <w:r w:rsidRPr="006A4C2A">
        <w:rPr>
          <w:rFonts w:ascii="Times New Roman" w:eastAsia="Times New Roman" w:hAnsi="Times New Roman" w:cs="Times New Roman"/>
        </w:rPr>
        <w:t xml:space="preserve">Authentication, </w:t>
      </w:r>
      <w:r w:rsidR="7679CC6C" w:rsidRPr="006A4C2A">
        <w:rPr>
          <w:rFonts w:ascii="Times New Roman" w:eastAsia="Times New Roman" w:hAnsi="Times New Roman" w:cs="Times New Roman"/>
        </w:rPr>
        <w:t>Polls</w:t>
      </w:r>
      <w:r w:rsidR="136462AD" w:rsidRPr="006A4C2A">
        <w:rPr>
          <w:rFonts w:ascii="Times New Roman" w:eastAsia="Times New Roman" w:hAnsi="Times New Roman" w:cs="Times New Roman"/>
        </w:rPr>
        <w:t xml:space="preserve"> &amp; Loyalty (ISHA)</w:t>
      </w:r>
      <w:bookmarkEnd w:id="111"/>
    </w:p>
    <w:p w14:paraId="661DD9FF" w14:textId="2ACB3741" w:rsidR="48F150BB" w:rsidRPr="006A4C2A" w:rsidRDefault="6094BFED" w:rsidP="5B50B6F8">
      <w:pPr>
        <w:ind w:left="720"/>
        <w:rPr>
          <w:rFonts w:ascii="Times New Roman" w:eastAsia="Times New Roman" w:hAnsi="Times New Roman" w:cs="Times New Roman"/>
          <w:b/>
          <w:bCs/>
        </w:rPr>
      </w:pPr>
      <w:r w:rsidRPr="006A4C2A">
        <w:rPr>
          <w:rFonts w:ascii="Times New Roman" w:eastAsia="Times New Roman" w:hAnsi="Times New Roman" w:cs="Times New Roman"/>
          <w:b/>
          <w:bCs/>
          <w:sz w:val="28"/>
          <w:szCs w:val="28"/>
        </w:rPr>
        <w:t>REGISTRATION</w:t>
      </w:r>
      <w:r w:rsidR="07EB88E9" w:rsidRPr="006A4C2A">
        <w:rPr>
          <w:rFonts w:ascii="Times New Roman" w:eastAsia="Times New Roman" w:hAnsi="Times New Roman" w:cs="Times New Roman"/>
          <w:b/>
          <w:bCs/>
          <w:sz w:val="28"/>
          <w:szCs w:val="28"/>
        </w:rPr>
        <w:t xml:space="preserve"> SEQUENCE </w:t>
      </w:r>
      <w:r w:rsidR="5D4786C2" w:rsidRPr="006A4C2A">
        <w:rPr>
          <w:rFonts w:ascii="Times New Roman" w:eastAsia="Times New Roman" w:hAnsi="Times New Roman" w:cs="Times New Roman"/>
          <w:b/>
          <w:bCs/>
          <w:sz w:val="28"/>
          <w:szCs w:val="28"/>
        </w:rPr>
        <w:t>DIAGRAM: (ISHA.)</w:t>
      </w:r>
    </w:p>
    <w:p w14:paraId="150BFEF5" w14:textId="0B9C4124" w:rsidR="48F150BB" w:rsidRPr="006A4C2A" w:rsidRDefault="56197ED8"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4B61F8EE" wp14:editId="1DF1BC17">
            <wp:extent cx="5943600" cy="5124450"/>
            <wp:effectExtent l="0" t="0" r="0" b="0"/>
            <wp:docPr id="37596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612"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124450"/>
                    </a:xfrm>
                    <a:prstGeom prst="rect">
                      <a:avLst/>
                    </a:prstGeom>
                  </pic:spPr>
                </pic:pic>
              </a:graphicData>
            </a:graphic>
          </wp:inline>
        </w:drawing>
      </w:r>
    </w:p>
    <w:p w14:paraId="46CCA02C" w14:textId="12374942" w:rsidR="48F150BB" w:rsidRPr="006A4C2A" w:rsidRDefault="234C2777" w:rsidP="00E83F86">
      <w:pPr>
        <w:ind w:left="1440" w:firstLine="720"/>
        <w:rPr>
          <w:rFonts w:ascii="Times New Roman" w:eastAsia="Times New Roman" w:hAnsi="Times New Roman" w:cs="Times New Roman"/>
          <w:b/>
          <w:bCs/>
        </w:rPr>
      </w:pPr>
      <w:r w:rsidRPr="006A4C2A">
        <w:rPr>
          <w:rFonts w:ascii="Times New Roman" w:eastAsia="Times New Roman" w:hAnsi="Times New Roman" w:cs="Times New Roman"/>
          <w:b/>
          <w:bCs/>
          <w:sz w:val="28"/>
          <w:szCs w:val="28"/>
        </w:rPr>
        <w:t>LOGIN SEQUENCE DIAGRAM: (ISHA.)</w:t>
      </w:r>
    </w:p>
    <w:p w14:paraId="150F7C72" w14:textId="0BA12BF0" w:rsidR="48F150BB" w:rsidRPr="006A4C2A" w:rsidRDefault="02238173" w:rsidP="392403C2">
      <w:pPr>
        <w:ind w:left="1080"/>
        <w:rPr>
          <w:rFonts w:ascii="Times New Roman" w:eastAsia="Times New Roman" w:hAnsi="Times New Roman" w:cs="Times New Roman"/>
        </w:rPr>
      </w:pPr>
      <w:r w:rsidRPr="006A4C2A">
        <w:rPr>
          <w:rFonts w:ascii="Times New Roman" w:hAnsi="Times New Roman" w:cs="Times New Roman"/>
          <w:noProof/>
        </w:rPr>
        <w:lastRenderedPageBreak/>
        <w:drawing>
          <wp:inline distT="0" distB="0" distL="0" distR="0" wp14:anchorId="7526C7D8" wp14:editId="44E49467">
            <wp:extent cx="5377543" cy="7027227"/>
            <wp:effectExtent l="0" t="0" r="0" b="2540"/>
            <wp:docPr id="817661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61002" name=""/>
                    <pic:cNvPicPr/>
                  </pic:nvPicPr>
                  <pic:blipFill>
                    <a:blip r:embed="rId14">
                      <a:extLst>
                        <a:ext uri="{28A0092B-C50C-407E-A947-70E740481C1C}">
                          <a14:useLocalDpi xmlns:a14="http://schemas.microsoft.com/office/drawing/2010/main" val="0"/>
                        </a:ext>
                      </a:extLst>
                    </a:blip>
                    <a:stretch>
                      <a:fillRect/>
                    </a:stretch>
                  </pic:blipFill>
                  <pic:spPr>
                    <a:xfrm>
                      <a:off x="0" y="0"/>
                      <a:ext cx="5391680" cy="7045701"/>
                    </a:xfrm>
                    <a:prstGeom prst="rect">
                      <a:avLst/>
                    </a:prstGeom>
                  </pic:spPr>
                </pic:pic>
              </a:graphicData>
            </a:graphic>
          </wp:inline>
        </w:drawing>
      </w:r>
    </w:p>
    <w:p w14:paraId="1385D38E" w14:textId="4AB3B9A7" w:rsidR="48F150BB" w:rsidRPr="006A4C2A" w:rsidRDefault="42F10AC6" w:rsidP="00E83F86">
      <w:pPr>
        <w:ind w:left="720" w:firstLine="720"/>
        <w:rPr>
          <w:rFonts w:ascii="Times New Roman" w:eastAsia="Times New Roman" w:hAnsi="Times New Roman" w:cs="Times New Roman"/>
          <w:b/>
          <w:bCs/>
        </w:rPr>
      </w:pPr>
      <w:r w:rsidRPr="006A4C2A">
        <w:rPr>
          <w:rFonts w:ascii="Times New Roman" w:eastAsia="Times New Roman" w:hAnsi="Times New Roman" w:cs="Times New Roman"/>
          <w:b/>
          <w:bCs/>
          <w:sz w:val="28"/>
          <w:szCs w:val="28"/>
        </w:rPr>
        <w:t>POLLING SEQUENCE DIAGRAM: (ISHA.)</w:t>
      </w:r>
    </w:p>
    <w:p w14:paraId="24ED2E38" w14:textId="047BB2DC" w:rsidR="48F150BB" w:rsidRPr="006A4C2A" w:rsidRDefault="17D67C72" w:rsidP="392403C2">
      <w:pPr>
        <w:rPr>
          <w:rFonts w:ascii="Times New Roman" w:eastAsia="Times New Roman" w:hAnsi="Times New Roman" w:cs="Times New Roman"/>
        </w:rPr>
      </w:pPr>
      <w:r w:rsidRPr="006A4C2A">
        <w:rPr>
          <w:rFonts w:ascii="Times New Roman" w:hAnsi="Times New Roman" w:cs="Times New Roman"/>
          <w:noProof/>
        </w:rPr>
        <w:lastRenderedPageBreak/>
        <w:drawing>
          <wp:inline distT="0" distB="0" distL="0" distR="0" wp14:anchorId="112D0C63" wp14:editId="50ABD5CF">
            <wp:extent cx="4996543" cy="7250083"/>
            <wp:effectExtent l="0" t="0" r="0" b="8255"/>
            <wp:docPr id="111819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97178" name=""/>
                    <pic:cNvPicPr/>
                  </pic:nvPicPr>
                  <pic:blipFill>
                    <a:blip r:embed="rId15">
                      <a:extLst>
                        <a:ext uri="{28A0092B-C50C-407E-A947-70E740481C1C}">
                          <a14:useLocalDpi xmlns:a14="http://schemas.microsoft.com/office/drawing/2010/main" val="0"/>
                        </a:ext>
                      </a:extLst>
                    </a:blip>
                    <a:stretch>
                      <a:fillRect/>
                    </a:stretch>
                  </pic:blipFill>
                  <pic:spPr>
                    <a:xfrm>
                      <a:off x="0" y="0"/>
                      <a:ext cx="5019378" cy="7283217"/>
                    </a:xfrm>
                    <a:prstGeom prst="rect">
                      <a:avLst/>
                    </a:prstGeom>
                  </pic:spPr>
                </pic:pic>
              </a:graphicData>
            </a:graphic>
          </wp:inline>
        </w:drawing>
      </w:r>
    </w:p>
    <w:p w14:paraId="09C84ED8" w14:textId="66C17A9B" w:rsidR="48F150BB" w:rsidRPr="006A4C2A" w:rsidRDefault="48F150BB" w:rsidP="5B50B6F8">
      <w:pPr>
        <w:rPr>
          <w:rFonts w:ascii="Times New Roman" w:eastAsia="Times New Roman" w:hAnsi="Times New Roman" w:cs="Times New Roman"/>
          <w:sz w:val="24"/>
          <w:szCs w:val="24"/>
        </w:rPr>
      </w:pPr>
    </w:p>
    <w:p w14:paraId="2D4D1DD5" w14:textId="3975B1EC" w:rsidR="48F150BB" w:rsidRPr="006A4C2A" w:rsidRDefault="4B518FF8" w:rsidP="5B50B6F8">
      <w:pPr>
        <w:pStyle w:val="ListParagraph"/>
        <w:ind w:left="1080"/>
        <w:rPr>
          <w:rFonts w:ascii="Times New Roman" w:eastAsia="Times New Roman" w:hAnsi="Times New Roman" w:cs="Times New Roman"/>
          <w:b/>
          <w:bCs/>
        </w:rPr>
      </w:pPr>
      <w:r w:rsidRPr="006A4C2A">
        <w:rPr>
          <w:rFonts w:ascii="Times New Roman" w:eastAsia="Times New Roman" w:hAnsi="Times New Roman" w:cs="Times New Roman"/>
          <w:b/>
          <w:bCs/>
          <w:sz w:val="28"/>
          <w:szCs w:val="28"/>
        </w:rPr>
        <w:t xml:space="preserve"> </w:t>
      </w:r>
      <w:r w:rsidR="6FF5CF89" w:rsidRPr="006A4C2A">
        <w:rPr>
          <w:rFonts w:ascii="Times New Roman" w:eastAsia="Times New Roman" w:hAnsi="Times New Roman" w:cs="Times New Roman"/>
          <w:b/>
          <w:bCs/>
          <w:sz w:val="28"/>
          <w:szCs w:val="28"/>
        </w:rPr>
        <w:t>REWARDS SEQUENCE DIAGRAM: (ISHA.)</w:t>
      </w:r>
    </w:p>
    <w:p w14:paraId="089961DB" w14:textId="18895EEB" w:rsidR="48F150BB" w:rsidRPr="006A4C2A" w:rsidRDefault="0D5F2A7D" w:rsidP="392403C2">
      <w:pPr>
        <w:rPr>
          <w:rFonts w:ascii="Times New Roman" w:eastAsia="Times New Roman" w:hAnsi="Times New Roman" w:cs="Times New Roman"/>
        </w:rPr>
      </w:pPr>
      <w:r w:rsidRPr="006A4C2A">
        <w:rPr>
          <w:rFonts w:ascii="Times New Roman" w:hAnsi="Times New Roman" w:cs="Times New Roman"/>
          <w:noProof/>
        </w:rPr>
        <w:lastRenderedPageBreak/>
        <w:drawing>
          <wp:inline distT="0" distB="0" distL="0" distR="0" wp14:anchorId="15CC63AB" wp14:editId="5942B89B">
            <wp:extent cx="5200650" cy="5943600"/>
            <wp:effectExtent l="0" t="0" r="0" b="0"/>
            <wp:docPr id="2007966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636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0650" cy="5943600"/>
                    </a:xfrm>
                    <a:prstGeom prst="rect">
                      <a:avLst/>
                    </a:prstGeom>
                  </pic:spPr>
                </pic:pic>
              </a:graphicData>
            </a:graphic>
          </wp:inline>
        </w:drawing>
      </w:r>
    </w:p>
    <w:p w14:paraId="44A76FA6" w14:textId="256846F8" w:rsidR="48F150BB" w:rsidRPr="006A4C2A" w:rsidRDefault="48F150BB" w:rsidP="5B50B6F8">
      <w:pPr>
        <w:rPr>
          <w:rFonts w:ascii="Times New Roman" w:eastAsia="Times New Roman" w:hAnsi="Times New Roman" w:cs="Times New Roman"/>
          <w:b/>
          <w:bCs/>
          <w:sz w:val="24"/>
          <w:szCs w:val="24"/>
        </w:rPr>
      </w:pPr>
    </w:p>
    <w:p w14:paraId="65BA5866" w14:textId="1B4126B1" w:rsidR="48F150BB" w:rsidRPr="006A4C2A" w:rsidRDefault="76205850" w:rsidP="0082083A">
      <w:pPr>
        <w:pStyle w:val="Heading2"/>
        <w:numPr>
          <w:ilvl w:val="0"/>
          <w:numId w:val="3"/>
        </w:numPr>
        <w:rPr>
          <w:rFonts w:ascii="Times New Roman" w:eastAsia="Times New Roman" w:hAnsi="Times New Roman" w:cs="Times New Roman"/>
          <w:b/>
          <w:bCs/>
          <w:sz w:val="20"/>
          <w:szCs w:val="20"/>
        </w:rPr>
      </w:pPr>
      <w:bookmarkStart w:id="112" w:name="_Toc201003031"/>
      <w:r w:rsidRPr="006A4C2A">
        <w:rPr>
          <w:rFonts w:ascii="Times New Roman" w:eastAsia="Times New Roman" w:hAnsi="Times New Roman" w:cs="Times New Roman"/>
        </w:rPr>
        <w:lastRenderedPageBreak/>
        <w:t>Movie list and Details (</w:t>
      </w:r>
      <w:proofErr w:type="spellStart"/>
      <w:r w:rsidRPr="006A4C2A">
        <w:rPr>
          <w:rFonts w:ascii="Times New Roman" w:eastAsia="Times New Roman" w:hAnsi="Times New Roman" w:cs="Times New Roman"/>
        </w:rPr>
        <w:t>Nupjan</w:t>
      </w:r>
      <w:proofErr w:type="spellEnd"/>
      <w:r w:rsidRPr="006A4C2A">
        <w:rPr>
          <w:rFonts w:ascii="Times New Roman" w:eastAsia="Times New Roman" w:hAnsi="Times New Roman" w:cs="Times New Roman"/>
        </w:rPr>
        <w:t>)</w:t>
      </w:r>
      <w:bookmarkEnd w:id="112"/>
    </w:p>
    <w:p w14:paraId="3DD100F9" w14:textId="628890B8" w:rsidR="48F150BB" w:rsidRPr="006A4C2A" w:rsidRDefault="79668E61" w:rsidP="5B50B6F8">
      <w:pPr>
        <w:pStyle w:val="ListParagraph"/>
        <w:rPr>
          <w:rFonts w:ascii="Times New Roman" w:eastAsia="Times New Roman" w:hAnsi="Times New Roman" w:cs="Times New Roman"/>
        </w:rPr>
      </w:pPr>
      <w:r w:rsidRPr="006A4C2A">
        <w:rPr>
          <w:rFonts w:ascii="Times New Roman" w:eastAsia="Times New Roman" w:hAnsi="Times New Roman" w:cs="Times New Roman"/>
          <w:b/>
          <w:bCs/>
          <w:color w:val="0070C0"/>
          <w:sz w:val="28"/>
          <w:szCs w:val="28"/>
        </w:rPr>
        <w:t>Home Page</w:t>
      </w:r>
      <w:r w:rsidR="2A67081B" w:rsidRPr="006A4C2A">
        <w:rPr>
          <w:rFonts w:ascii="Times New Roman" w:hAnsi="Times New Roman" w:cs="Times New Roman"/>
        </w:rPr>
        <w:br/>
      </w:r>
      <w:r w:rsidR="1177A08D" w:rsidRPr="006A4C2A">
        <w:rPr>
          <w:rFonts w:ascii="Times New Roman" w:hAnsi="Times New Roman" w:cs="Times New Roman"/>
          <w:noProof/>
        </w:rPr>
        <w:drawing>
          <wp:inline distT="0" distB="0" distL="0" distR="0" wp14:anchorId="2A11EB2C" wp14:editId="1191BAEF">
            <wp:extent cx="5181600" cy="4991100"/>
            <wp:effectExtent l="0" t="0" r="0" b="0"/>
            <wp:docPr id="167160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638" name=""/>
                    <pic:cNvPicPr/>
                  </pic:nvPicPr>
                  <pic:blipFill>
                    <a:blip r:embed="rId17">
                      <a:extLst>
                        <a:ext uri="{28A0092B-C50C-407E-A947-70E740481C1C}">
                          <a14:useLocalDpi xmlns:a14="http://schemas.microsoft.com/office/drawing/2010/main" val="0"/>
                        </a:ext>
                      </a:extLst>
                    </a:blip>
                    <a:stretch>
                      <a:fillRect/>
                    </a:stretch>
                  </pic:blipFill>
                  <pic:spPr>
                    <a:xfrm>
                      <a:off x="0" y="0"/>
                      <a:ext cx="5181600" cy="4991100"/>
                    </a:xfrm>
                    <a:prstGeom prst="rect">
                      <a:avLst/>
                    </a:prstGeom>
                  </pic:spPr>
                </pic:pic>
              </a:graphicData>
            </a:graphic>
          </wp:inline>
        </w:drawing>
      </w:r>
    </w:p>
    <w:p w14:paraId="4124ABD6" w14:textId="1DC39D05" w:rsidR="48F150BB" w:rsidRPr="006A4C2A" w:rsidRDefault="0F8C5EAC" w:rsidP="5B50B6F8">
      <w:pPr>
        <w:pStyle w:val="ListParagraph"/>
        <w:rPr>
          <w:rFonts w:ascii="Times New Roman" w:eastAsia="Times New Roman" w:hAnsi="Times New Roman" w:cs="Times New Roman"/>
        </w:rPr>
      </w:pPr>
      <w:r w:rsidRPr="006A4C2A">
        <w:rPr>
          <w:rFonts w:ascii="Times New Roman" w:eastAsia="Times New Roman" w:hAnsi="Times New Roman" w:cs="Times New Roman"/>
          <w:b/>
          <w:bCs/>
          <w:color w:val="0070C0"/>
          <w:sz w:val="28"/>
          <w:szCs w:val="28"/>
        </w:rPr>
        <w:lastRenderedPageBreak/>
        <w:t>Details Page</w:t>
      </w:r>
      <w:r w:rsidR="546F8F7B" w:rsidRPr="006A4C2A">
        <w:rPr>
          <w:rFonts w:ascii="Times New Roman" w:hAnsi="Times New Roman" w:cs="Times New Roman"/>
        </w:rPr>
        <w:br/>
      </w:r>
      <w:r w:rsidR="796CD54C" w:rsidRPr="006A4C2A">
        <w:rPr>
          <w:rFonts w:ascii="Times New Roman" w:hAnsi="Times New Roman" w:cs="Times New Roman"/>
          <w:noProof/>
        </w:rPr>
        <w:drawing>
          <wp:inline distT="0" distB="0" distL="0" distR="0" wp14:anchorId="0541532A" wp14:editId="14BE8DAD">
            <wp:extent cx="4495800" cy="5715000"/>
            <wp:effectExtent l="0" t="0" r="0" b="0"/>
            <wp:docPr id="1216815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5842" name=""/>
                    <pic:cNvPicPr/>
                  </pic:nvPicPr>
                  <pic:blipFill>
                    <a:blip r:embed="rId18">
                      <a:extLst>
                        <a:ext uri="{28A0092B-C50C-407E-A947-70E740481C1C}">
                          <a14:useLocalDpi xmlns:a14="http://schemas.microsoft.com/office/drawing/2010/main" val="0"/>
                        </a:ext>
                      </a:extLst>
                    </a:blip>
                    <a:stretch>
                      <a:fillRect/>
                    </a:stretch>
                  </pic:blipFill>
                  <pic:spPr>
                    <a:xfrm>
                      <a:off x="0" y="0"/>
                      <a:ext cx="4495800" cy="5715000"/>
                    </a:xfrm>
                    <a:prstGeom prst="rect">
                      <a:avLst/>
                    </a:prstGeom>
                  </pic:spPr>
                </pic:pic>
              </a:graphicData>
            </a:graphic>
          </wp:inline>
        </w:drawing>
      </w:r>
    </w:p>
    <w:p w14:paraId="7D19588D" w14:textId="25C83E4F" w:rsidR="48F150BB" w:rsidRPr="006A4C2A" w:rsidRDefault="48F150BB" w:rsidP="5B50B6F8">
      <w:pPr>
        <w:rPr>
          <w:rFonts w:ascii="Times New Roman" w:eastAsia="Times New Roman" w:hAnsi="Times New Roman" w:cs="Times New Roman"/>
          <w:sz w:val="24"/>
          <w:szCs w:val="24"/>
        </w:rPr>
      </w:pPr>
    </w:p>
    <w:p w14:paraId="5B4DD1E8" w14:textId="77777777" w:rsidR="00AF4FFA" w:rsidRPr="006A4C2A" w:rsidRDefault="00AF4FFA" w:rsidP="5B50B6F8">
      <w:pPr>
        <w:rPr>
          <w:rFonts w:ascii="Times New Roman" w:eastAsia="Times New Roman" w:hAnsi="Times New Roman" w:cs="Times New Roman"/>
          <w:sz w:val="24"/>
          <w:szCs w:val="24"/>
        </w:rPr>
      </w:pPr>
    </w:p>
    <w:p w14:paraId="217BA9BB" w14:textId="77777777" w:rsidR="00AF4FFA" w:rsidRPr="006A4C2A" w:rsidRDefault="00AF4FFA" w:rsidP="5B50B6F8">
      <w:pPr>
        <w:rPr>
          <w:rFonts w:ascii="Times New Roman" w:eastAsia="Times New Roman" w:hAnsi="Times New Roman" w:cs="Times New Roman"/>
          <w:sz w:val="24"/>
          <w:szCs w:val="24"/>
        </w:rPr>
      </w:pPr>
    </w:p>
    <w:p w14:paraId="35BB1FF5" w14:textId="77777777" w:rsidR="00AF4FFA" w:rsidRPr="006A4C2A" w:rsidRDefault="00AF4FFA" w:rsidP="5B50B6F8">
      <w:pPr>
        <w:rPr>
          <w:rFonts w:ascii="Times New Roman" w:eastAsia="Times New Roman" w:hAnsi="Times New Roman" w:cs="Times New Roman"/>
          <w:sz w:val="24"/>
          <w:szCs w:val="24"/>
        </w:rPr>
      </w:pPr>
    </w:p>
    <w:p w14:paraId="4DDB7CF6" w14:textId="77777777" w:rsidR="00AF4FFA" w:rsidRPr="006A4C2A" w:rsidRDefault="00AF4FFA" w:rsidP="5B50B6F8">
      <w:pPr>
        <w:rPr>
          <w:rFonts w:ascii="Times New Roman" w:eastAsia="Times New Roman" w:hAnsi="Times New Roman" w:cs="Times New Roman"/>
          <w:sz w:val="24"/>
          <w:szCs w:val="24"/>
        </w:rPr>
      </w:pPr>
    </w:p>
    <w:p w14:paraId="0C2905B3" w14:textId="77777777" w:rsidR="00AF4FFA" w:rsidRPr="006A4C2A" w:rsidRDefault="00AF4FFA" w:rsidP="5B50B6F8">
      <w:pPr>
        <w:rPr>
          <w:rFonts w:ascii="Times New Roman" w:eastAsia="Times New Roman" w:hAnsi="Times New Roman" w:cs="Times New Roman"/>
          <w:sz w:val="24"/>
          <w:szCs w:val="24"/>
        </w:rPr>
      </w:pPr>
    </w:p>
    <w:p w14:paraId="148F8E95" w14:textId="6534FBCA" w:rsidR="48F150BB" w:rsidRPr="006A4C2A" w:rsidRDefault="608F80E8" w:rsidP="0082083A">
      <w:pPr>
        <w:pStyle w:val="Heading2"/>
        <w:numPr>
          <w:ilvl w:val="0"/>
          <w:numId w:val="3"/>
        </w:numPr>
        <w:rPr>
          <w:rFonts w:ascii="Times New Roman" w:eastAsia="Times New Roman" w:hAnsi="Times New Roman" w:cs="Times New Roman"/>
          <w:sz w:val="28"/>
          <w:szCs w:val="28"/>
        </w:rPr>
      </w:pPr>
      <w:bookmarkStart w:id="113" w:name="_Toc201003032"/>
      <w:r w:rsidRPr="006A4C2A">
        <w:rPr>
          <w:rFonts w:ascii="Times New Roman" w:eastAsia="Times New Roman" w:hAnsi="Times New Roman" w:cs="Times New Roman"/>
        </w:rPr>
        <w:lastRenderedPageBreak/>
        <w:t>Systematic Ticket Booking System</w:t>
      </w:r>
      <w:r w:rsidR="64587711" w:rsidRPr="006A4C2A">
        <w:rPr>
          <w:rFonts w:ascii="Times New Roman" w:eastAsia="Times New Roman" w:hAnsi="Times New Roman" w:cs="Times New Roman"/>
        </w:rPr>
        <w:t xml:space="preserve"> (</w:t>
      </w:r>
      <w:proofErr w:type="spellStart"/>
      <w:r w:rsidR="64587711" w:rsidRPr="006A4C2A">
        <w:rPr>
          <w:rFonts w:ascii="Times New Roman" w:eastAsia="Times New Roman" w:hAnsi="Times New Roman" w:cs="Times New Roman"/>
        </w:rPr>
        <w:t>Sulav</w:t>
      </w:r>
      <w:proofErr w:type="spellEnd"/>
      <w:r w:rsidR="64587711" w:rsidRPr="006A4C2A">
        <w:rPr>
          <w:rFonts w:ascii="Times New Roman" w:eastAsia="Times New Roman" w:hAnsi="Times New Roman" w:cs="Times New Roman"/>
        </w:rPr>
        <w:t>)</w:t>
      </w:r>
      <w:bookmarkEnd w:id="113"/>
    </w:p>
    <w:p w14:paraId="43860C73" w14:textId="3B173C2B" w:rsidR="48F150BB" w:rsidRPr="006A4C2A" w:rsidRDefault="00AF4FFA" w:rsidP="5B50B6F8">
      <w:pPr>
        <w:rPr>
          <w:rFonts w:ascii="Times New Roman" w:eastAsia="Times New Roman" w:hAnsi="Times New Roman" w:cs="Times New Roman"/>
          <w:b/>
          <w:bCs/>
        </w:rPr>
      </w:pPr>
      <w:r w:rsidRPr="006A4C2A">
        <w:rPr>
          <w:rFonts w:ascii="Times New Roman" w:hAnsi="Times New Roman" w:cs="Times New Roman"/>
          <w:noProof/>
        </w:rPr>
        <w:drawing>
          <wp:anchor distT="0" distB="0" distL="114300" distR="114300" simplePos="0" relativeHeight="251631616" behindDoc="0" locked="0" layoutInCell="1" allowOverlap="1" wp14:anchorId="36D927BF" wp14:editId="1671789F">
            <wp:simplePos x="0" y="0"/>
            <wp:positionH relativeFrom="margin">
              <wp:posOffset>-26708</wp:posOffset>
            </wp:positionH>
            <wp:positionV relativeFrom="margin">
              <wp:posOffset>962025</wp:posOffset>
            </wp:positionV>
            <wp:extent cx="5943600" cy="5748655"/>
            <wp:effectExtent l="0" t="0" r="0" b="4445"/>
            <wp:wrapSquare wrapText="bothSides"/>
            <wp:docPr id="1689525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748655"/>
                    </a:xfrm>
                    <a:prstGeom prst="rect">
                      <a:avLst/>
                    </a:prstGeom>
                    <a:noFill/>
                    <a:ln>
                      <a:noFill/>
                    </a:ln>
                  </pic:spPr>
                </pic:pic>
              </a:graphicData>
            </a:graphic>
          </wp:anchor>
        </w:drawing>
      </w:r>
      <w:r w:rsidR="64587711" w:rsidRPr="006A4C2A">
        <w:rPr>
          <w:rFonts w:ascii="Times New Roman" w:eastAsia="Times New Roman" w:hAnsi="Times New Roman" w:cs="Times New Roman"/>
          <w:b/>
          <w:bCs/>
          <w:sz w:val="28"/>
          <w:szCs w:val="28"/>
        </w:rPr>
        <w:t xml:space="preserve">  </w:t>
      </w:r>
      <w:r w:rsidR="359E560F" w:rsidRPr="006A4C2A">
        <w:rPr>
          <w:rFonts w:ascii="Times New Roman" w:eastAsia="Times New Roman" w:hAnsi="Times New Roman" w:cs="Times New Roman"/>
          <w:b/>
          <w:bCs/>
          <w:sz w:val="28"/>
          <w:szCs w:val="28"/>
        </w:rPr>
        <w:t xml:space="preserve">Movie Show Time </w:t>
      </w:r>
      <w:r w:rsidR="01B817EF" w:rsidRPr="006A4C2A">
        <w:rPr>
          <w:rFonts w:ascii="Times New Roman" w:eastAsia="Times New Roman" w:hAnsi="Times New Roman" w:cs="Times New Roman"/>
          <w:b/>
          <w:bCs/>
          <w:sz w:val="28"/>
          <w:szCs w:val="28"/>
        </w:rPr>
        <w:t>Selection Sequence Diagram</w:t>
      </w:r>
    </w:p>
    <w:p w14:paraId="43C15E2E" w14:textId="6FFAD280" w:rsidR="48F150BB" w:rsidRPr="006A4C2A" w:rsidRDefault="48F150BB" w:rsidP="5B50B6F8">
      <w:pPr>
        <w:rPr>
          <w:rFonts w:ascii="Times New Roman" w:eastAsia="Times New Roman" w:hAnsi="Times New Roman" w:cs="Times New Roman"/>
          <w:sz w:val="24"/>
          <w:szCs w:val="24"/>
        </w:rPr>
      </w:pPr>
    </w:p>
    <w:p w14:paraId="70AD5648" w14:textId="203F4AD8" w:rsidR="48F150BB" w:rsidRPr="006A4C2A" w:rsidRDefault="48F150BB" w:rsidP="5B50B6F8">
      <w:pPr>
        <w:rPr>
          <w:rFonts w:ascii="Times New Roman" w:eastAsia="Times New Roman" w:hAnsi="Times New Roman" w:cs="Times New Roman"/>
          <w:sz w:val="24"/>
          <w:szCs w:val="24"/>
        </w:rPr>
      </w:pPr>
    </w:p>
    <w:p w14:paraId="2F1123E0" w14:textId="2AE57A78" w:rsidR="48F150BB" w:rsidRPr="006A4C2A" w:rsidRDefault="48F150BB" w:rsidP="5B50B6F8">
      <w:pPr>
        <w:rPr>
          <w:rFonts w:ascii="Times New Roman" w:eastAsia="Times New Roman" w:hAnsi="Times New Roman" w:cs="Times New Roman"/>
          <w:sz w:val="24"/>
          <w:szCs w:val="24"/>
        </w:rPr>
      </w:pPr>
    </w:p>
    <w:p w14:paraId="06FD21FF" w14:textId="605DD316" w:rsidR="48F150BB" w:rsidRPr="006A4C2A" w:rsidRDefault="48F150BB" w:rsidP="5B50B6F8">
      <w:pPr>
        <w:rPr>
          <w:rFonts w:ascii="Times New Roman" w:eastAsia="Times New Roman" w:hAnsi="Times New Roman" w:cs="Times New Roman"/>
          <w:sz w:val="24"/>
          <w:szCs w:val="24"/>
        </w:rPr>
      </w:pPr>
    </w:p>
    <w:p w14:paraId="7E7F0A40" w14:textId="1BB550EB" w:rsidR="48F150BB" w:rsidRPr="006A4C2A" w:rsidRDefault="4D6428B6" w:rsidP="5B50B6F8">
      <w:pPr>
        <w:rPr>
          <w:rFonts w:ascii="Times New Roman" w:eastAsia="Times New Roman" w:hAnsi="Times New Roman" w:cs="Times New Roman"/>
          <w:b/>
          <w:bCs/>
          <w:sz w:val="28"/>
          <w:szCs w:val="28"/>
        </w:rPr>
      </w:pPr>
      <w:r w:rsidRPr="006A4C2A">
        <w:rPr>
          <w:rFonts w:ascii="Times New Roman" w:eastAsia="Times New Roman" w:hAnsi="Times New Roman" w:cs="Times New Roman"/>
          <w:b/>
          <w:bCs/>
          <w:sz w:val="28"/>
          <w:szCs w:val="28"/>
        </w:rPr>
        <w:t>Seat Selection Sequence Diagram</w:t>
      </w:r>
    </w:p>
    <w:p w14:paraId="23661E9B" w14:textId="77E9975C" w:rsidR="48F150BB" w:rsidRPr="006A4C2A" w:rsidRDefault="6473E05D" w:rsidP="5B50B6F8">
      <w:pPr>
        <w:rPr>
          <w:rFonts w:ascii="Times New Roman" w:eastAsia="Times New Roman" w:hAnsi="Times New Roman" w:cs="Times New Roman"/>
          <w:sz w:val="24"/>
          <w:szCs w:val="24"/>
        </w:rPr>
      </w:pPr>
      <w:r w:rsidRPr="006A4C2A">
        <w:rPr>
          <w:rFonts w:ascii="Times New Roman" w:hAnsi="Times New Roman" w:cs="Times New Roman"/>
          <w:noProof/>
        </w:rPr>
        <w:lastRenderedPageBreak/>
        <w:drawing>
          <wp:inline distT="0" distB="0" distL="0" distR="0" wp14:anchorId="36B23ABB" wp14:editId="6AD1407F">
            <wp:extent cx="5943600" cy="6097270"/>
            <wp:effectExtent l="0" t="0" r="0" b="0"/>
            <wp:docPr id="1898129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097270"/>
                    </a:xfrm>
                    <a:prstGeom prst="rect">
                      <a:avLst/>
                    </a:prstGeom>
                    <a:noFill/>
                    <a:ln>
                      <a:noFill/>
                    </a:ln>
                  </pic:spPr>
                </pic:pic>
              </a:graphicData>
            </a:graphic>
          </wp:inline>
        </w:drawing>
      </w:r>
    </w:p>
    <w:p w14:paraId="0C95EEDC" w14:textId="7D32A68F" w:rsidR="48F150BB" w:rsidRPr="006A4C2A" w:rsidRDefault="48F150BB" w:rsidP="5B50B6F8">
      <w:pPr>
        <w:rPr>
          <w:rFonts w:ascii="Times New Roman" w:eastAsia="Times New Roman" w:hAnsi="Times New Roman" w:cs="Times New Roman"/>
          <w:sz w:val="24"/>
          <w:szCs w:val="24"/>
        </w:rPr>
      </w:pPr>
    </w:p>
    <w:p w14:paraId="5D5822D8" w14:textId="31948492" w:rsidR="48F150BB" w:rsidRPr="006A4C2A" w:rsidRDefault="48F150BB" w:rsidP="5B50B6F8">
      <w:pPr>
        <w:rPr>
          <w:rFonts w:ascii="Times New Roman" w:eastAsia="Times New Roman" w:hAnsi="Times New Roman" w:cs="Times New Roman"/>
          <w:sz w:val="24"/>
          <w:szCs w:val="24"/>
        </w:rPr>
      </w:pPr>
    </w:p>
    <w:p w14:paraId="29AE9541" w14:textId="29A0ABA4" w:rsidR="003D2E62" w:rsidRPr="006A4C2A" w:rsidRDefault="003D2E62" w:rsidP="5B50B6F8">
      <w:pPr>
        <w:rPr>
          <w:rFonts w:ascii="Times New Roman" w:eastAsia="Times New Roman" w:hAnsi="Times New Roman" w:cs="Times New Roman"/>
          <w:sz w:val="24"/>
          <w:szCs w:val="24"/>
        </w:rPr>
      </w:pPr>
    </w:p>
    <w:p w14:paraId="13E581EE" w14:textId="77777777" w:rsidR="003D2E62" w:rsidRPr="006A4C2A" w:rsidRDefault="003D2E62" w:rsidP="5B50B6F8">
      <w:pPr>
        <w:rPr>
          <w:rFonts w:ascii="Times New Roman" w:eastAsia="Times New Roman" w:hAnsi="Times New Roman" w:cs="Times New Roman"/>
          <w:sz w:val="24"/>
          <w:szCs w:val="24"/>
        </w:rPr>
      </w:pPr>
    </w:p>
    <w:p w14:paraId="498A5D59" w14:textId="2B26A904" w:rsidR="48F150BB" w:rsidRPr="006A4C2A" w:rsidRDefault="48F150BB" w:rsidP="5B50B6F8">
      <w:pPr>
        <w:rPr>
          <w:rFonts w:ascii="Times New Roman" w:eastAsia="Times New Roman" w:hAnsi="Times New Roman" w:cs="Times New Roman"/>
          <w:sz w:val="24"/>
          <w:szCs w:val="24"/>
        </w:rPr>
      </w:pPr>
    </w:p>
    <w:p w14:paraId="0533272C" w14:textId="29C55CAE" w:rsidR="48F150BB" w:rsidRPr="006A4C2A" w:rsidRDefault="0374F784" w:rsidP="0082083A">
      <w:pPr>
        <w:pStyle w:val="ListParagraph"/>
        <w:numPr>
          <w:ilvl w:val="0"/>
          <w:numId w:val="3"/>
        </w:numPr>
        <w:rPr>
          <w:rStyle w:val="Heading2Char"/>
          <w:rFonts w:ascii="Times New Roman" w:eastAsia="Times New Roman" w:hAnsi="Times New Roman" w:cs="Times New Roman"/>
          <w:sz w:val="20"/>
          <w:szCs w:val="20"/>
        </w:rPr>
      </w:pPr>
      <w:bookmarkStart w:id="114" w:name="_Toc201003033"/>
      <w:r w:rsidRPr="006A4C2A">
        <w:rPr>
          <w:rStyle w:val="Heading2Char"/>
          <w:rFonts w:ascii="Times New Roman" w:eastAsia="Times New Roman" w:hAnsi="Times New Roman" w:cs="Times New Roman"/>
        </w:rPr>
        <w:t xml:space="preserve">Payment &amp; </w:t>
      </w:r>
      <w:r w:rsidR="73F003B8" w:rsidRPr="006A4C2A">
        <w:rPr>
          <w:rStyle w:val="Heading2Char"/>
          <w:rFonts w:ascii="Times New Roman" w:eastAsia="Times New Roman" w:hAnsi="Times New Roman" w:cs="Times New Roman"/>
        </w:rPr>
        <w:t>Ticket Delivery System (Arpan Ghimire)</w:t>
      </w:r>
      <w:bookmarkEnd w:id="114"/>
    </w:p>
    <w:p w14:paraId="2586F8D0" w14:textId="7A2133AA" w:rsidR="48F150BB" w:rsidRPr="006A4C2A" w:rsidRDefault="3C8C3AFC" w:rsidP="5B50B6F8">
      <w:pPr>
        <w:rPr>
          <w:rStyle w:val="Heading2Cha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Payment</w:t>
      </w:r>
    </w:p>
    <w:p w14:paraId="51FD1445" w14:textId="11107FD2" w:rsidR="48F150BB" w:rsidRPr="006A4C2A" w:rsidRDefault="3C8C3AFC" w:rsidP="5B50B6F8">
      <w:pPr>
        <w:rPr>
          <w:rStyle w:val="Heading2Char"/>
          <w:rFonts w:ascii="Times New Roman" w:eastAsia="Times New Roman" w:hAnsi="Times New Roman" w:cs="Times New Roman"/>
          <w:sz w:val="24"/>
          <w:szCs w:val="24"/>
        </w:rPr>
      </w:pPr>
      <w:r w:rsidRPr="006A4C2A">
        <w:rPr>
          <w:rFonts w:ascii="Times New Roman" w:hAnsi="Times New Roman" w:cs="Times New Roman"/>
          <w:noProof/>
        </w:rPr>
        <w:drawing>
          <wp:inline distT="0" distB="0" distL="0" distR="0" wp14:anchorId="66392DF6" wp14:editId="2ED4CAFE">
            <wp:extent cx="5779294" cy="5943600"/>
            <wp:effectExtent l="0" t="0" r="0" b="0"/>
            <wp:docPr id="1509113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13350" name=""/>
                    <pic:cNvPicPr/>
                  </pic:nvPicPr>
                  <pic:blipFill>
                    <a:blip r:embed="rId21">
                      <a:extLst>
                        <a:ext uri="{28A0092B-C50C-407E-A947-70E740481C1C}">
                          <a14:useLocalDpi xmlns:a14="http://schemas.microsoft.com/office/drawing/2010/main"/>
                        </a:ext>
                      </a:extLst>
                    </a:blip>
                    <a:stretch>
                      <a:fillRect/>
                    </a:stretch>
                  </pic:blipFill>
                  <pic:spPr>
                    <a:xfrm>
                      <a:off x="0" y="0"/>
                      <a:ext cx="5779294" cy="5943600"/>
                    </a:xfrm>
                    <a:prstGeom prst="rect">
                      <a:avLst/>
                    </a:prstGeom>
                  </pic:spPr>
                </pic:pic>
              </a:graphicData>
            </a:graphic>
          </wp:inline>
        </w:drawing>
      </w:r>
    </w:p>
    <w:p w14:paraId="611C7D65" w14:textId="66B648A6" w:rsidR="48F150BB" w:rsidRPr="006A4C2A" w:rsidRDefault="48F150BB" w:rsidP="392403C2">
      <w:pPr>
        <w:rPr>
          <w:rFonts w:ascii="Times New Roman" w:eastAsia="Times New Roman" w:hAnsi="Times New Roman" w:cs="Times New Roman"/>
          <w:color w:val="0070C0"/>
          <w:sz w:val="28"/>
          <w:szCs w:val="28"/>
        </w:rPr>
      </w:pPr>
    </w:p>
    <w:p w14:paraId="7A0DE331" w14:textId="01D1B54F" w:rsidR="003D2E62" w:rsidRPr="006A4C2A" w:rsidRDefault="003D2E62" w:rsidP="392403C2">
      <w:pPr>
        <w:rPr>
          <w:rFonts w:ascii="Times New Roman" w:eastAsia="Times New Roman" w:hAnsi="Times New Roman" w:cs="Times New Roman"/>
          <w:color w:val="0070C0"/>
          <w:sz w:val="28"/>
          <w:szCs w:val="28"/>
        </w:rPr>
      </w:pPr>
    </w:p>
    <w:p w14:paraId="1E45C19F" w14:textId="77777777" w:rsidR="001231AC" w:rsidRPr="006A4C2A" w:rsidRDefault="001231AC" w:rsidP="392403C2">
      <w:pPr>
        <w:rPr>
          <w:rFonts w:ascii="Times New Roman" w:eastAsia="Times New Roman" w:hAnsi="Times New Roman" w:cs="Times New Roman"/>
          <w:color w:val="0070C0"/>
          <w:sz w:val="28"/>
          <w:szCs w:val="28"/>
        </w:rPr>
      </w:pPr>
    </w:p>
    <w:p w14:paraId="26DD2760" w14:textId="77777777" w:rsidR="001231AC" w:rsidRPr="006A4C2A" w:rsidRDefault="001231AC" w:rsidP="392403C2">
      <w:pPr>
        <w:rPr>
          <w:rFonts w:ascii="Times New Roman" w:eastAsia="Times New Roman" w:hAnsi="Times New Roman" w:cs="Times New Roman"/>
          <w:color w:val="0070C0"/>
          <w:sz w:val="28"/>
          <w:szCs w:val="28"/>
        </w:rPr>
      </w:pPr>
    </w:p>
    <w:p w14:paraId="65253764" w14:textId="77777777" w:rsidR="003D2E62" w:rsidRPr="006A4C2A" w:rsidRDefault="003D2E62" w:rsidP="392403C2">
      <w:pPr>
        <w:rPr>
          <w:rFonts w:ascii="Times New Roman" w:eastAsia="Times New Roman" w:hAnsi="Times New Roman" w:cs="Times New Roman"/>
          <w:color w:val="0070C0"/>
          <w:sz w:val="28"/>
          <w:szCs w:val="28"/>
        </w:rPr>
      </w:pPr>
    </w:p>
    <w:p w14:paraId="74B25437" w14:textId="0A46F4BF" w:rsidR="48F150BB" w:rsidRPr="006A4C2A" w:rsidRDefault="3C8C3AFC" w:rsidP="5B50B6F8">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lastRenderedPageBreak/>
        <w:t>QR Ticket Generation</w:t>
      </w:r>
    </w:p>
    <w:p w14:paraId="677E1E11" w14:textId="29251BFF" w:rsidR="0634272B" w:rsidRPr="006A4C2A" w:rsidRDefault="3C8C3AFC" w:rsidP="5B50B6F8">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1594E049" wp14:editId="4F1C4F04">
            <wp:extent cx="6741319" cy="4588593"/>
            <wp:effectExtent l="0" t="0" r="0" b="0"/>
            <wp:docPr id="247301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1638" name=""/>
                    <pic:cNvPicPr/>
                  </pic:nvPicPr>
                  <pic:blipFill>
                    <a:blip r:embed="rId22">
                      <a:extLst>
                        <a:ext uri="{28A0092B-C50C-407E-A947-70E740481C1C}">
                          <a14:useLocalDpi xmlns:a14="http://schemas.microsoft.com/office/drawing/2010/main"/>
                        </a:ext>
                      </a:extLst>
                    </a:blip>
                    <a:stretch>
                      <a:fillRect/>
                    </a:stretch>
                  </pic:blipFill>
                  <pic:spPr>
                    <a:xfrm>
                      <a:off x="0" y="0"/>
                      <a:ext cx="6741319" cy="4588593"/>
                    </a:xfrm>
                    <a:prstGeom prst="rect">
                      <a:avLst/>
                    </a:prstGeom>
                  </pic:spPr>
                </pic:pic>
              </a:graphicData>
            </a:graphic>
          </wp:inline>
        </w:drawing>
      </w:r>
    </w:p>
    <w:p w14:paraId="6118EC83" w14:textId="77777777" w:rsidR="001231AC" w:rsidRPr="006A4C2A" w:rsidRDefault="001231AC" w:rsidP="5B50B6F8">
      <w:pPr>
        <w:rPr>
          <w:rFonts w:ascii="Times New Roman" w:eastAsia="Times New Roman" w:hAnsi="Times New Roman" w:cs="Times New Roman"/>
        </w:rPr>
      </w:pPr>
    </w:p>
    <w:p w14:paraId="1ECE986B" w14:textId="77777777" w:rsidR="001231AC" w:rsidRPr="006A4C2A" w:rsidRDefault="001231AC" w:rsidP="5B50B6F8">
      <w:pPr>
        <w:rPr>
          <w:rFonts w:ascii="Times New Roman" w:eastAsia="Times New Roman" w:hAnsi="Times New Roman" w:cs="Times New Roman"/>
        </w:rPr>
      </w:pPr>
    </w:p>
    <w:p w14:paraId="06A62F29" w14:textId="77777777" w:rsidR="001231AC" w:rsidRPr="006A4C2A" w:rsidRDefault="001231AC" w:rsidP="5B50B6F8">
      <w:pPr>
        <w:rPr>
          <w:rFonts w:ascii="Times New Roman" w:eastAsia="Times New Roman" w:hAnsi="Times New Roman" w:cs="Times New Roman"/>
        </w:rPr>
      </w:pPr>
    </w:p>
    <w:p w14:paraId="76DFF155" w14:textId="77777777" w:rsidR="001231AC" w:rsidRPr="006A4C2A" w:rsidRDefault="001231AC" w:rsidP="5B50B6F8">
      <w:pPr>
        <w:rPr>
          <w:rFonts w:ascii="Times New Roman" w:eastAsia="Times New Roman" w:hAnsi="Times New Roman" w:cs="Times New Roman"/>
        </w:rPr>
      </w:pPr>
    </w:p>
    <w:p w14:paraId="73C39134" w14:textId="77777777" w:rsidR="001231AC" w:rsidRPr="006A4C2A" w:rsidRDefault="001231AC" w:rsidP="5B50B6F8">
      <w:pPr>
        <w:rPr>
          <w:rFonts w:ascii="Times New Roman" w:eastAsia="Times New Roman" w:hAnsi="Times New Roman" w:cs="Times New Roman"/>
        </w:rPr>
      </w:pPr>
    </w:p>
    <w:p w14:paraId="493315B6" w14:textId="77777777" w:rsidR="001231AC" w:rsidRPr="006A4C2A" w:rsidRDefault="001231AC" w:rsidP="5B50B6F8">
      <w:pPr>
        <w:rPr>
          <w:rFonts w:ascii="Times New Roman" w:eastAsia="Times New Roman" w:hAnsi="Times New Roman" w:cs="Times New Roman"/>
        </w:rPr>
      </w:pPr>
    </w:p>
    <w:p w14:paraId="10D9206C" w14:textId="77777777" w:rsidR="001231AC" w:rsidRPr="006A4C2A" w:rsidRDefault="001231AC" w:rsidP="5B50B6F8">
      <w:pPr>
        <w:rPr>
          <w:rFonts w:ascii="Times New Roman" w:eastAsia="Times New Roman" w:hAnsi="Times New Roman" w:cs="Times New Roman"/>
        </w:rPr>
      </w:pPr>
    </w:p>
    <w:p w14:paraId="276BCB2E" w14:textId="77777777" w:rsidR="001231AC" w:rsidRPr="006A4C2A" w:rsidRDefault="001231AC" w:rsidP="5B50B6F8">
      <w:pPr>
        <w:rPr>
          <w:rFonts w:ascii="Times New Roman" w:eastAsia="Times New Roman" w:hAnsi="Times New Roman" w:cs="Times New Roman"/>
        </w:rPr>
      </w:pPr>
    </w:p>
    <w:p w14:paraId="21F8462A" w14:textId="77777777" w:rsidR="001231AC" w:rsidRPr="006A4C2A" w:rsidRDefault="001231AC" w:rsidP="5B50B6F8">
      <w:pPr>
        <w:rPr>
          <w:rFonts w:ascii="Times New Roman" w:eastAsia="Times New Roman" w:hAnsi="Times New Roman" w:cs="Times New Roman"/>
        </w:rPr>
      </w:pPr>
    </w:p>
    <w:p w14:paraId="62F25244" w14:textId="4B6146E4" w:rsidR="48F150BB" w:rsidRPr="006A4C2A" w:rsidRDefault="7ED6B8B8" w:rsidP="5B50B6F8">
      <w:pPr>
        <w:pStyle w:val="Heading1"/>
        <w:spacing w:before="322" w:after="322"/>
        <w:rPr>
          <w:rFonts w:ascii="Times New Roman" w:eastAsia="Times New Roman" w:hAnsi="Times New Roman" w:cs="Times New Roman"/>
          <w:b/>
          <w:bCs/>
          <w:sz w:val="32"/>
          <w:szCs w:val="32"/>
        </w:rPr>
      </w:pPr>
      <w:bookmarkStart w:id="115" w:name="_Toc201003034"/>
      <w:r w:rsidRPr="006A4C2A">
        <w:rPr>
          <w:rFonts w:ascii="Times New Roman" w:eastAsia="Times New Roman" w:hAnsi="Times New Roman" w:cs="Times New Roman"/>
          <w:b/>
          <w:bCs/>
          <w:sz w:val="32"/>
          <w:szCs w:val="32"/>
        </w:rPr>
        <w:lastRenderedPageBreak/>
        <w:t>PSEUDOCODES</w:t>
      </w:r>
      <w:bookmarkEnd w:id="115"/>
      <w:r w:rsidRPr="006A4C2A">
        <w:rPr>
          <w:rFonts w:ascii="Times New Roman" w:eastAsia="Times New Roman" w:hAnsi="Times New Roman" w:cs="Times New Roman"/>
          <w:b/>
          <w:bCs/>
          <w:sz w:val="32"/>
          <w:szCs w:val="32"/>
        </w:rPr>
        <w:t xml:space="preserve"> </w:t>
      </w:r>
    </w:p>
    <w:p w14:paraId="3B2A03C0" w14:textId="2538CCEC" w:rsidR="392403C2" w:rsidRPr="006A4C2A" w:rsidRDefault="26FB1C99" w:rsidP="001231AC">
      <w:pPr>
        <w:pStyle w:val="Heading2"/>
        <w:rPr>
          <w:rFonts w:ascii="Times New Roman" w:eastAsia="Times New Roman" w:hAnsi="Times New Roman" w:cs="Times New Roman"/>
        </w:rPr>
      </w:pPr>
      <w:bookmarkStart w:id="116" w:name="_Toc201003035"/>
      <w:r w:rsidRPr="006A4C2A">
        <w:rPr>
          <w:rFonts w:ascii="Times New Roman" w:eastAsia="Times New Roman" w:hAnsi="Times New Roman" w:cs="Times New Roman"/>
        </w:rPr>
        <w:t>User Authentication, Feed and Rewards</w:t>
      </w:r>
      <w:bookmarkEnd w:id="116"/>
    </w:p>
    <w:p w14:paraId="4359ECAA" w14:textId="4C0493A7" w:rsidR="392403C2" w:rsidRPr="006A4C2A" w:rsidRDefault="392403C2" w:rsidP="392403C2">
      <w:pPr>
        <w:rPr>
          <w:rFonts w:ascii="Times New Roman" w:eastAsia="Times New Roman" w:hAnsi="Times New Roman" w:cs="Times New Roman"/>
        </w:rPr>
      </w:pPr>
    </w:p>
    <w:p w14:paraId="2AAD1A79" w14:textId="2FAE7487" w:rsidR="48F150BB" w:rsidRPr="006A4C2A" w:rsidRDefault="62FE7B72"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User Registration Page</w:t>
      </w:r>
      <w:r w:rsidR="3F95456A" w:rsidRPr="006A4C2A">
        <w:rPr>
          <w:rFonts w:ascii="Times New Roman" w:eastAsia="Times New Roman" w:hAnsi="Times New Roman" w:cs="Times New Roman"/>
          <w:b/>
          <w:bCs/>
          <w:color w:val="0070C0"/>
          <w:sz w:val="28"/>
          <w:szCs w:val="28"/>
        </w:rPr>
        <w:t xml:space="preserve"> (ISHA)</w:t>
      </w:r>
    </w:p>
    <w:p w14:paraId="156D347D" w14:textId="690B0B4D" w:rsidR="48F150BB" w:rsidRPr="006A4C2A" w:rsidRDefault="2D9C30E6"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425C6A0F" wp14:editId="44CC04B1">
            <wp:extent cx="4005943" cy="3254829"/>
            <wp:effectExtent l="0" t="0" r="0" b="3175"/>
            <wp:docPr id="1375862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2477" name=""/>
                    <pic:cNvPicPr/>
                  </pic:nvPicPr>
                  <pic:blipFill>
                    <a:blip r:embed="rId23">
                      <a:extLst>
                        <a:ext uri="{28A0092B-C50C-407E-A947-70E740481C1C}">
                          <a14:useLocalDpi xmlns:a14="http://schemas.microsoft.com/office/drawing/2010/main"/>
                        </a:ext>
                      </a:extLst>
                    </a:blip>
                    <a:stretch>
                      <a:fillRect/>
                    </a:stretch>
                  </pic:blipFill>
                  <pic:spPr>
                    <a:xfrm>
                      <a:off x="0" y="0"/>
                      <a:ext cx="4005943" cy="3254829"/>
                    </a:xfrm>
                    <a:prstGeom prst="rect">
                      <a:avLst/>
                    </a:prstGeom>
                  </pic:spPr>
                </pic:pic>
              </a:graphicData>
            </a:graphic>
          </wp:inline>
        </w:drawing>
      </w:r>
    </w:p>
    <w:p w14:paraId="11E7F4AB" w14:textId="15EE271E" w:rsidR="48F150BB" w:rsidRPr="006A4C2A" w:rsidRDefault="184377B6"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MODULE:</w:t>
      </w:r>
      <w:r w:rsidR="0103F8B7" w:rsidRPr="006A4C2A">
        <w:rPr>
          <w:rFonts w:ascii="Times New Roman" w:eastAsia="Times New Roman" w:hAnsi="Times New Roman" w:cs="Times New Roman"/>
          <w:b/>
          <w:bCs/>
          <w:color w:val="0070C0"/>
          <w:sz w:val="28"/>
          <w:szCs w:val="28"/>
        </w:rPr>
        <w:t xml:space="preserve"> User Login Page</w:t>
      </w:r>
      <w:r w:rsidR="00ADF5E5" w:rsidRPr="006A4C2A">
        <w:rPr>
          <w:rFonts w:ascii="Times New Roman" w:eastAsia="Times New Roman" w:hAnsi="Times New Roman" w:cs="Times New Roman"/>
          <w:b/>
          <w:bCs/>
          <w:color w:val="0070C0"/>
          <w:sz w:val="28"/>
          <w:szCs w:val="28"/>
        </w:rPr>
        <w:t xml:space="preserve"> (ISHA)</w:t>
      </w:r>
      <w:r w:rsidR="7B3EEB2B" w:rsidRPr="006A4C2A">
        <w:rPr>
          <w:rFonts w:ascii="Times New Roman" w:hAnsi="Times New Roman" w:cs="Times New Roman"/>
          <w:noProof/>
        </w:rPr>
        <w:drawing>
          <wp:inline distT="0" distB="0" distL="0" distR="0" wp14:anchorId="2EB51B9A" wp14:editId="35D4FF21">
            <wp:extent cx="4038600" cy="2957757"/>
            <wp:effectExtent l="0" t="0" r="0" b="0"/>
            <wp:docPr id="9706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4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44350" cy="2961968"/>
                    </a:xfrm>
                    <a:prstGeom prst="rect">
                      <a:avLst/>
                    </a:prstGeom>
                  </pic:spPr>
                </pic:pic>
              </a:graphicData>
            </a:graphic>
          </wp:inline>
        </w:drawing>
      </w:r>
    </w:p>
    <w:p w14:paraId="4D1D3D5F" w14:textId="061A303C" w:rsidR="5B50B6F8" w:rsidRPr="006A4C2A" w:rsidRDefault="5B50B6F8" w:rsidP="5B50B6F8">
      <w:pPr>
        <w:rPr>
          <w:rFonts w:ascii="Times New Roman" w:eastAsia="Times New Roman" w:hAnsi="Times New Roman" w:cs="Times New Roman"/>
          <w:b/>
          <w:bCs/>
          <w:sz w:val="24"/>
          <w:szCs w:val="24"/>
        </w:rPr>
      </w:pPr>
    </w:p>
    <w:p w14:paraId="0CBCD17F" w14:textId="24D053DE" w:rsidR="48F150BB" w:rsidRPr="006A4C2A" w:rsidRDefault="48F150BB" w:rsidP="5B50B6F8">
      <w:pPr>
        <w:rPr>
          <w:rFonts w:ascii="Times New Roman" w:eastAsia="Times New Roman" w:hAnsi="Times New Roman" w:cs="Times New Roman"/>
          <w:b/>
          <w:bCs/>
          <w:sz w:val="24"/>
          <w:szCs w:val="24"/>
        </w:rPr>
      </w:pPr>
    </w:p>
    <w:p w14:paraId="63D89FC7" w14:textId="663566DD" w:rsidR="48F150BB" w:rsidRPr="006A4C2A" w:rsidRDefault="361A71FC"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 xml:space="preserve"> </w:t>
      </w:r>
      <w:r w:rsidR="6E8590FA" w:rsidRPr="006A4C2A">
        <w:rPr>
          <w:rFonts w:ascii="Times New Roman" w:eastAsia="Times New Roman" w:hAnsi="Times New Roman" w:cs="Times New Roman"/>
          <w:b/>
          <w:bCs/>
          <w:color w:val="0070C0"/>
          <w:sz w:val="28"/>
          <w:szCs w:val="28"/>
        </w:rPr>
        <w:t>MODULE: Polling Interface (ISHA)</w:t>
      </w:r>
    </w:p>
    <w:p w14:paraId="23D63377" w14:textId="5C9531C6" w:rsidR="48F150BB" w:rsidRPr="006A4C2A" w:rsidRDefault="48F150BB" w:rsidP="5B50B6F8">
      <w:pPr>
        <w:spacing w:before="240" w:after="240"/>
        <w:rPr>
          <w:rFonts w:ascii="Times New Roman" w:eastAsia="Times New Roman" w:hAnsi="Times New Roman" w:cs="Times New Roman"/>
          <w:sz w:val="24"/>
          <w:szCs w:val="24"/>
        </w:rPr>
      </w:pPr>
    </w:p>
    <w:p w14:paraId="56FD916A" w14:textId="470545DD" w:rsidR="48F150BB" w:rsidRPr="006A4C2A" w:rsidRDefault="48F150BB" w:rsidP="5B50B6F8">
      <w:pPr>
        <w:rPr>
          <w:rFonts w:ascii="Times New Roman" w:eastAsia="Times New Roman" w:hAnsi="Times New Roman" w:cs="Times New Roman"/>
        </w:rPr>
      </w:pPr>
    </w:p>
    <w:p w14:paraId="07E1BF2B" w14:textId="53A44E1C" w:rsidR="48F150BB" w:rsidRPr="006A4C2A" w:rsidRDefault="1F43B6A0" w:rsidP="5B50B6F8">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3DD00DBC" wp14:editId="6E3A75C2">
            <wp:extent cx="4637132" cy="3017520"/>
            <wp:effectExtent l="0" t="0" r="0" b="0"/>
            <wp:docPr id="633193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3795" name=""/>
                    <pic:cNvPicPr/>
                  </pic:nvPicPr>
                  <pic:blipFill>
                    <a:blip r:embed="rId25">
                      <a:extLst>
                        <a:ext uri="{28A0092B-C50C-407E-A947-70E740481C1C}">
                          <a14:useLocalDpi xmlns:a14="http://schemas.microsoft.com/office/drawing/2010/main"/>
                        </a:ext>
                      </a:extLst>
                    </a:blip>
                    <a:stretch>
                      <a:fillRect/>
                    </a:stretch>
                  </pic:blipFill>
                  <pic:spPr>
                    <a:xfrm>
                      <a:off x="0" y="0"/>
                      <a:ext cx="4660806" cy="3032925"/>
                    </a:xfrm>
                    <a:prstGeom prst="rect">
                      <a:avLst/>
                    </a:prstGeom>
                  </pic:spPr>
                </pic:pic>
              </a:graphicData>
            </a:graphic>
          </wp:inline>
        </w:drawing>
      </w:r>
    </w:p>
    <w:p w14:paraId="5830FFB9" w14:textId="1EC44494" w:rsidR="045C4FF3" w:rsidRPr="006A4C2A" w:rsidRDefault="045C4FF3"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3F9E2837" wp14:editId="7D65B10A">
            <wp:extent cx="4660900" cy="3219309"/>
            <wp:effectExtent l="0" t="0" r="6350" b="635"/>
            <wp:docPr id="135792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20829" name=""/>
                    <pic:cNvPicPr/>
                  </pic:nvPicPr>
                  <pic:blipFill>
                    <a:blip r:embed="rId26">
                      <a:extLst>
                        <a:ext uri="{28A0092B-C50C-407E-A947-70E740481C1C}">
                          <a14:useLocalDpi xmlns:a14="http://schemas.microsoft.com/office/drawing/2010/main"/>
                        </a:ext>
                      </a:extLst>
                    </a:blip>
                    <a:stretch>
                      <a:fillRect/>
                    </a:stretch>
                  </pic:blipFill>
                  <pic:spPr>
                    <a:xfrm>
                      <a:off x="0" y="0"/>
                      <a:ext cx="4698624" cy="3245365"/>
                    </a:xfrm>
                    <a:prstGeom prst="rect">
                      <a:avLst/>
                    </a:prstGeom>
                  </pic:spPr>
                </pic:pic>
              </a:graphicData>
            </a:graphic>
          </wp:inline>
        </w:drawing>
      </w:r>
    </w:p>
    <w:p w14:paraId="11AA37BF" w14:textId="32660E95" w:rsidR="48F150BB" w:rsidRPr="006A4C2A" w:rsidRDefault="08FAF6D3"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MODULE REWARD PAGE (ISHA)</w:t>
      </w:r>
    </w:p>
    <w:p w14:paraId="1FDCDD73" w14:textId="3882EE7E" w:rsidR="7EC3A0CE" w:rsidRPr="006A4C2A" w:rsidRDefault="7EC3A0CE" w:rsidP="5B50B6F8">
      <w:pPr>
        <w:rPr>
          <w:rFonts w:ascii="Times New Roman" w:eastAsia="Times New Roman" w:hAnsi="Times New Roman" w:cs="Times New Roman"/>
          <w:b/>
          <w:bCs/>
          <w:sz w:val="32"/>
          <w:szCs w:val="32"/>
        </w:rPr>
      </w:pPr>
    </w:p>
    <w:p w14:paraId="5D4457B9" w14:textId="34517840" w:rsidR="48F150BB" w:rsidRPr="006A4C2A" w:rsidRDefault="0E4FE807"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1E09788D" wp14:editId="58586ABC">
            <wp:extent cx="5753100" cy="3611507"/>
            <wp:effectExtent l="0" t="0" r="0" b="8255"/>
            <wp:docPr id="1586984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4815" name=""/>
                    <pic:cNvPicPr/>
                  </pic:nvPicPr>
                  <pic:blipFill>
                    <a:blip r:embed="rId27">
                      <a:extLst>
                        <a:ext uri="{28A0092B-C50C-407E-A947-70E740481C1C}">
                          <a14:useLocalDpi xmlns:a14="http://schemas.microsoft.com/office/drawing/2010/main"/>
                        </a:ext>
                      </a:extLst>
                    </a:blip>
                    <a:stretch>
                      <a:fillRect/>
                    </a:stretch>
                  </pic:blipFill>
                  <pic:spPr>
                    <a:xfrm>
                      <a:off x="0" y="0"/>
                      <a:ext cx="5788024" cy="3633431"/>
                    </a:xfrm>
                    <a:prstGeom prst="rect">
                      <a:avLst/>
                    </a:prstGeom>
                  </pic:spPr>
                </pic:pic>
              </a:graphicData>
            </a:graphic>
          </wp:inline>
        </w:drawing>
      </w:r>
    </w:p>
    <w:p w14:paraId="51E479ED" w14:textId="69BF0F2C" w:rsidR="48F150BB" w:rsidRPr="006A4C2A" w:rsidRDefault="48F150BB" w:rsidP="5B50B6F8">
      <w:pPr>
        <w:rPr>
          <w:rFonts w:ascii="Times New Roman" w:eastAsia="Times New Roman" w:hAnsi="Times New Roman" w:cs="Times New Roman"/>
          <w:b/>
          <w:bCs/>
          <w:sz w:val="24"/>
          <w:szCs w:val="24"/>
        </w:rPr>
      </w:pPr>
    </w:p>
    <w:p w14:paraId="2D623FB4" w14:textId="385C062B" w:rsidR="48F150BB" w:rsidRPr="006A4C2A" w:rsidRDefault="6658A328"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08C1CF7A" wp14:editId="60CF6E7F">
            <wp:extent cx="5701536" cy="3314065"/>
            <wp:effectExtent l="0" t="0" r="0" b="635"/>
            <wp:docPr id="56770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888" name=""/>
                    <pic:cNvPicPr/>
                  </pic:nvPicPr>
                  <pic:blipFill>
                    <a:blip r:embed="rId28">
                      <a:extLst>
                        <a:ext uri="{28A0092B-C50C-407E-A947-70E740481C1C}">
                          <a14:useLocalDpi xmlns:a14="http://schemas.microsoft.com/office/drawing/2010/main"/>
                        </a:ext>
                      </a:extLst>
                    </a:blip>
                    <a:stretch>
                      <a:fillRect/>
                    </a:stretch>
                  </pic:blipFill>
                  <pic:spPr>
                    <a:xfrm>
                      <a:off x="0" y="0"/>
                      <a:ext cx="5772442" cy="3355280"/>
                    </a:xfrm>
                    <a:prstGeom prst="rect">
                      <a:avLst/>
                    </a:prstGeom>
                  </pic:spPr>
                </pic:pic>
              </a:graphicData>
            </a:graphic>
          </wp:inline>
        </w:drawing>
      </w:r>
    </w:p>
    <w:p w14:paraId="0F309ECA" w14:textId="2CBE0DAB" w:rsidR="48F150BB" w:rsidRPr="006A4C2A" w:rsidRDefault="48F150BB" w:rsidP="392403C2">
      <w:pPr>
        <w:rPr>
          <w:rFonts w:ascii="Times New Roman" w:eastAsia="Times New Roman" w:hAnsi="Times New Roman" w:cs="Times New Roman"/>
        </w:rPr>
      </w:pPr>
    </w:p>
    <w:p w14:paraId="4C51C5C3" w14:textId="27B0B527" w:rsidR="001231AC" w:rsidRPr="006A4C2A" w:rsidRDefault="001231AC" w:rsidP="001231AC">
      <w:pPr>
        <w:pStyle w:val="Heading2"/>
        <w:rPr>
          <w:rFonts w:ascii="Times New Roman" w:eastAsia="Times New Roman" w:hAnsi="Times New Roman" w:cs="Times New Roman"/>
        </w:rPr>
      </w:pPr>
      <w:bookmarkStart w:id="117" w:name="_Toc201003036"/>
      <w:r w:rsidRPr="006A4C2A">
        <w:rPr>
          <w:rFonts w:ascii="Times New Roman" w:eastAsia="Times New Roman" w:hAnsi="Times New Roman" w:cs="Times New Roman"/>
        </w:rPr>
        <w:t xml:space="preserve">Movie </w:t>
      </w:r>
      <w:proofErr w:type="spellStart"/>
      <w:r w:rsidRPr="006A4C2A">
        <w:rPr>
          <w:rFonts w:ascii="Times New Roman" w:eastAsia="Times New Roman" w:hAnsi="Times New Roman" w:cs="Times New Roman"/>
        </w:rPr>
        <w:t>HomePage</w:t>
      </w:r>
      <w:proofErr w:type="spellEnd"/>
      <w:r w:rsidRPr="006A4C2A">
        <w:rPr>
          <w:rFonts w:ascii="Times New Roman" w:eastAsia="Times New Roman" w:hAnsi="Times New Roman" w:cs="Times New Roman"/>
        </w:rPr>
        <w:t xml:space="preserve"> (</w:t>
      </w:r>
      <w:proofErr w:type="spellStart"/>
      <w:r w:rsidRPr="006A4C2A">
        <w:rPr>
          <w:rFonts w:ascii="Times New Roman" w:eastAsia="Times New Roman" w:hAnsi="Times New Roman" w:cs="Times New Roman"/>
        </w:rPr>
        <w:t>Nup</w:t>
      </w:r>
      <w:r w:rsidRPr="006A4C2A">
        <w:rPr>
          <w:rFonts w:ascii="Times New Roman" w:eastAsia="Times New Roman" w:hAnsi="Times New Roman" w:cs="Times New Roman"/>
        </w:rPr>
        <w:t>j</w:t>
      </w:r>
      <w:r w:rsidRPr="006A4C2A">
        <w:rPr>
          <w:rFonts w:ascii="Times New Roman" w:eastAsia="Times New Roman" w:hAnsi="Times New Roman" w:cs="Times New Roman"/>
        </w:rPr>
        <w:t>an</w:t>
      </w:r>
      <w:proofErr w:type="spellEnd"/>
      <w:r w:rsidRPr="006A4C2A">
        <w:rPr>
          <w:rFonts w:ascii="Times New Roman" w:eastAsia="Times New Roman" w:hAnsi="Times New Roman" w:cs="Times New Roman"/>
        </w:rPr>
        <w:t>)</w:t>
      </w:r>
      <w:bookmarkEnd w:id="117"/>
    </w:p>
    <w:p w14:paraId="2B39ACCB" w14:textId="77777777" w:rsidR="001231AC" w:rsidRPr="006A4C2A" w:rsidRDefault="001231AC" w:rsidP="001231AC">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Movie List (</w:t>
      </w:r>
      <w:proofErr w:type="spellStart"/>
      <w:r w:rsidRPr="006A4C2A">
        <w:rPr>
          <w:rFonts w:ascii="Times New Roman" w:eastAsia="Times New Roman" w:hAnsi="Times New Roman" w:cs="Times New Roman"/>
          <w:b/>
          <w:bCs/>
          <w:color w:val="0070C0"/>
          <w:sz w:val="28"/>
          <w:szCs w:val="28"/>
        </w:rPr>
        <w:t>Nupjan</w:t>
      </w:r>
      <w:proofErr w:type="spellEnd"/>
      <w:r w:rsidRPr="006A4C2A">
        <w:rPr>
          <w:rFonts w:ascii="Times New Roman" w:eastAsia="Times New Roman" w:hAnsi="Times New Roman" w:cs="Times New Roman"/>
          <w:b/>
          <w:bCs/>
          <w:color w:val="0070C0"/>
          <w:sz w:val="28"/>
          <w:szCs w:val="28"/>
        </w:rPr>
        <w:t>)</w:t>
      </w:r>
    </w:p>
    <w:p w14:paraId="3944D013" w14:textId="68D993F2" w:rsidR="48F150BB" w:rsidRPr="006A4C2A" w:rsidRDefault="48F150BB" w:rsidP="392403C2">
      <w:pPr>
        <w:rPr>
          <w:rFonts w:ascii="Times New Roman" w:eastAsia="Times New Roman" w:hAnsi="Times New Roman" w:cs="Times New Roman"/>
        </w:rPr>
      </w:pPr>
    </w:p>
    <w:p w14:paraId="08D191DB" w14:textId="1198D52F" w:rsidR="00AB51AD" w:rsidRPr="006A4C2A" w:rsidRDefault="00AB51AD" w:rsidP="392403C2">
      <w:pPr>
        <w:rPr>
          <w:rFonts w:ascii="Times New Roman" w:eastAsia="Times New Roman" w:hAnsi="Times New Roman" w:cs="Times New Roman"/>
        </w:rPr>
      </w:pPr>
    </w:p>
    <w:p w14:paraId="0E0041AF" w14:textId="5550B7F6" w:rsidR="00AB51AD" w:rsidRPr="006A4C2A" w:rsidRDefault="007A7384" w:rsidP="392403C2">
      <w:pPr>
        <w:rPr>
          <w:rFonts w:ascii="Times New Roman" w:eastAsia="Times New Roman" w:hAnsi="Times New Roman" w:cs="Times New Roman"/>
        </w:rPr>
      </w:pPr>
      <w:r w:rsidRPr="006A4C2A">
        <w:rPr>
          <w:rFonts w:ascii="Times New Roman" w:hAnsi="Times New Roman" w:cs="Times New Roman"/>
          <w:noProof/>
        </w:rPr>
        <w:drawing>
          <wp:anchor distT="0" distB="0" distL="114300" distR="114300" simplePos="0" relativeHeight="251682816" behindDoc="0" locked="0" layoutInCell="1" allowOverlap="1" wp14:anchorId="5F00A15B" wp14:editId="66B04532">
            <wp:simplePos x="914400" y="943661"/>
            <wp:positionH relativeFrom="margin">
              <wp:align>left</wp:align>
            </wp:positionH>
            <wp:positionV relativeFrom="margin">
              <wp:align>center</wp:align>
            </wp:positionV>
            <wp:extent cx="3562350" cy="5943600"/>
            <wp:effectExtent l="0" t="0" r="0" b="0"/>
            <wp:wrapSquare wrapText="bothSides"/>
            <wp:docPr id="1919681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1744" name=""/>
                    <pic:cNvPicPr/>
                  </pic:nvPicPr>
                  <pic:blipFill>
                    <a:blip r:embed="rId29">
                      <a:extLst>
                        <a:ext uri="{28A0092B-C50C-407E-A947-70E740481C1C}">
                          <a14:useLocalDpi xmlns:a14="http://schemas.microsoft.com/office/drawing/2010/main" val="0"/>
                        </a:ext>
                      </a:extLst>
                    </a:blip>
                    <a:stretch>
                      <a:fillRect/>
                    </a:stretch>
                  </pic:blipFill>
                  <pic:spPr>
                    <a:xfrm>
                      <a:off x="0" y="0"/>
                      <a:ext cx="3563916" cy="5945959"/>
                    </a:xfrm>
                    <a:prstGeom prst="rect">
                      <a:avLst/>
                    </a:prstGeom>
                  </pic:spPr>
                </pic:pic>
              </a:graphicData>
            </a:graphic>
            <wp14:sizeRelH relativeFrom="margin">
              <wp14:pctWidth>0</wp14:pctWidth>
            </wp14:sizeRelH>
          </wp:anchor>
        </w:drawing>
      </w:r>
    </w:p>
    <w:p w14:paraId="6B0CD7DA" w14:textId="7291E160" w:rsidR="00AB51AD" w:rsidRPr="006A4C2A" w:rsidRDefault="00AB51AD" w:rsidP="392403C2">
      <w:pPr>
        <w:rPr>
          <w:rFonts w:ascii="Times New Roman" w:eastAsia="Times New Roman" w:hAnsi="Times New Roman" w:cs="Times New Roman"/>
        </w:rPr>
      </w:pPr>
    </w:p>
    <w:p w14:paraId="2FF6CAA2" w14:textId="085B8ADC" w:rsidR="00AB51AD" w:rsidRPr="006A4C2A" w:rsidRDefault="00AB51AD" w:rsidP="392403C2">
      <w:pPr>
        <w:rPr>
          <w:rFonts w:ascii="Times New Roman" w:eastAsia="Times New Roman" w:hAnsi="Times New Roman" w:cs="Times New Roman"/>
        </w:rPr>
      </w:pPr>
    </w:p>
    <w:p w14:paraId="08C6DA75" w14:textId="14AE3189" w:rsidR="00AB51AD" w:rsidRPr="006A4C2A" w:rsidRDefault="007A7384" w:rsidP="392403C2">
      <w:pPr>
        <w:rPr>
          <w:rFonts w:ascii="Times New Roman" w:eastAsia="Times New Roman" w:hAnsi="Times New Roman" w:cs="Times New Roman"/>
        </w:rPr>
      </w:pPr>
      <w:r w:rsidRPr="006A4C2A">
        <w:rPr>
          <w:rFonts w:ascii="Times New Roman" w:hAnsi="Times New Roman" w:cs="Times New Roman"/>
          <w:noProof/>
        </w:rPr>
        <w:drawing>
          <wp:anchor distT="0" distB="0" distL="114300" distR="114300" simplePos="0" relativeHeight="251685888" behindDoc="0" locked="0" layoutInCell="1" allowOverlap="1" wp14:anchorId="63230CC4" wp14:editId="41DE2DD1">
            <wp:simplePos x="0" y="0"/>
            <wp:positionH relativeFrom="margin">
              <wp:posOffset>3561715</wp:posOffset>
            </wp:positionH>
            <wp:positionV relativeFrom="margin">
              <wp:posOffset>1113460</wp:posOffset>
            </wp:positionV>
            <wp:extent cx="3152775" cy="2562225"/>
            <wp:effectExtent l="0" t="0" r="9525" b="9525"/>
            <wp:wrapSquare wrapText="bothSides"/>
            <wp:docPr id="441196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6807" name=""/>
                    <pic:cNvPicPr/>
                  </pic:nvPicPr>
                  <pic:blipFill>
                    <a:blip r:embed="rId30">
                      <a:extLst>
                        <a:ext uri="{28A0092B-C50C-407E-A947-70E740481C1C}">
                          <a14:useLocalDpi xmlns:a14="http://schemas.microsoft.com/office/drawing/2010/main" val="0"/>
                        </a:ext>
                      </a:extLst>
                    </a:blip>
                    <a:stretch>
                      <a:fillRect/>
                    </a:stretch>
                  </pic:blipFill>
                  <pic:spPr>
                    <a:xfrm>
                      <a:off x="0" y="0"/>
                      <a:ext cx="3152775" cy="2562225"/>
                    </a:xfrm>
                    <a:prstGeom prst="rect">
                      <a:avLst/>
                    </a:prstGeom>
                  </pic:spPr>
                </pic:pic>
              </a:graphicData>
            </a:graphic>
            <wp14:sizeRelH relativeFrom="margin">
              <wp14:pctWidth>0</wp14:pctWidth>
            </wp14:sizeRelH>
          </wp:anchor>
        </w:drawing>
      </w:r>
    </w:p>
    <w:p w14:paraId="48C70197" w14:textId="77777777" w:rsidR="00AB51AD" w:rsidRPr="006A4C2A" w:rsidRDefault="00AB51AD" w:rsidP="392403C2">
      <w:pPr>
        <w:rPr>
          <w:rFonts w:ascii="Times New Roman" w:eastAsia="Times New Roman" w:hAnsi="Times New Roman" w:cs="Times New Roman"/>
        </w:rPr>
      </w:pPr>
    </w:p>
    <w:p w14:paraId="610D6C1F" w14:textId="77777777" w:rsidR="001231AC" w:rsidRPr="006A4C2A" w:rsidRDefault="001231AC" w:rsidP="392403C2">
      <w:pPr>
        <w:rPr>
          <w:rFonts w:ascii="Times New Roman" w:eastAsia="Times New Roman" w:hAnsi="Times New Roman" w:cs="Times New Roman"/>
          <w:b/>
          <w:bCs/>
          <w:color w:val="0070C0"/>
          <w:sz w:val="28"/>
          <w:szCs w:val="28"/>
        </w:rPr>
      </w:pPr>
    </w:p>
    <w:p w14:paraId="3CD8C019" w14:textId="77777777" w:rsidR="001231AC" w:rsidRPr="006A4C2A" w:rsidRDefault="001231AC" w:rsidP="392403C2">
      <w:pPr>
        <w:rPr>
          <w:rFonts w:ascii="Times New Roman" w:eastAsia="Times New Roman" w:hAnsi="Times New Roman" w:cs="Times New Roman"/>
          <w:b/>
          <w:bCs/>
          <w:color w:val="0070C0"/>
          <w:sz w:val="28"/>
          <w:szCs w:val="28"/>
        </w:rPr>
      </w:pPr>
    </w:p>
    <w:p w14:paraId="6F4C4EB8" w14:textId="77777777" w:rsidR="001231AC" w:rsidRPr="006A4C2A" w:rsidRDefault="001231AC" w:rsidP="392403C2">
      <w:pPr>
        <w:rPr>
          <w:rFonts w:ascii="Times New Roman" w:eastAsia="Times New Roman" w:hAnsi="Times New Roman" w:cs="Times New Roman"/>
          <w:b/>
          <w:bCs/>
          <w:color w:val="0070C0"/>
          <w:sz w:val="28"/>
          <w:szCs w:val="28"/>
        </w:rPr>
      </w:pPr>
    </w:p>
    <w:p w14:paraId="67121AA4" w14:textId="77777777" w:rsidR="001231AC" w:rsidRPr="006A4C2A" w:rsidRDefault="001231AC" w:rsidP="392403C2">
      <w:pPr>
        <w:rPr>
          <w:rFonts w:ascii="Times New Roman" w:eastAsia="Times New Roman" w:hAnsi="Times New Roman" w:cs="Times New Roman"/>
          <w:b/>
          <w:bCs/>
          <w:color w:val="0070C0"/>
          <w:sz w:val="28"/>
          <w:szCs w:val="28"/>
        </w:rPr>
      </w:pPr>
    </w:p>
    <w:p w14:paraId="4D30C6CF" w14:textId="77777777" w:rsidR="001231AC" w:rsidRPr="006A4C2A" w:rsidRDefault="001231AC" w:rsidP="392403C2">
      <w:pPr>
        <w:rPr>
          <w:rFonts w:ascii="Times New Roman" w:eastAsia="Times New Roman" w:hAnsi="Times New Roman" w:cs="Times New Roman"/>
          <w:b/>
          <w:bCs/>
          <w:color w:val="0070C0"/>
          <w:sz w:val="28"/>
          <w:szCs w:val="28"/>
        </w:rPr>
      </w:pPr>
    </w:p>
    <w:p w14:paraId="5421AF59" w14:textId="77777777" w:rsidR="001231AC" w:rsidRPr="006A4C2A" w:rsidRDefault="001231AC" w:rsidP="392403C2">
      <w:pPr>
        <w:rPr>
          <w:rFonts w:ascii="Times New Roman" w:eastAsia="Times New Roman" w:hAnsi="Times New Roman" w:cs="Times New Roman"/>
          <w:b/>
          <w:bCs/>
          <w:color w:val="0070C0"/>
          <w:sz w:val="28"/>
          <w:szCs w:val="28"/>
        </w:rPr>
      </w:pPr>
    </w:p>
    <w:p w14:paraId="50399143" w14:textId="77777777" w:rsidR="006110E9" w:rsidRPr="006A4C2A" w:rsidRDefault="006110E9" w:rsidP="006110E9">
      <w:pPr>
        <w:rPr>
          <w:rFonts w:ascii="Times New Roman" w:eastAsia="Times New Roman" w:hAnsi="Times New Roman" w:cs="Times New Roman"/>
          <w:b/>
          <w:bCs/>
          <w:color w:val="0070C0"/>
          <w:sz w:val="28"/>
          <w:szCs w:val="28"/>
        </w:rPr>
      </w:pPr>
    </w:p>
    <w:p w14:paraId="4FA3098C" w14:textId="56B3F136" w:rsidR="006110E9" w:rsidRPr="006A4C2A" w:rsidRDefault="006110E9" w:rsidP="006110E9">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Movie Description (</w:t>
      </w:r>
      <w:proofErr w:type="spellStart"/>
      <w:r w:rsidRPr="006A4C2A">
        <w:rPr>
          <w:rFonts w:ascii="Times New Roman" w:eastAsia="Times New Roman" w:hAnsi="Times New Roman" w:cs="Times New Roman"/>
          <w:b/>
          <w:bCs/>
          <w:color w:val="0070C0"/>
          <w:sz w:val="28"/>
          <w:szCs w:val="28"/>
        </w:rPr>
        <w:t>Nupjan</w:t>
      </w:r>
      <w:proofErr w:type="spellEnd"/>
      <w:r w:rsidRPr="006A4C2A">
        <w:rPr>
          <w:rFonts w:ascii="Times New Roman" w:eastAsia="Times New Roman" w:hAnsi="Times New Roman" w:cs="Times New Roman"/>
          <w:b/>
          <w:bCs/>
          <w:color w:val="0070C0"/>
          <w:sz w:val="28"/>
          <w:szCs w:val="28"/>
        </w:rPr>
        <w:t>)</w:t>
      </w:r>
    </w:p>
    <w:p w14:paraId="5561D4E3" w14:textId="77777777" w:rsidR="001231AC" w:rsidRPr="006A4C2A" w:rsidRDefault="001231AC" w:rsidP="392403C2">
      <w:pPr>
        <w:rPr>
          <w:rFonts w:ascii="Times New Roman" w:eastAsia="Times New Roman" w:hAnsi="Times New Roman" w:cs="Times New Roman"/>
          <w:b/>
          <w:bCs/>
          <w:color w:val="0070C0"/>
          <w:sz w:val="28"/>
          <w:szCs w:val="28"/>
        </w:rPr>
      </w:pPr>
    </w:p>
    <w:p w14:paraId="3CF127D5" w14:textId="77777777" w:rsidR="007A7384" w:rsidRPr="006A4C2A" w:rsidRDefault="007A7384" w:rsidP="5B50B6F8">
      <w:pPr>
        <w:rPr>
          <w:rFonts w:ascii="Times New Roman" w:eastAsia="Times New Roman" w:hAnsi="Times New Roman" w:cs="Times New Roman"/>
          <w:b/>
          <w:bCs/>
          <w:sz w:val="24"/>
          <w:szCs w:val="24"/>
        </w:rPr>
      </w:pPr>
    </w:p>
    <w:p w14:paraId="1D011746" w14:textId="77777777" w:rsidR="007A7384" w:rsidRPr="006A4C2A" w:rsidRDefault="007A7384" w:rsidP="5B50B6F8">
      <w:pPr>
        <w:rPr>
          <w:rFonts w:ascii="Times New Roman" w:eastAsia="Times New Roman" w:hAnsi="Times New Roman" w:cs="Times New Roman"/>
          <w:b/>
          <w:bCs/>
          <w:sz w:val="24"/>
          <w:szCs w:val="24"/>
        </w:rPr>
      </w:pPr>
    </w:p>
    <w:p w14:paraId="24D663D0" w14:textId="77777777" w:rsidR="007A7384" w:rsidRPr="006A4C2A" w:rsidRDefault="007A7384" w:rsidP="5B50B6F8">
      <w:pPr>
        <w:rPr>
          <w:rFonts w:ascii="Times New Roman" w:eastAsia="Times New Roman" w:hAnsi="Times New Roman" w:cs="Times New Roman"/>
          <w:b/>
          <w:bCs/>
          <w:sz w:val="24"/>
          <w:szCs w:val="24"/>
        </w:rPr>
      </w:pPr>
    </w:p>
    <w:p w14:paraId="0E7A4430" w14:textId="77777777" w:rsidR="007A7384" w:rsidRPr="006A4C2A" w:rsidRDefault="007A7384" w:rsidP="5B50B6F8">
      <w:pPr>
        <w:rPr>
          <w:rFonts w:ascii="Times New Roman" w:eastAsia="Times New Roman" w:hAnsi="Times New Roman" w:cs="Times New Roman"/>
          <w:b/>
          <w:bCs/>
          <w:sz w:val="24"/>
          <w:szCs w:val="24"/>
        </w:rPr>
      </w:pPr>
    </w:p>
    <w:p w14:paraId="23B9D9ED" w14:textId="2BEA1245" w:rsidR="00E95D74" w:rsidRPr="006A4C2A" w:rsidRDefault="00E95D74" w:rsidP="5B50B6F8">
      <w:pPr>
        <w:rPr>
          <w:rFonts w:ascii="Times New Roman" w:eastAsia="Times New Roman" w:hAnsi="Times New Roman" w:cs="Times New Roman"/>
          <w:b/>
          <w:bCs/>
          <w:sz w:val="24"/>
          <w:szCs w:val="24"/>
        </w:rPr>
      </w:pPr>
    </w:p>
    <w:p w14:paraId="476321E2" w14:textId="77777777" w:rsidR="00E95D74" w:rsidRPr="006A4C2A" w:rsidRDefault="00E95D74" w:rsidP="5B50B6F8">
      <w:pPr>
        <w:rPr>
          <w:rFonts w:ascii="Times New Roman" w:eastAsia="Times New Roman" w:hAnsi="Times New Roman" w:cs="Times New Roman"/>
          <w:b/>
          <w:bCs/>
          <w:sz w:val="24"/>
          <w:szCs w:val="24"/>
        </w:rPr>
      </w:pPr>
    </w:p>
    <w:p w14:paraId="4CC4B755" w14:textId="203F1675" w:rsidR="5B50B6F8" w:rsidRPr="006A4C2A" w:rsidRDefault="5B50B6F8" w:rsidP="392403C2">
      <w:pPr>
        <w:ind w:left="-270"/>
        <w:rPr>
          <w:rFonts w:ascii="Times New Roman" w:eastAsia="Times New Roman" w:hAnsi="Times New Roman" w:cs="Times New Roman"/>
        </w:rPr>
      </w:pPr>
    </w:p>
    <w:p w14:paraId="52D5B9AF" w14:textId="428F0D79" w:rsidR="007769E3" w:rsidRPr="006A4C2A" w:rsidRDefault="0007002B" w:rsidP="00523ED3">
      <w:pPr>
        <w:ind w:left="-270"/>
        <w:rPr>
          <w:rFonts w:ascii="Times New Roman" w:eastAsia="Times New Roman" w:hAnsi="Times New Roman" w:cs="Times New Roman"/>
        </w:rPr>
      </w:pPr>
      <w:r w:rsidRPr="006A4C2A">
        <w:rPr>
          <w:rFonts w:ascii="Times New Roman" w:hAnsi="Times New Roman" w:cs="Times New Roman"/>
          <w:noProof/>
        </w:rPr>
        <w:drawing>
          <wp:anchor distT="0" distB="0" distL="114300" distR="114300" simplePos="0" relativeHeight="251676672" behindDoc="0" locked="0" layoutInCell="1" allowOverlap="1" wp14:anchorId="0A118B3A" wp14:editId="3755B34E">
            <wp:simplePos x="0" y="0"/>
            <wp:positionH relativeFrom="margin">
              <wp:posOffset>3663315</wp:posOffset>
            </wp:positionH>
            <wp:positionV relativeFrom="margin">
              <wp:posOffset>965</wp:posOffset>
            </wp:positionV>
            <wp:extent cx="3130550" cy="5029200"/>
            <wp:effectExtent l="0" t="0" r="0" b="0"/>
            <wp:wrapSquare wrapText="bothSides"/>
            <wp:docPr id="1588696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96538" name=""/>
                    <pic:cNvPicPr/>
                  </pic:nvPicPr>
                  <pic:blipFill>
                    <a:blip r:embed="rId31">
                      <a:extLst>
                        <a:ext uri="{28A0092B-C50C-407E-A947-70E740481C1C}">
                          <a14:useLocalDpi xmlns:a14="http://schemas.microsoft.com/office/drawing/2010/main" val="0"/>
                        </a:ext>
                      </a:extLst>
                    </a:blip>
                    <a:stretch>
                      <a:fillRect/>
                    </a:stretch>
                  </pic:blipFill>
                  <pic:spPr>
                    <a:xfrm>
                      <a:off x="0" y="0"/>
                      <a:ext cx="3130550" cy="5029200"/>
                    </a:xfrm>
                    <a:prstGeom prst="rect">
                      <a:avLst/>
                    </a:prstGeom>
                  </pic:spPr>
                </pic:pic>
              </a:graphicData>
            </a:graphic>
            <wp14:sizeRelH relativeFrom="margin">
              <wp14:pctWidth>0</wp14:pctWidth>
            </wp14:sizeRelH>
          </wp:anchor>
        </w:drawing>
      </w:r>
      <w:r w:rsidR="056CFE88" w:rsidRPr="006A4C2A">
        <w:rPr>
          <w:rFonts w:ascii="Times New Roman" w:hAnsi="Times New Roman" w:cs="Times New Roman"/>
          <w:noProof/>
        </w:rPr>
        <w:drawing>
          <wp:anchor distT="0" distB="0" distL="114300" distR="114300" simplePos="0" relativeHeight="251679744" behindDoc="0" locked="0" layoutInCell="1" allowOverlap="1" wp14:anchorId="5DF61CC2" wp14:editId="703DC80B">
            <wp:simplePos x="746125" y="5046980"/>
            <wp:positionH relativeFrom="margin">
              <wp:align>left</wp:align>
            </wp:positionH>
            <wp:positionV relativeFrom="margin">
              <wp:align>top</wp:align>
            </wp:positionV>
            <wp:extent cx="3667125" cy="5943600"/>
            <wp:effectExtent l="0" t="0" r="9525" b="0"/>
            <wp:wrapSquare wrapText="bothSides"/>
            <wp:docPr id="1938444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4746" name=""/>
                    <pic:cNvPicPr/>
                  </pic:nvPicPr>
                  <pic:blipFill>
                    <a:blip r:embed="rId32">
                      <a:extLst>
                        <a:ext uri="{28A0092B-C50C-407E-A947-70E740481C1C}">
                          <a14:useLocalDpi xmlns:a14="http://schemas.microsoft.com/office/drawing/2010/main" val="0"/>
                        </a:ext>
                      </a:extLst>
                    </a:blip>
                    <a:stretch>
                      <a:fillRect/>
                    </a:stretch>
                  </pic:blipFill>
                  <pic:spPr>
                    <a:xfrm>
                      <a:off x="0" y="0"/>
                      <a:ext cx="3667125" cy="5943600"/>
                    </a:xfrm>
                    <a:prstGeom prst="rect">
                      <a:avLst/>
                    </a:prstGeom>
                  </pic:spPr>
                </pic:pic>
              </a:graphicData>
            </a:graphic>
          </wp:anchor>
        </w:drawing>
      </w:r>
    </w:p>
    <w:p w14:paraId="21FD37BF" w14:textId="65632233" w:rsidR="00DD0F3C" w:rsidRPr="006A4C2A" w:rsidRDefault="00DD0F3C" w:rsidP="009017E6">
      <w:pPr>
        <w:pStyle w:val="Heading2"/>
        <w:rPr>
          <w:rFonts w:ascii="Times New Roman" w:hAnsi="Times New Roman" w:cs="Times New Roman"/>
          <w:color w:val="auto"/>
          <w:sz w:val="20"/>
          <w:szCs w:val="20"/>
        </w:rPr>
      </w:pPr>
      <w:bookmarkStart w:id="118" w:name="_Toc201003037"/>
      <w:r w:rsidRPr="006A4C2A">
        <w:rPr>
          <w:rFonts w:ascii="Times New Roman" w:hAnsi="Times New Roman" w:cs="Times New Roman"/>
        </w:rPr>
        <w:lastRenderedPageBreak/>
        <w:t>S</w:t>
      </w:r>
      <w:r w:rsidRPr="006A4C2A">
        <w:rPr>
          <w:rFonts w:ascii="Times New Roman" w:hAnsi="Times New Roman" w:cs="Times New Roman"/>
        </w:rPr>
        <w:t>ystematic Ticket Booking System (</w:t>
      </w:r>
      <w:proofErr w:type="spellStart"/>
      <w:r w:rsidRPr="006A4C2A">
        <w:rPr>
          <w:rFonts w:ascii="Times New Roman" w:hAnsi="Times New Roman" w:cs="Times New Roman"/>
        </w:rPr>
        <w:t>Sulav</w:t>
      </w:r>
      <w:proofErr w:type="spellEnd"/>
      <w:r w:rsidRPr="006A4C2A">
        <w:rPr>
          <w:rFonts w:ascii="Times New Roman" w:hAnsi="Times New Roman" w:cs="Times New Roman"/>
        </w:rPr>
        <w:t>)</w:t>
      </w:r>
      <w:bookmarkEnd w:id="118"/>
    </w:p>
    <w:p w14:paraId="59E6EAE6" w14:textId="0504BE17" w:rsidR="48F150BB" w:rsidRPr="006A4C2A" w:rsidRDefault="691F6339"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Movie Show Time (</w:t>
      </w:r>
      <w:proofErr w:type="spellStart"/>
      <w:r w:rsidRPr="006A4C2A">
        <w:rPr>
          <w:rFonts w:ascii="Times New Roman" w:eastAsia="Times New Roman" w:hAnsi="Times New Roman" w:cs="Times New Roman"/>
          <w:b/>
          <w:bCs/>
          <w:color w:val="0070C0"/>
          <w:sz w:val="28"/>
          <w:szCs w:val="28"/>
        </w:rPr>
        <w:t>Sulav</w:t>
      </w:r>
      <w:proofErr w:type="spellEnd"/>
      <w:r w:rsidRPr="006A4C2A">
        <w:rPr>
          <w:rFonts w:ascii="Times New Roman" w:eastAsia="Times New Roman" w:hAnsi="Times New Roman" w:cs="Times New Roman"/>
          <w:b/>
          <w:bCs/>
          <w:color w:val="0070C0"/>
          <w:sz w:val="28"/>
          <w:szCs w:val="28"/>
        </w:rPr>
        <w:t>)</w:t>
      </w:r>
    </w:p>
    <w:p w14:paraId="06E17ED3" w14:textId="674A2A92" w:rsidR="48F150BB" w:rsidRPr="006A4C2A" w:rsidRDefault="1095DB23" w:rsidP="5B50B6F8">
      <w:pPr>
        <w:pStyle w:val="NoSpacing"/>
        <w:rPr>
          <w:rFonts w:ascii="Times New Roman" w:eastAsia="Times New Roman" w:hAnsi="Times New Roman" w:cs="Times New Roman"/>
          <w:b/>
          <w:bCs/>
        </w:rPr>
      </w:pPr>
      <w:r w:rsidRPr="006A4C2A">
        <w:rPr>
          <w:rFonts w:ascii="Times New Roman" w:hAnsi="Times New Roman" w:cs="Times New Roman"/>
          <w:noProof/>
        </w:rPr>
        <w:drawing>
          <wp:inline distT="0" distB="0" distL="0" distR="0" wp14:anchorId="23500B0B" wp14:editId="43A641AF">
            <wp:extent cx="5943600" cy="3366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66770"/>
                    </a:xfrm>
                    <a:prstGeom prst="rect">
                      <a:avLst/>
                    </a:prstGeom>
                  </pic:spPr>
                </pic:pic>
              </a:graphicData>
            </a:graphic>
          </wp:inline>
        </w:drawing>
      </w:r>
    </w:p>
    <w:p w14:paraId="0C1B473F" w14:textId="02D652FC" w:rsidR="48F150BB" w:rsidRPr="006A4C2A" w:rsidRDefault="48F150BB" w:rsidP="5B50B6F8">
      <w:pPr>
        <w:spacing w:before="0" w:after="0"/>
        <w:rPr>
          <w:rFonts w:ascii="Times New Roman" w:eastAsia="Times New Roman" w:hAnsi="Times New Roman" w:cs="Times New Roman"/>
          <w:b/>
          <w:bCs/>
          <w:sz w:val="24"/>
          <w:szCs w:val="24"/>
        </w:rPr>
      </w:pPr>
    </w:p>
    <w:p w14:paraId="2F927B15" w14:textId="27DD99DF" w:rsidR="48F150BB" w:rsidRPr="006A4C2A" w:rsidRDefault="48F150BB" w:rsidP="5B50B6F8">
      <w:pPr>
        <w:spacing w:before="0" w:after="0"/>
        <w:rPr>
          <w:rFonts w:ascii="Times New Roman" w:eastAsia="Times New Roman" w:hAnsi="Times New Roman" w:cs="Times New Roman"/>
          <w:b/>
          <w:bCs/>
          <w:sz w:val="24"/>
          <w:szCs w:val="24"/>
        </w:rPr>
      </w:pPr>
    </w:p>
    <w:p w14:paraId="34E27A93" w14:textId="77777777" w:rsidR="00C96F43" w:rsidRPr="006A4C2A" w:rsidRDefault="00C96F43" w:rsidP="5B50B6F8">
      <w:pPr>
        <w:rPr>
          <w:rFonts w:ascii="Times New Roman" w:eastAsia="Times New Roman" w:hAnsi="Times New Roman" w:cs="Times New Roman"/>
          <w:b/>
          <w:bCs/>
          <w:sz w:val="24"/>
          <w:szCs w:val="24"/>
        </w:rPr>
      </w:pPr>
    </w:p>
    <w:p w14:paraId="6492CD05" w14:textId="77777777" w:rsidR="00E43D0A" w:rsidRPr="006A4C2A" w:rsidRDefault="00E43D0A" w:rsidP="5B50B6F8">
      <w:pPr>
        <w:rPr>
          <w:rFonts w:ascii="Times New Roman" w:eastAsia="Times New Roman" w:hAnsi="Times New Roman" w:cs="Times New Roman"/>
          <w:b/>
          <w:bCs/>
          <w:sz w:val="24"/>
          <w:szCs w:val="24"/>
        </w:rPr>
      </w:pPr>
    </w:p>
    <w:p w14:paraId="15E31024" w14:textId="77777777" w:rsidR="00D35066" w:rsidRPr="006A4C2A" w:rsidRDefault="00D35066" w:rsidP="5B50B6F8">
      <w:pPr>
        <w:rPr>
          <w:rFonts w:ascii="Times New Roman" w:eastAsia="Times New Roman" w:hAnsi="Times New Roman" w:cs="Times New Roman"/>
          <w:b/>
          <w:bCs/>
          <w:sz w:val="24"/>
          <w:szCs w:val="24"/>
        </w:rPr>
      </w:pPr>
    </w:p>
    <w:p w14:paraId="7F433476" w14:textId="77777777" w:rsidR="009017E6" w:rsidRPr="006A4C2A" w:rsidRDefault="009017E6" w:rsidP="392403C2">
      <w:pPr>
        <w:rPr>
          <w:rFonts w:ascii="Times New Roman" w:eastAsia="Times New Roman" w:hAnsi="Times New Roman" w:cs="Times New Roman"/>
          <w:b/>
          <w:bCs/>
          <w:color w:val="0070C0"/>
          <w:sz w:val="28"/>
          <w:szCs w:val="28"/>
        </w:rPr>
      </w:pPr>
    </w:p>
    <w:p w14:paraId="5923022D" w14:textId="77777777" w:rsidR="009017E6" w:rsidRPr="006A4C2A" w:rsidRDefault="009017E6" w:rsidP="392403C2">
      <w:pPr>
        <w:rPr>
          <w:rFonts w:ascii="Times New Roman" w:eastAsia="Times New Roman" w:hAnsi="Times New Roman" w:cs="Times New Roman"/>
          <w:b/>
          <w:bCs/>
          <w:color w:val="0070C0"/>
          <w:sz w:val="28"/>
          <w:szCs w:val="28"/>
        </w:rPr>
      </w:pPr>
    </w:p>
    <w:p w14:paraId="30E33D21" w14:textId="77777777" w:rsidR="009017E6" w:rsidRPr="006A4C2A" w:rsidRDefault="009017E6" w:rsidP="392403C2">
      <w:pPr>
        <w:rPr>
          <w:rFonts w:ascii="Times New Roman" w:eastAsia="Times New Roman" w:hAnsi="Times New Roman" w:cs="Times New Roman"/>
          <w:b/>
          <w:bCs/>
          <w:color w:val="0070C0"/>
          <w:sz w:val="28"/>
          <w:szCs w:val="28"/>
        </w:rPr>
      </w:pPr>
    </w:p>
    <w:p w14:paraId="3EFF91C4" w14:textId="77777777" w:rsidR="009017E6" w:rsidRPr="006A4C2A" w:rsidRDefault="009017E6" w:rsidP="392403C2">
      <w:pPr>
        <w:rPr>
          <w:rFonts w:ascii="Times New Roman" w:eastAsia="Times New Roman" w:hAnsi="Times New Roman" w:cs="Times New Roman"/>
          <w:b/>
          <w:bCs/>
          <w:color w:val="0070C0"/>
          <w:sz w:val="28"/>
          <w:szCs w:val="28"/>
        </w:rPr>
      </w:pPr>
    </w:p>
    <w:p w14:paraId="0F2141BC" w14:textId="77777777" w:rsidR="009017E6" w:rsidRPr="006A4C2A" w:rsidRDefault="009017E6" w:rsidP="392403C2">
      <w:pPr>
        <w:rPr>
          <w:rFonts w:ascii="Times New Roman" w:eastAsia="Times New Roman" w:hAnsi="Times New Roman" w:cs="Times New Roman"/>
          <w:b/>
          <w:bCs/>
          <w:color w:val="0070C0"/>
          <w:sz w:val="28"/>
          <w:szCs w:val="28"/>
        </w:rPr>
      </w:pPr>
    </w:p>
    <w:p w14:paraId="78F135AF" w14:textId="77777777" w:rsidR="009017E6" w:rsidRPr="006A4C2A" w:rsidRDefault="009017E6" w:rsidP="392403C2">
      <w:pPr>
        <w:rPr>
          <w:rFonts w:ascii="Times New Roman" w:eastAsia="Times New Roman" w:hAnsi="Times New Roman" w:cs="Times New Roman"/>
          <w:b/>
          <w:bCs/>
          <w:color w:val="0070C0"/>
          <w:sz w:val="28"/>
          <w:szCs w:val="28"/>
        </w:rPr>
      </w:pPr>
    </w:p>
    <w:p w14:paraId="5C339AC4" w14:textId="77777777" w:rsidR="009017E6" w:rsidRPr="006A4C2A" w:rsidRDefault="009017E6" w:rsidP="392403C2">
      <w:pPr>
        <w:rPr>
          <w:rFonts w:ascii="Times New Roman" w:eastAsia="Times New Roman" w:hAnsi="Times New Roman" w:cs="Times New Roman"/>
          <w:b/>
          <w:bCs/>
          <w:color w:val="0070C0"/>
          <w:sz w:val="28"/>
          <w:szCs w:val="28"/>
        </w:rPr>
      </w:pPr>
    </w:p>
    <w:p w14:paraId="167A911C" w14:textId="58A5657F" w:rsidR="00243D8E" w:rsidRPr="006A4C2A" w:rsidRDefault="48CEC97C"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Seat Selection</w:t>
      </w:r>
      <w:r w:rsidR="51B9B7B5" w:rsidRPr="006A4C2A">
        <w:rPr>
          <w:rFonts w:ascii="Times New Roman" w:eastAsia="Times New Roman" w:hAnsi="Times New Roman" w:cs="Times New Roman"/>
          <w:b/>
          <w:bCs/>
          <w:color w:val="0070C0"/>
          <w:sz w:val="28"/>
          <w:szCs w:val="28"/>
        </w:rPr>
        <w:t xml:space="preserve"> (</w:t>
      </w:r>
      <w:proofErr w:type="spellStart"/>
      <w:r w:rsidR="51B9B7B5" w:rsidRPr="006A4C2A">
        <w:rPr>
          <w:rFonts w:ascii="Times New Roman" w:eastAsia="Times New Roman" w:hAnsi="Times New Roman" w:cs="Times New Roman"/>
          <w:b/>
          <w:bCs/>
          <w:color w:val="0070C0"/>
          <w:sz w:val="28"/>
          <w:szCs w:val="28"/>
        </w:rPr>
        <w:t>Sulav</w:t>
      </w:r>
      <w:proofErr w:type="spellEnd"/>
      <w:r w:rsidR="51B9B7B5" w:rsidRPr="006A4C2A">
        <w:rPr>
          <w:rFonts w:ascii="Times New Roman" w:eastAsia="Times New Roman" w:hAnsi="Times New Roman" w:cs="Times New Roman"/>
          <w:b/>
          <w:bCs/>
          <w:color w:val="0070C0"/>
          <w:sz w:val="28"/>
          <w:szCs w:val="28"/>
        </w:rPr>
        <w:t>)</w:t>
      </w:r>
    </w:p>
    <w:p w14:paraId="2313099C" w14:textId="6392D52B" w:rsidR="48F150BB" w:rsidRPr="006A4C2A" w:rsidRDefault="1095DB23" w:rsidP="5B50B6F8">
      <w:pPr>
        <w:rPr>
          <w:rFonts w:ascii="Times New Roman" w:eastAsia="Times New Roman" w:hAnsi="Times New Roman" w:cs="Times New Roman"/>
          <w:b/>
          <w:bCs/>
          <w:sz w:val="24"/>
          <w:szCs w:val="24"/>
        </w:rPr>
      </w:pPr>
      <w:r w:rsidRPr="006A4C2A">
        <w:rPr>
          <w:rFonts w:ascii="Times New Roman" w:hAnsi="Times New Roman" w:cs="Times New Roman"/>
          <w:noProof/>
        </w:rPr>
        <w:drawing>
          <wp:inline distT="0" distB="0" distL="0" distR="0" wp14:anchorId="1308D06E" wp14:editId="204821CE">
            <wp:extent cx="5943600" cy="5420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420360"/>
                    </a:xfrm>
                    <a:prstGeom prst="rect">
                      <a:avLst/>
                    </a:prstGeom>
                  </pic:spPr>
                </pic:pic>
              </a:graphicData>
            </a:graphic>
          </wp:inline>
        </w:drawing>
      </w:r>
    </w:p>
    <w:p w14:paraId="4B1ADBD1" w14:textId="4910AC5A" w:rsidR="48F150BB" w:rsidRPr="006A4C2A" w:rsidRDefault="48F150BB" w:rsidP="5B50B6F8">
      <w:pPr>
        <w:rPr>
          <w:rFonts w:ascii="Times New Roman" w:eastAsia="Times New Roman" w:hAnsi="Times New Roman" w:cs="Times New Roman"/>
          <w:b/>
          <w:bCs/>
          <w:sz w:val="24"/>
          <w:szCs w:val="24"/>
        </w:rPr>
      </w:pPr>
    </w:p>
    <w:p w14:paraId="1FB0CD5E" w14:textId="2875C249" w:rsidR="003D2E62" w:rsidRPr="006A4C2A" w:rsidRDefault="003D2E62" w:rsidP="5B50B6F8">
      <w:pPr>
        <w:rPr>
          <w:rFonts w:ascii="Times New Roman" w:eastAsia="Times New Roman" w:hAnsi="Times New Roman" w:cs="Times New Roman"/>
          <w:b/>
          <w:bCs/>
          <w:sz w:val="24"/>
          <w:szCs w:val="24"/>
        </w:rPr>
      </w:pPr>
    </w:p>
    <w:p w14:paraId="48AB4316" w14:textId="7EB01DF2" w:rsidR="003D2E62" w:rsidRPr="006A4C2A" w:rsidRDefault="003D2E62" w:rsidP="5B50B6F8">
      <w:pPr>
        <w:rPr>
          <w:rFonts w:ascii="Times New Roman" w:eastAsia="Times New Roman" w:hAnsi="Times New Roman" w:cs="Times New Roman"/>
          <w:b/>
          <w:bCs/>
          <w:sz w:val="24"/>
          <w:szCs w:val="24"/>
        </w:rPr>
      </w:pPr>
    </w:p>
    <w:p w14:paraId="4579D489" w14:textId="74978530" w:rsidR="003D2E62" w:rsidRPr="006A4C2A" w:rsidRDefault="003D2E62" w:rsidP="5B50B6F8">
      <w:pPr>
        <w:rPr>
          <w:rFonts w:ascii="Times New Roman" w:eastAsia="Times New Roman" w:hAnsi="Times New Roman" w:cs="Times New Roman"/>
          <w:b/>
          <w:bCs/>
          <w:sz w:val="24"/>
          <w:szCs w:val="24"/>
        </w:rPr>
      </w:pPr>
    </w:p>
    <w:p w14:paraId="73DD7FDD" w14:textId="674504F3" w:rsidR="003D2E62" w:rsidRPr="006A4C2A" w:rsidRDefault="003D2E62" w:rsidP="5B50B6F8">
      <w:pPr>
        <w:rPr>
          <w:rFonts w:ascii="Times New Roman" w:eastAsia="Times New Roman" w:hAnsi="Times New Roman" w:cs="Times New Roman"/>
          <w:b/>
          <w:bCs/>
          <w:sz w:val="24"/>
          <w:szCs w:val="24"/>
        </w:rPr>
      </w:pPr>
    </w:p>
    <w:p w14:paraId="5DDBDC3B" w14:textId="31B845EC" w:rsidR="003D2E62" w:rsidRPr="006A4C2A" w:rsidRDefault="003D2E62" w:rsidP="5B50B6F8">
      <w:pPr>
        <w:rPr>
          <w:rFonts w:ascii="Times New Roman" w:eastAsia="Times New Roman" w:hAnsi="Times New Roman" w:cs="Times New Roman"/>
          <w:b/>
          <w:bCs/>
          <w:sz w:val="24"/>
          <w:szCs w:val="24"/>
        </w:rPr>
      </w:pPr>
    </w:p>
    <w:p w14:paraId="055F310D" w14:textId="77777777" w:rsidR="003D2E62" w:rsidRPr="006A4C2A" w:rsidRDefault="003D2E62" w:rsidP="5B50B6F8">
      <w:pPr>
        <w:rPr>
          <w:rFonts w:ascii="Times New Roman" w:eastAsia="Times New Roman" w:hAnsi="Times New Roman" w:cs="Times New Roman"/>
          <w:b/>
          <w:bCs/>
          <w:sz w:val="24"/>
          <w:szCs w:val="24"/>
        </w:rPr>
      </w:pPr>
    </w:p>
    <w:p w14:paraId="27A2723C" w14:textId="798A22FF" w:rsidR="48F150BB" w:rsidRPr="006A4C2A" w:rsidRDefault="4055400E" w:rsidP="392403C2">
      <w:pPr>
        <w:pStyle w:val="Heading2"/>
        <w:rPr>
          <w:rFonts w:ascii="Times New Roman" w:eastAsia="Times New Roman" w:hAnsi="Times New Roman" w:cs="Times New Roman"/>
        </w:rPr>
      </w:pPr>
      <w:bookmarkStart w:id="119" w:name="_Toc201003038"/>
      <w:r w:rsidRPr="006A4C2A">
        <w:rPr>
          <w:rFonts w:ascii="Times New Roman" w:eastAsia="Times New Roman" w:hAnsi="Times New Roman" w:cs="Times New Roman"/>
        </w:rPr>
        <w:lastRenderedPageBreak/>
        <w:t>Payment</w:t>
      </w:r>
      <w:r w:rsidR="32F1B8AD" w:rsidRPr="006A4C2A">
        <w:rPr>
          <w:rFonts w:ascii="Times New Roman" w:eastAsia="Times New Roman" w:hAnsi="Times New Roman" w:cs="Times New Roman"/>
        </w:rPr>
        <w:t xml:space="preserve"> and Ticket Generation</w:t>
      </w:r>
      <w:r w:rsidR="7F04069D" w:rsidRPr="006A4C2A">
        <w:rPr>
          <w:rFonts w:ascii="Times New Roman" w:eastAsia="Times New Roman" w:hAnsi="Times New Roman" w:cs="Times New Roman"/>
        </w:rPr>
        <w:t xml:space="preserve"> Pseudocode (</w:t>
      </w:r>
      <w:r w:rsidRPr="006A4C2A">
        <w:rPr>
          <w:rFonts w:ascii="Times New Roman" w:eastAsia="Times New Roman" w:hAnsi="Times New Roman" w:cs="Times New Roman"/>
        </w:rPr>
        <w:t>Arpan)</w:t>
      </w:r>
      <w:bookmarkEnd w:id="119"/>
    </w:p>
    <w:p w14:paraId="031161BC" w14:textId="13202D9E" w:rsidR="195409A8" w:rsidRPr="006A4C2A" w:rsidRDefault="195409A8"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Payment Pseudocode</w:t>
      </w:r>
    </w:p>
    <w:p w14:paraId="196BC68A" w14:textId="25AB8023" w:rsidR="48F150BB" w:rsidRPr="006A4C2A" w:rsidRDefault="29C71B9C"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0C67FA41" wp14:editId="7FE7F522">
            <wp:extent cx="5353050" cy="5943600"/>
            <wp:effectExtent l="0" t="0" r="0" b="0"/>
            <wp:docPr id="1307502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2223" name=""/>
                    <pic:cNvPicPr/>
                  </pic:nvPicPr>
                  <pic:blipFill>
                    <a:blip r:embed="rId35">
                      <a:extLst>
                        <a:ext uri="{28A0092B-C50C-407E-A947-70E740481C1C}">
                          <a14:useLocalDpi xmlns:a14="http://schemas.microsoft.com/office/drawing/2010/main" val="0"/>
                        </a:ext>
                      </a:extLst>
                    </a:blip>
                    <a:stretch>
                      <a:fillRect/>
                    </a:stretch>
                  </pic:blipFill>
                  <pic:spPr>
                    <a:xfrm>
                      <a:off x="0" y="0"/>
                      <a:ext cx="5353050" cy="5943600"/>
                    </a:xfrm>
                    <a:prstGeom prst="rect">
                      <a:avLst/>
                    </a:prstGeom>
                  </pic:spPr>
                </pic:pic>
              </a:graphicData>
            </a:graphic>
          </wp:inline>
        </w:drawing>
      </w:r>
    </w:p>
    <w:p w14:paraId="5D41F105" w14:textId="39F29A3C" w:rsidR="48F150BB" w:rsidRPr="006A4C2A" w:rsidRDefault="48F150BB" w:rsidP="5B50B6F8">
      <w:pPr>
        <w:rPr>
          <w:rFonts w:ascii="Times New Roman" w:eastAsia="Times New Roman" w:hAnsi="Times New Roman" w:cs="Times New Roman"/>
          <w:b/>
          <w:bCs/>
          <w:sz w:val="24"/>
          <w:szCs w:val="24"/>
        </w:rPr>
      </w:pPr>
    </w:p>
    <w:p w14:paraId="0A617A0C" w14:textId="4FA55FFE" w:rsidR="48F150BB" w:rsidRPr="006A4C2A" w:rsidRDefault="48F150BB" w:rsidP="5B50B6F8">
      <w:pPr>
        <w:rPr>
          <w:rFonts w:ascii="Times New Roman" w:eastAsia="Times New Roman" w:hAnsi="Times New Roman" w:cs="Times New Roman"/>
          <w:b/>
          <w:bCs/>
          <w:sz w:val="24"/>
          <w:szCs w:val="24"/>
        </w:rPr>
      </w:pPr>
    </w:p>
    <w:p w14:paraId="08DC0A51" w14:textId="43497A91" w:rsidR="48F150BB" w:rsidRPr="006A4C2A" w:rsidRDefault="48F150BB" w:rsidP="5B50B6F8">
      <w:pPr>
        <w:rPr>
          <w:rFonts w:ascii="Times New Roman" w:eastAsia="Times New Roman" w:hAnsi="Times New Roman" w:cs="Times New Roman"/>
          <w:b/>
          <w:bCs/>
          <w:sz w:val="24"/>
          <w:szCs w:val="24"/>
        </w:rPr>
      </w:pPr>
    </w:p>
    <w:p w14:paraId="24F689CB" w14:textId="77777777" w:rsidR="009017E6" w:rsidRPr="006A4C2A" w:rsidRDefault="009017E6" w:rsidP="5B50B6F8">
      <w:pPr>
        <w:rPr>
          <w:rFonts w:ascii="Times New Roman" w:eastAsia="Times New Roman" w:hAnsi="Times New Roman" w:cs="Times New Roman"/>
          <w:b/>
          <w:bCs/>
          <w:sz w:val="24"/>
          <w:szCs w:val="24"/>
        </w:rPr>
      </w:pPr>
    </w:p>
    <w:p w14:paraId="2CA34A80" w14:textId="1E179F21" w:rsidR="48F150BB" w:rsidRPr="006A4C2A" w:rsidRDefault="6C2AE15F"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 xml:space="preserve">QR </w:t>
      </w:r>
      <w:r w:rsidR="397B7E11" w:rsidRPr="006A4C2A">
        <w:rPr>
          <w:rFonts w:ascii="Times New Roman" w:eastAsia="Times New Roman" w:hAnsi="Times New Roman" w:cs="Times New Roman"/>
          <w:b/>
          <w:bCs/>
          <w:color w:val="0070C0"/>
          <w:sz w:val="28"/>
          <w:szCs w:val="28"/>
        </w:rPr>
        <w:t>Ticket</w:t>
      </w:r>
      <w:r w:rsidR="19753B66" w:rsidRPr="006A4C2A">
        <w:rPr>
          <w:rFonts w:ascii="Times New Roman" w:eastAsia="Times New Roman" w:hAnsi="Times New Roman" w:cs="Times New Roman"/>
          <w:b/>
          <w:bCs/>
          <w:color w:val="0070C0"/>
          <w:sz w:val="28"/>
          <w:szCs w:val="28"/>
        </w:rPr>
        <w:t xml:space="preserve"> Pseudocode</w:t>
      </w:r>
      <w:r w:rsidR="397B7E11" w:rsidRPr="006A4C2A">
        <w:rPr>
          <w:rFonts w:ascii="Times New Roman" w:eastAsia="Times New Roman" w:hAnsi="Times New Roman" w:cs="Times New Roman"/>
          <w:b/>
          <w:bCs/>
          <w:color w:val="0070C0"/>
          <w:sz w:val="28"/>
          <w:szCs w:val="28"/>
        </w:rPr>
        <w:t xml:space="preserve"> (</w:t>
      </w:r>
      <w:r w:rsidRPr="006A4C2A">
        <w:rPr>
          <w:rFonts w:ascii="Times New Roman" w:eastAsia="Times New Roman" w:hAnsi="Times New Roman" w:cs="Times New Roman"/>
          <w:b/>
          <w:bCs/>
          <w:color w:val="0070C0"/>
          <w:sz w:val="28"/>
          <w:szCs w:val="28"/>
        </w:rPr>
        <w:t>Arpan)</w:t>
      </w:r>
    </w:p>
    <w:p w14:paraId="4295AFB2" w14:textId="1AC611AB" w:rsidR="5B50B6F8" w:rsidRPr="006A4C2A" w:rsidRDefault="1C0D1C67"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3F44F9AC" wp14:editId="72874461">
            <wp:extent cx="2914650" cy="5943600"/>
            <wp:effectExtent l="0" t="0" r="0" b="0"/>
            <wp:docPr id="1367707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7620" name=""/>
                    <pic:cNvPicPr/>
                  </pic:nvPicPr>
                  <pic:blipFill>
                    <a:blip r:embed="rId36">
                      <a:extLst>
                        <a:ext uri="{28A0092B-C50C-407E-A947-70E740481C1C}">
                          <a14:useLocalDpi xmlns:a14="http://schemas.microsoft.com/office/drawing/2010/main" val="0"/>
                        </a:ext>
                      </a:extLst>
                    </a:blip>
                    <a:stretch>
                      <a:fillRect/>
                    </a:stretch>
                  </pic:blipFill>
                  <pic:spPr>
                    <a:xfrm>
                      <a:off x="0" y="0"/>
                      <a:ext cx="2914650" cy="5943600"/>
                    </a:xfrm>
                    <a:prstGeom prst="rect">
                      <a:avLst/>
                    </a:prstGeom>
                  </pic:spPr>
                </pic:pic>
              </a:graphicData>
            </a:graphic>
          </wp:inline>
        </w:drawing>
      </w:r>
    </w:p>
    <w:p w14:paraId="5C9A203D" w14:textId="47F4111E" w:rsidR="48F150BB" w:rsidRPr="006A4C2A" w:rsidRDefault="48F150BB" w:rsidP="5B50B6F8">
      <w:pPr>
        <w:rPr>
          <w:rFonts w:ascii="Times New Roman" w:eastAsia="Times New Roman" w:hAnsi="Times New Roman" w:cs="Times New Roman"/>
        </w:rPr>
      </w:pPr>
      <w:r w:rsidRPr="006A4C2A">
        <w:rPr>
          <w:rFonts w:ascii="Times New Roman" w:hAnsi="Times New Roman" w:cs="Times New Roman"/>
        </w:rPr>
        <w:br/>
      </w:r>
    </w:p>
    <w:p w14:paraId="41AA53E5" w14:textId="6EA2AC71" w:rsidR="001C1326" w:rsidRPr="006A4C2A" w:rsidRDefault="001C1326" w:rsidP="5B50B6F8">
      <w:pPr>
        <w:rPr>
          <w:rFonts w:ascii="Times New Roman" w:eastAsia="Times New Roman" w:hAnsi="Times New Roman" w:cs="Times New Roman"/>
        </w:rPr>
      </w:pPr>
    </w:p>
    <w:p w14:paraId="2D45BB0E" w14:textId="77777777" w:rsidR="001C1326" w:rsidRPr="006A4C2A" w:rsidRDefault="001C1326" w:rsidP="5B50B6F8">
      <w:pPr>
        <w:rPr>
          <w:rFonts w:ascii="Times New Roman" w:eastAsia="Times New Roman" w:hAnsi="Times New Roman" w:cs="Times New Roman"/>
        </w:rPr>
      </w:pPr>
    </w:p>
    <w:p w14:paraId="038213BF" w14:textId="145AE54D" w:rsidR="56420C28" w:rsidRPr="006A4C2A" w:rsidRDefault="56420C28" w:rsidP="392403C2">
      <w:pPr>
        <w:pStyle w:val="Heading1"/>
        <w:rPr>
          <w:rFonts w:ascii="Times New Roman" w:eastAsia="Times New Roman" w:hAnsi="Times New Roman" w:cs="Times New Roman"/>
          <w:b/>
          <w:bCs/>
        </w:rPr>
      </w:pPr>
      <w:bookmarkStart w:id="120" w:name="_Toc201003039"/>
      <w:r w:rsidRPr="006A4C2A">
        <w:rPr>
          <w:rFonts w:ascii="Times New Roman" w:eastAsia="Times New Roman" w:hAnsi="Times New Roman" w:cs="Times New Roman"/>
        </w:rPr>
        <w:lastRenderedPageBreak/>
        <w:t>UI Design</w:t>
      </w:r>
      <w:bookmarkEnd w:id="120"/>
    </w:p>
    <w:p w14:paraId="67AC14D2" w14:textId="58E7EE4B" w:rsidR="5B50B6F8" w:rsidRPr="006A4C2A" w:rsidRDefault="2E6D9A9F" w:rsidP="009017E6">
      <w:pPr>
        <w:jc w:val="cente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4BD98F57" wp14:editId="46BE1327">
            <wp:extent cx="3182776" cy="3176410"/>
            <wp:effectExtent l="0" t="0" r="0" b="0"/>
            <wp:docPr id="806811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11185" name=""/>
                    <pic:cNvPicPr/>
                  </pic:nvPicPr>
                  <pic:blipFill>
                    <a:blip r:embed="rId37">
                      <a:extLst>
                        <a:ext uri="{28A0092B-C50C-407E-A947-70E740481C1C}">
                          <a14:useLocalDpi xmlns:a14="http://schemas.microsoft.com/office/drawing/2010/main"/>
                        </a:ext>
                      </a:extLst>
                    </a:blip>
                    <a:stretch>
                      <a:fillRect/>
                    </a:stretch>
                  </pic:blipFill>
                  <pic:spPr>
                    <a:xfrm>
                      <a:off x="0" y="0"/>
                      <a:ext cx="3182776" cy="3176410"/>
                    </a:xfrm>
                    <a:prstGeom prst="rect">
                      <a:avLst/>
                    </a:prstGeom>
                  </pic:spPr>
                </pic:pic>
              </a:graphicData>
            </a:graphic>
          </wp:inline>
        </w:drawing>
      </w:r>
    </w:p>
    <w:p w14:paraId="3E9F8208" w14:textId="582D13F1" w:rsidR="06C8070E" w:rsidRPr="006A4C2A" w:rsidRDefault="06C8070E" w:rsidP="392403C2">
      <w:pPr>
        <w:pStyle w:val="Heading2"/>
        <w:rPr>
          <w:rFonts w:ascii="Times New Roman" w:eastAsia="Times New Roman" w:hAnsi="Times New Roman" w:cs="Times New Roman"/>
        </w:rPr>
      </w:pPr>
      <w:bookmarkStart w:id="121" w:name="_Toc201003040"/>
      <w:r w:rsidRPr="006A4C2A">
        <w:rPr>
          <w:rFonts w:ascii="Times New Roman" w:eastAsia="Times New Roman" w:hAnsi="Times New Roman" w:cs="Times New Roman"/>
        </w:rPr>
        <w:t>User Authentication and Polling System</w:t>
      </w:r>
      <w:bookmarkEnd w:id="121"/>
    </w:p>
    <w:p w14:paraId="3A1F2C67" w14:textId="4E760BC7" w:rsidR="7C71EA70" w:rsidRPr="006A4C2A" w:rsidRDefault="136BD279"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 xml:space="preserve">RED CURTAIN: LOGIN PAGE </w:t>
      </w:r>
      <w:r w:rsidR="6D43A413" w:rsidRPr="006A4C2A">
        <w:rPr>
          <w:rFonts w:ascii="Times New Roman" w:eastAsia="Times New Roman" w:hAnsi="Times New Roman" w:cs="Times New Roman"/>
          <w:b/>
          <w:bCs/>
          <w:color w:val="0070C0"/>
          <w:sz w:val="28"/>
          <w:szCs w:val="28"/>
        </w:rPr>
        <w:t>(ISHA)</w:t>
      </w:r>
    </w:p>
    <w:p w14:paraId="1AF7AFAF" w14:textId="45B9F0EF" w:rsidR="392403C2" w:rsidRPr="006A4C2A" w:rsidRDefault="5E6AEA39"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7EBB03F5" wp14:editId="7182C3B6">
            <wp:extent cx="1942746" cy="3562350"/>
            <wp:effectExtent l="0" t="0" r="635" b="0"/>
            <wp:docPr id="241649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49914" name=""/>
                    <pic:cNvPicPr/>
                  </pic:nvPicPr>
                  <pic:blipFill>
                    <a:blip r:embed="rId38">
                      <a:extLst>
                        <a:ext uri="{28A0092B-C50C-407E-A947-70E740481C1C}">
                          <a14:useLocalDpi xmlns:a14="http://schemas.microsoft.com/office/drawing/2010/main"/>
                        </a:ext>
                      </a:extLst>
                    </a:blip>
                    <a:stretch>
                      <a:fillRect/>
                    </a:stretch>
                  </pic:blipFill>
                  <pic:spPr>
                    <a:xfrm>
                      <a:off x="0" y="0"/>
                      <a:ext cx="1944803" cy="3566122"/>
                    </a:xfrm>
                    <a:prstGeom prst="rect">
                      <a:avLst/>
                    </a:prstGeom>
                  </pic:spPr>
                </pic:pic>
              </a:graphicData>
            </a:graphic>
          </wp:inline>
        </w:drawing>
      </w:r>
      <w:r w:rsidR="009017E6" w:rsidRPr="006A4C2A">
        <w:rPr>
          <w:rFonts w:ascii="Times New Roman" w:eastAsia="Times New Roman" w:hAnsi="Times New Roman" w:cs="Times New Roman"/>
        </w:rPr>
        <w:t xml:space="preserve"> </w:t>
      </w:r>
      <w:r w:rsidR="005C5FA5" w:rsidRPr="006A4C2A">
        <w:rPr>
          <w:rFonts w:ascii="Times New Roman" w:eastAsia="Times New Roman" w:hAnsi="Times New Roman" w:cs="Times New Roman"/>
        </w:rPr>
        <w:t xml:space="preserve">                                  </w:t>
      </w:r>
      <w:r w:rsidR="009017E6" w:rsidRPr="006A4C2A">
        <w:rPr>
          <w:rFonts w:ascii="Times New Roman" w:hAnsi="Times New Roman" w:cs="Times New Roman"/>
          <w:noProof/>
        </w:rPr>
        <w:drawing>
          <wp:inline distT="0" distB="0" distL="0" distR="0" wp14:anchorId="6BA6D602" wp14:editId="1CE837DF">
            <wp:extent cx="2030151" cy="3578225"/>
            <wp:effectExtent l="0" t="0" r="8255" b="3175"/>
            <wp:docPr id="1404979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79336" name=""/>
                    <pic:cNvPicPr/>
                  </pic:nvPicPr>
                  <pic:blipFill>
                    <a:blip r:embed="rId39">
                      <a:extLst>
                        <a:ext uri="{28A0092B-C50C-407E-A947-70E740481C1C}">
                          <a14:useLocalDpi xmlns:a14="http://schemas.microsoft.com/office/drawing/2010/main"/>
                        </a:ext>
                      </a:extLst>
                    </a:blip>
                    <a:stretch>
                      <a:fillRect/>
                    </a:stretch>
                  </pic:blipFill>
                  <pic:spPr>
                    <a:xfrm>
                      <a:off x="0" y="0"/>
                      <a:ext cx="2032778" cy="3582855"/>
                    </a:xfrm>
                    <a:prstGeom prst="rect">
                      <a:avLst/>
                    </a:prstGeom>
                  </pic:spPr>
                </pic:pic>
              </a:graphicData>
            </a:graphic>
          </wp:inline>
        </w:drawing>
      </w:r>
    </w:p>
    <w:p w14:paraId="472D8AEB" w14:textId="685E8655" w:rsidR="7118F721" w:rsidRPr="006A4C2A" w:rsidRDefault="41ED345A"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RED CURTAIN: REGISTRATION PAGE</w:t>
      </w:r>
      <w:r w:rsidR="5491EE96" w:rsidRPr="006A4C2A">
        <w:rPr>
          <w:rFonts w:ascii="Times New Roman" w:eastAsia="Times New Roman" w:hAnsi="Times New Roman" w:cs="Times New Roman"/>
          <w:b/>
          <w:bCs/>
          <w:color w:val="0070C0"/>
          <w:sz w:val="28"/>
          <w:szCs w:val="28"/>
        </w:rPr>
        <w:t xml:space="preserve"> (ISHA)</w:t>
      </w:r>
    </w:p>
    <w:p w14:paraId="1DC43841" w14:textId="564BDA23" w:rsidR="5B50B6F8" w:rsidRPr="006A4C2A" w:rsidRDefault="44467DE5"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6AEB17C8" wp14:editId="59F19745">
            <wp:extent cx="2703678" cy="5156616"/>
            <wp:effectExtent l="0" t="0" r="0" b="0"/>
            <wp:docPr id="143329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844" name=""/>
                    <pic:cNvPicPr/>
                  </pic:nvPicPr>
                  <pic:blipFill>
                    <a:blip r:embed="rId40">
                      <a:extLst>
                        <a:ext uri="{28A0092B-C50C-407E-A947-70E740481C1C}">
                          <a14:useLocalDpi xmlns:a14="http://schemas.microsoft.com/office/drawing/2010/main"/>
                        </a:ext>
                      </a:extLst>
                    </a:blip>
                    <a:stretch>
                      <a:fillRect/>
                    </a:stretch>
                  </pic:blipFill>
                  <pic:spPr>
                    <a:xfrm>
                      <a:off x="0" y="0"/>
                      <a:ext cx="2703678" cy="5156616"/>
                    </a:xfrm>
                    <a:prstGeom prst="rect">
                      <a:avLst/>
                    </a:prstGeom>
                  </pic:spPr>
                </pic:pic>
              </a:graphicData>
            </a:graphic>
          </wp:inline>
        </w:drawing>
      </w:r>
    </w:p>
    <w:p w14:paraId="3577F0F5" w14:textId="5BE989D8" w:rsidR="17C8A674" w:rsidRPr="006A4C2A" w:rsidRDefault="17C8A674" w:rsidP="392403C2">
      <w:pPr>
        <w:rPr>
          <w:rFonts w:ascii="Times New Roman" w:eastAsia="Times New Roman" w:hAnsi="Times New Roman" w:cs="Times New Roman"/>
        </w:rPr>
      </w:pPr>
      <w:r w:rsidRPr="006A4C2A">
        <w:rPr>
          <w:rFonts w:ascii="Times New Roman" w:eastAsia="Times New Roman" w:hAnsi="Times New Roman" w:cs="Times New Roman"/>
        </w:rPr>
        <w:t xml:space="preserve"> </w:t>
      </w:r>
    </w:p>
    <w:p w14:paraId="05CB6A50" w14:textId="487087F4" w:rsidR="5B50B6F8" w:rsidRPr="006A4C2A" w:rsidRDefault="5B50B6F8" w:rsidP="392403C2">
      <w:pPr>
        <w:rPr>
          <w:rFonts w:ascii="Times New Roman" w:eastAsia="Times New Roman" w:hAnsi="Times New Roman" w:cs="Times New Roman"/>
        </w:rPr>
      </w:pPr>
    </w:p>
    <w:p w14:paraId="499C84AC" w14:textId="77777777" w:rsidR="00BF3877" w:rsidRPr="006A4C2A" w:rsidRDefault="00BF3877" w:rsidP="392403C2">
      <w:pPr>
        <w:rPr>
          <w:rFonts w:ascii="Times New Roman" w:eastAsia="Times New Roman" w:hAnsi="Times New Roman" w:cs="Times New Roman"/>
          <w:b/>
          <w:bCs/>
          <w:color w:val="0070C0"/>
          <w:sz w:val="28"/>
          <w:szCs w:val="28"/>
        </w:rPr>
      </w:pPr>
    </w:p>
    <w:p w14:paraId="1EFCE05F" w14:textId="77777777" w:rsidR="00BF3877" w:rsidRPr="006A4C2A" w:rsidRDefault="00BF3877" w:rsidP="392403C2">
      <w:pPr>
        <w:rPr>
          <w:rFonts w:ascii="Times New Roman" w:eastAsia="Times New Roman" w:hAnsi="Times New Roman" w:cs="Times New Roman"/>
          <w:b/>
          <w:bCs/>
          <w:color w:val="0070C0"/>
          <w:sz w:val="28"/>
          <w:szCs w:val="28"/>
        </w:rPr>
      </w:pPr>
    </w:p>
    <w:p w14:paraId="1C106FAD" w14:textId="77777777" w:rsidR="00BF3877" w:rsidRPr="006A4C2A" w:rsidRDefault="00BF3877" w:rsidP="392403C2">
      <w:pPr>
        <w:rPr>
          <w:rFonts w:ascii="Times New Roman" w:eastAsia="Times New Roman" w:hAnsi="Times New Roman" w:cs="Times New Roman"/>
          <w:b/>
          <w:bCs/>
          <w:color w:val="0070C0"/>
          <w:sz w:val="28"/>
          <w:szCs w:val="28"/>
        </w:rPr>
      </w:pPr>
    </w:p>
    <w:p w14:paraId="318A5401" w14:textId="77777777" w:rsidR="00BF3877" w:rsidRPr="006A4C2A" w:rsidRDefault="00BF3877" w:rsidP="392403C2">
      <w:pPr>
        <w:rPr>
          <w:rFonts w:ascii="Times New Roman" w:eastAsia="Times New Roman" w:hAnsi="Times New Roman" w:cs="Times New Roman"/>
          <w:b/>
          <w:bCs/>
          <w:color w:val="0070C0"/>
          <w:sz w:val="28"/>
          <w:szCs w:val="28"/>
        </w:rPr>
      </w:pPr>
    </w:p>
    <w:p w14:paraId="0CAA44DF" w14:textId="77777777" w:rsidR="00BF3877" w:rsidRPr="006A4C2A" w:rsidRDefault="00BF3877" w:rsidP="392403C2">
      <w:pPr>
        <w:rPr>
          <w:rFonts w:ascii="Times New Roman" w:eastAsia="Times New Roman" w:hAnsi="Times New Roman" w:cs="Times New Roman"/>
          <w:b/>
          <w:bCs/>
          <w:color w:val="0070C0"/>
          <w:sz w:val="28"/>
          <w:szCs w:val="28"/>
        </w:rPr>
      </w:pPr>
    </w:p>
    <w:p w14:paraId="496523D9" w14:textId="22C57871" w:rsidR="5B50B6F8" w:rsidRPr="006A4C2A" w:rsidRDefault="787BF705"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 xml:space="preserve">RED CURTAIN: </w:t>
      </w:r>
      <w:r w:rsidR="7C342746" w:rsidRPr="006A4C2A">
        <w:rPr>
          <w:rFonts w:ascii="Times New Roman" w:eastAsia="Times New Roman" w:hAnsi="Times New Roman" w:cs="Times New Roman"/>
          <w:b/>
          <w:bCs/>
          <w:color w:val="0070C0"/>
          <w:sz w:val="28"/>
          <w:szCs w:val="28"/>
        </w:rPr>
        <w:t>POLLING</w:t>
      </w:r>
      <w:r w:rsidRPr="006A4C2A">
        <w:rPr>
          <w:rFonts w:ascii="Times New Roman" w:eastAsia="Times New Roman" w:hAnsi="Times New Roman" w:cs="Times New Roman"/>
          <w:b/>
          <w:bCs/>
          <w:color w:val="0070C0"/>
          <w:sz w:val="28"/>
          <w:szCs w:val="28"/>
        </w:rPr>
        <w:t xml:space="preserve"> </w:t>
      </w:r>
      <w:r w:rsidR="229E1621" w:rsidRPr="006A4C2A">
        <w:rPr>
          <w:rFonts w:ascii="Times New Roman" w:eastAsia="Times New Roman" w:hAnsi="Times New Roman" w:cs="Times New Roman"/>
          <w:b/>
          <w:bCs/>
          <w:color w:val="0070C0"/>
          <w:sz w:val="28"/>
          <w:szCs w:val="28"/>
        </w:rPr>
        <w:t xml:space="preserve">DASHBOARD </w:t>
      </w:r>
      <w:r w:rsidRPr="006A4C2A">
        <w:rPr>
          <w:rFonts w:ascii="Times New Roman" w:eastAsia="Times New Roman" w:hAnsi="Times New Roman" w:cs="Times New Roman"/>
          <w:b/>
          <w:bCs/>
          <w:color w:val="0070C0"/>
          <w:sz w:val="28"/>
          <w:szCs w:val="28"/>
        </w:rPr>
        <w:t>PAGE (ISHA)</w:t>
      </w:r>
    </w:p>
    <w:p w14:paraId="4B0D64E8" w14:textId="1F29612A" w:rsidR="0C9ED108" w:rsidRPr="006A4C2A" w:rsidRDefault="67700D2B"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0CB0485A" wp14:editId="3DD965F4">
            <wp:extent cx="2405332" cy="4800600"/>
            <wp:effectExtent l="0" t="0" r="0" b="0"/>
            <wp:docPr id="1096626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6702" name=""/>
                    <pic:cNvPicPr/>
                  </pic:nvPicPr>
                  <pic:blipFill>
                    <a:blip r:embed="rId41">
                      <a:extLst>
                        <a:ext uri="{28A0092B-C50C-407E-A947-70E740481C1C}">
                          <a14:useLocalDpi xmlns:a14="http://schemas.microsoft.com/office/drawing/2010/main"/>
                        </a:ext>
                      </a:extLst>
                    </a:blip>
                    <a:stretch>
                      <a:fillRect/>
                    </a:stretch>
                  </pic:blipFill>
                  <pic:spPr>
                    <a:xfrm>
                      <a:off x="0" y="0"/>
                      <a:ext cx="2429618" cy="4849070"/>
                    </a:xfrm>
                    <a:prstGeom prst="rect">
                      <a:avLst/>
                    </a:prstGeom>
                  </pic:spPr>
                </pic:pic>
              </a:graphicData>
            </a:graphic>
          </wp:inline>
        </w:drawing>
      </w:r>
      <w:r w:rsidR="00283DE9" w:rsidRPr="006A4C2A">
        <w:rPr>
          <w:rFonts w:ascii="Times New Roman" w:eastAsia="Times New Roman" w:hAnsi="Times New Roman" w:cs="Times New Roman"/>
        </w:rPr>
        <w:t xml:space="preserve">                 </w:t>
      </w:r>
      <w:r w:rsidR="46B1CF77" w:rsidRPr="006A4C2A">
        <w:rPr>
          <w:rFonts w:ascii="Times New Roman" w:eastAsia="Times New Roman" w:hAnsi="Times New Roman" w:cs="Times New Roman"/>
        </w:rPr>
        <w:t>.</w:t>
      </w:r>
      <w:r w:rsidR="00BF3877" w:rsidRPr="006A4C2A">
        <w:rPr>
          <w:rFonts w:ascii="Times New Roman" w:hAnsi="Times New Roman" w:cs="Times New Roman"/>
          <w:noProof/>
        </w:rPr>
        <w:drawing>
          <wp:inline distT="0" distB="0" distL="0" distR="0" wp14:anchorId="5AE2D6A4" wp14:editId="7F274BF6">
            <wp:extent cx="2614441" cy="4837340"/>
            <wp:effectExtent l="0" t="0" r="0" b="1905"/>
            <wp:docPr id="1712141470" name="drawing"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1470" name="drawing" descr="A screenshot of a cell phone&#10;&#10;AI-generated content may be incorrect."/>
                    <pic:cNvPicPr/>
                  </pic:nvPicPr>
                  <pic:blipFill>
                    <a:blip r:embed="rId42">
                      <a:extLst>
                        <a:ext uri="{28A0092B-C50C-407E-A947-70E740481C1C}">
                          <a14:useLocalDpi xmlns:a14="http://schemas.microsoft.com/office/drawing/2010/main"/>
                        </a:ext>
                      </a:extLst>
                    </a:blip>
                    <a:stretch>
                      <a:fillRect/>
                    </a:stretch>
                  </pic:blipFill>
                  <pic:spPr>
                    <a:xfrm>
                      <a:off x="0" y="0"/>
                      <a:ext cx="2669021" cy="4938325"/>
                    </a:xfrm>
                    <a:prstGeom prst="rect">
                      <a:avLst/>
                    </a:prstGeom>
                  </pic:spPr>
                </pic:pic>
              </a:graphicData>
            </a:graphic>
          </wp:inline>
        </w:drawing>
      </w:r>
    </w:p>
    <w:p w14:paraId="51E66D88" w14:textId="00C90119" w:rsidR="5B50B6F8" w:rsidRPr="006A4C2A" w:rsidRDefault="5B50B6F8" w:rsidP="392403C2">
      <w:pPr>
        <w:rPr>
          <w:rFonts w:ascii="Times New Roman" w:eastAsia="Times New Roman" w:hAnsi="Times New Roman" w:cs="Times New Roman"/>
        </w:rPr>
      </w:pPr>
    </w:p>
    <w:p w14:paraId="32DC7D07" w14:textId="40366C31" w:rsidR="4A7A8617" w:rsidRPr="006A4C2A" w:rsidRDefault="4A7A8617" w:rsidP="392403C2">
      <w:pPr>
        <w:rPr>
          <w:rFonts w:ascii="Times New Roman" w:eastAsia="Times New Roman" w:hAnsi="Times New Roman" w:cs="Times New Roman"/>
        </w:rPr>
      </w:pPr>
    </w:p>
    <w:p w14:paraId="3F66CF82" w14:textId="434D50C6" w:rsidR="5B50B6F8" w:rsidRPr="006A4C2A" w:rsidRDefault="5B50B6F8" w:rsidP="392403C2">
      <w:pPr>
        <w:rPr>
          <w:rFonts w:ascii="Times New Roman" w:eastAsia="Times New Roman" w:hAnsi="Times New Roman" w:cs="Times New Roman"/>
        </w:rPr>
      </w:pPr>
    </w:p>
    <w:p w14:paraId="348A6578" w14:textId="07161F9A" w:rsidR="5B50B6F8" w:rsidRPr="006A4C2A" w:rsidRDefault="5B50B6F8" w:rsidP="392403C2">
      <w:pPr>
        <w:rPr>
          <w:rFonts w:ascii="Times New Roman" w:eastAsia="Times New Roman" w:hAnsi="Times New Roman" w:cs="Times New Roman"/>
        </w:rPr>
      </w:pPr>
    </w:p>
    <w:p w14:paraId="1B763ABC" w14:textId="1DE199B6" w:rsidR="5B50B6F8" w:rsidRPr="006A4C2A" w:rsidRDefault="5B50B6F8" w:rsidP="392403C2">
      <w:pPr>
        <w:rPr>
          <w:rFonts w:ascii="Times New Roman" w:eastAsia="Times New Roman" w:hAnsi="Times New Roman" w:cs="Times New Roman"/>
        </w:rPr>
      </w:pPr>
    </w:p>
    <w:p w14:paraId="5DAA33CE" w14:textId="04796B81" w:rsidR="5B50B6F8" w:rsidRPr="006A4C2A" w:rsidRDefault="5B50B6F8" w:rsidP="392403C2">
      <w:pPr>
        <w:rPr>
          <w:rFonts w:ascii="Times New Roman" w:eastAsia="Times New Roman" w:hAnsi="Times New Roman" w:cs="Times New Roman"/>
        </w:rPr>
      </w:pPr>
    </w:p>
    <w:p w14:paraId="3586B7CD" w14:textId="6962ED5D" w:rsidR="5B50B6F8" w:rsidRPr="006A4C2A" w:rsidRDefault="5B50B6F8" w:rsidP="392403C2">
      <w:pPr>
        <w:rPr>
          <w:rFonts w:ascii="Times New Roman" w:eastAsia="Times New Roman" w:hAnsi="Times New Roman" w:cs="Times New Roman"/>
        </w:rPr>
      </w:pPr>
    </w:p>
    <w:p w14:paraId="3D292995" w14:textId="753BC5AB" w:rsidR="5B50B6F8" w:rsidRPr="006A4C2A" w:rsidRDefault="5B50B6F8" w:rsidP="392403C2">
      <w:pPr>
        <w:rPr>
          <w:rFonts w:ascii="Times New Roman" w:eastAsia="Times New Roman" w:hAnsi="Times New Roman" w:cs="Times New Roman"/>
        </w:rPr>
      </w:pPr>
    </w:p>
    <w:p w14:paraId="489D263B" w14:textId="355E4BBA" w:rsidR="5B50B6F8" w:rsidRPr="006A4C2A" w:rsidRDefault="5B50B6F8" w:rsidP="392403C2">
      <w:pPr>
        <w:rPr>
          <w:rFonts w:ascii="Times New Roman" w:eastAsia="Times New Roman" w:hAnsi="Times New Roman" w:cs="Times New Roman"/>
        </w:rPr>
      </w:pPr>
    </w:p>
    <w:p w14:paraId="0F265FA0" w14:textId="760C6A9B" w:rsidR="5BFE273B" w:rsidRPr="006A4C2A" w:rsidRDefault="10B6513E"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 xml:space="preserve">RED CURTAIN: POLL </w:t>
      </w:r>
      <w:r w:rsidR="2844905F" w:rsidRPr="006A4C2A">
        <w:rPr>
          <w:rFonts w:ascii="Times New Roman" w:eastAsia="Times New Roman" w:hAnsi="Times New Roman" w:cs="Times New Roman"/>
          <w:b/>
          <w:bCs/>
          <w:color w:val="0070C0"/>
          <w:sz w:val="28"/>
          <w:szCs w:val="28"/>
        </w:rPr>
        <w:t xml:space="preserve">SUBMISSION &amp; </w:t>
      </w:r>
      <w:r w:rsidRPr="006A4C2A">
        <w:rPr>
          <w:rFonts w:ascii="Times New Roman" w:eastAsia="Times New Roman" w:hAnsi="Times New Roman" w:cs="Times New Roman"/>
          <w:b/>
          <w:bCs/>
          <w:color w:val="0070C0"/>
          <w:sz w:val="28"/>
          <w:szCs w:val="28"/>
        </w:rPr>
        <w:t>RESULT (ISHA)</w:t>
      </w:r>
    </w:p>
    <w:p w14:paraId="3F8A66C7" w14:textId="33198F31" w:rsidR="5B50B6F8" w:rsidRPr="006A4C2A" w:rsidRDefault="5B50B6F8" w:rsidP="392403C2">
      <w:pPr>
        <w:rPr>
          <w:rFonts w:ascii="Times New Roman" w:eastAsia="Times New Roman" w:hAnsi="Times New Roman" w:cs="Times New Roman"/>
        </w:rPr>
      </w:pPr>
    </w:p>
    <w:p w14:paraId="352A3B50" w14:textId="11682DB3" w:rsidR="5B50B6F8" w:rsidRPr="006A4C2A" w:rsidRDefault="0D8426C2"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559A7227" wp14:editId="537BB8F7">
            <wp:extent cx="2710543" cy="5193115"/>
            <wp:effectExtent l="0" t="0" r="0" b="7620"/>
            <wp:docPr id="11796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78" name=""/>
                    <pic:cNvPicPr/>
                  </pic:nvPicPr>
                  <pic:blipFill>
                    <a:blip r:embed="rId43">
                      <a:extLst>
                        <a:ext uri="{28A0092B-C50C-407E-A947-70E740481C1C}">
                          <a14:useLocalDpi xmlns:a14="http://schemas.microsoft.com/office/drawing/2010/main"/>
                        </a:ext>
                      </a:extLst>
                    </a:blip>
                    <a:stretch>
                      <a:fillRect/>
                    </a:stretch>
                  </pic:blipFill>
                  <pic:spPr>
                    <a:xfrm>
                      <a:off x="0" y="0"/>
                      <a:ext cx="2722523" cy="5216067"/>
                    </a:xfrm>
                    <a:prstGeom prst="rect">
                      <a:avLst/>
                    </a:prstGeom>
                  </pic:spPr>
                </pic:pic>
              </a:graphicData>
            </a:graphic>
          </wp:inline>
        </w:drawing>
      </w:r>
    </w:p>
    <w:p w14:paraId="38ACBDE7" w14:textId="652A6713" w:rsidR="5B50B6F8" w:rsidRPr="006A4C2A" w:rsidRDefault="5B50B6F8" w:rsidP="392403C2">
      <w:pPr>
        <w:rPr>
          <w:rFonts w:ascii="Times New Roman" w:eastAsia="Times New Roman" w:hAnsi="Times New Roman" w:cs="Times New Roman"/>
        </w:rPr>
      </w:pPr>
    </w:p>
    <w:p w14:paraId="34203A52" w14:textId="3A3EA3F2" w:rsidR="5B50B6F8" w:rsidRPr="006A4C2A" w:rsidRDefault="5B50B6F8" w:rsidP="392403C2">
      <w:pPr>
        <w:rPr>
          <w:rFonts w:ascii="Times New Roman" w:eastAsia="Times New Roman" w:hAnsi="Times New Roman" w:cs="Times New Roman"/>
        </w:rPr>
      </w:pPr>
    </w:p>
    <w:p w14:paraId="26172703" w14:textId="051F0100" w:rsidR="5B50B6F8" w:rsidRPr="006A4C2A" w:rsidRDefault="5B50B6F8" w:rsidP="392403C2">
      <w:pPr>
        <w:rPr>
          <w:rFonts w:ascii="Times New Roman" w:eastAsia="Times New Roman" w:hAnsi="Times New Roman" w:cs="Times New Roman"/>
        </w:rPr>
      </w:pPr>
    </w:p>
    <w:p w14:paraId="3E07774F" w14:textId="15A33BC6" w:rsidR="5B50B6F8" w:rsidRPr="006A4C2A" w:rsidRDefault="5B50B6F8" w:rsidP="392403C2">
      <w:pPr>
        <w:rPr>
          <w:rFonts w:ascii="Times New Roman" w:eastAsia="Times New Roman" w:hAnsi="Times New Roman" w:cs="Times New Roman"/>
        </w:rPr>
      </w:pPr>
    </w:p>
    <w:p w14:paraId="6F4761FE" w14:textId="56DA1E86" w:rsidR="5B50B6F8" w:rsidRPr="006A4C2A" w:rsidRDefault="5B50B6F8" w:rsidP="392403C2">
      <w:pPr>
        <w:rPr>
          <w:rFonts w:ascii="Times New Roman" w:eastAsia="Times New Roman" w:hAnsi="Times New Roman" w:cs="Times New Roman"/>
        </w:rPr>
      </w:pPr>
    </w:p>
    <w:p w14:paraId="7F08769A" w14:textId="4BF04FFD" w:rsidR="5B50B6F8" w:rsidRPr="006A4C2A" w:rsidRDefault="5B50B6F8" w:rsidP="392403C2">
      <w:pPr>
        <w:rPr>
          <w:rFonts w:ascii="Times New Roman" w:eastAsia="Times New Roman" w:hAnsi="Times New Roman" w:cs="Times New Roman"/>
        </w:rPr>
      </w:pPr>
    </w:p>
    <w:p w14:paraId="6C35C268" w14:textId="2CB9FEFE" w:rsidR="5B50B6F8" w:rsidRPr="006A4C2A" w:rsidRDefault="5B50B6F8" w:rsidP="392403C2">
      <w:pPr>
        <w:rPr>
          <w:rFonts w:ascii="Times New Roman" w:eastAsia="Times New Roman" w:hAnsi="Times New Roman" w:cs="Times New Roman"/>
        </w:rPr>
      </w:pPr>
    </w:p>
    <w:p w14:paraId="24C9F0A7" w14:textId="0CF256A6" w:rsidR="5B50B6F8" w:rsidRPr="006A4C2A" w:rsidRDefault="36F94DC2" w:rsidP="00283DE9">
      <w:pPr>
        <w:pStyle w:val="Heading2"/>
        <w:rPr>
          <w:rFonts w:ascii="Times New Roman" w:eastAsia="Times New Roman" w:hAnsi="Times New Roman" w:cs="Times New Roman"/>
        </w:rPr>
      </w:pPr>
      <w:bookmarkStart w:id="122" w:name="_Toc201003041"/>
      <w:r w:rsidRPr="006A4C2A">
        <w:rPr>
          <w:rFonts w:ascii="Times New Roman" w:eastAsia="Times New Roman" w:hAnsi="Times New Roman" w:cs="Times New Roman"/>
        </w:rPr>
        <w:lastRenderedPageBreak/>
        <w:t>Movie list and Details (</w:t>
      </w:r>
      <w:proofErr w:type="spellStart"/>
      <w:r w:rsidRPr="006A4C2A">
        <w:rPr>
          <w:rFonts w:ascii="Times New Roman" w:eastAsia="Times New Roman" w:hAnsi="Times New Roman" w:cs="Times New Roman"/>
        </w:rPr>
        <w:t>Nupjan</w:t>
      </w:r>
      <w:proofErr w:type="spellEnd"/>
      <w:r w:rsidRPr="006A4C2A">
        <w:rPr>
          <w:rFonts w:ascii="Times New Roman" w:eastAsia="Times New Roman" w:hAnsi="Times New Roman" w:cs="Times New Roman"/>
        </w:rPr>
        <w:t>)</w:t>
      </w:r>
      <w:bookmarkEnd w:id="122"/>
    </w:p>
    <w:p w14:paraId="116A6A97" w14:textId="150E10EA" w:rsidR="5B50B6F8" w:rsidRPr="006A4C2A" w:rsidRDefault="03AC7204"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t>Movie List page (</w:t>
      </w:r>
      <w:proofErr w:type="spellStart"/>
      <w:r w:rsidRPr="006A4C2A">
        <w:rPr>
          <w:rFonts w:ascii="Times New Roman" w:eastAsia="Times New Roman" w:hAnsi="Times New Roman" w:cs="Times New Roman"/>
          <w:b/>
          <w:bCs/>
          <w:color w:val="0070C0"/>
          <w:sz w:val="28"/>
          <w:szCs w:val="28"/>
        </w:rPr>
        <w:t>Nupjan</w:t>
      </w:r>
      <w:proofErr w:type="spellEnd"/>
      <w:r w:rsidRPr="006A4C2A">
        <w:rPr>
          <w:rFonts w:ascii="Times New Roman" w:eastAsia="Times New Roman" w:hAnsi="Times New Roman" w:cs="Times New Roman"/>
          <w:b/>
          <w:bCs/>
          <w:color w:val="0070C0"/>
          <w:sz w:val="28"/>
          <w:szCs w:val="28"/>
        </w:rPr>
        <w:t>)</w:t>
      </w:r>
    </w:p>
    <w:p w14:paraId="253EC484" w14:textId="217476AE" w:rsidR="5B50B6F8" w:rsidRPr="006A4C2A" w:rsidRDefault="011E6F18" w:rsidP="392403C2">
      <w:pPr>
        <w:rPr>
          <w:rFonts w:ascii="Times New Roman" w:eastAsia="Times New Roman" w:hAnsi="Times New Roman" w:cs="Times New Roman"/>
          <w:b/>
          <w:bCs/>
        </w:rPr>
      </w:pPr>
      <w:r w:rsidRPr="006A4C2A">
        <w:rPr>
          <w:rFonts w:ascii="Times New Roman" w:hAnsi="Times New Roman" w:cs="Times New Roman"/>
          <w:noProof/>
        </w:rPr>
        <w:drawing>
          <wp:inline distT="0" distB="0" distL="0" distR="0" wp14:anchorId="558FB88B" wp14:editId="145DAAF1">
            <wp:extent cx="3047361" cy="5629275"/>
            <wp:effectExtent l="0" t="0" r="0" b="0"/>
            <wp:docPr id="191872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6870" name=""/>
                    <pic:cNvPicPr/>
                  </pic:nvPicPr>
                  <pic:blipFill>
                    <a:blip r:embed="rId44">
                      <a:extLst>
                        <a:ext uri="{28A0092B-C50C-407E-A947-70E740481C1C}">
                          <a14:useLocalDpi xmlns:a14="http://schemas.microsoft.com/office/drawing/2010/main"/>
                        </a:ext>
                      </a:extLst>
                    </a:blip>
                    <a:stretch>
                      <a:fillRect/>
                    </a:stretch>
                  </pic:blipFill>
                  <pic:spPr>
                    <a:xfrm>
                      <a:off x="0" y="0"/>
                      <a:ext cx="3047361" cy="5629275"/>
                    </a:xfrm>
                    <a:prstGeom prst="rect">
                      <a:avLst/>
                    </a:prstGeom>
                  </pic:spPr>
                </pic:pic>
              </a:graphicData>
            </a:graphic>
          </wp:inline>
        </w:drawing>
      </w:r>
    </w:p>
    <w:p w14:paraId="5C8B414D" w14:textId="5B740303" w:rsidR="5B50B6F8" w:rsidRPr="006A4C2A" w:rsidRDefault="5B50B6F8" w:rsidP="392403C2">
      <w:pPr>
        <w:rPr>
          <w:rFonts w:ascii="Times New Roman" w:eastAsia="Times New Roman" w:hAnsi="Times New Roman" w:cs="Times New Roman"/>
          <w:b/>
          <w:bCs/>
        </w:rPr>
      </w:pPr>
    </w:p>
    <w:p w14:paraId="0EDAE19C" w14:textId="77777777" w:rsidR="00283DE9" w:rsidRPr="006A4C2A" w:rsidRDefault="00283DE9" w:rsidP="392403C2">
      <w:pPr>
        <w:rPr>
          <w:rFonts w:ascii="Times New Roman" w:eastAsia="Times New Roman" w:hAnsi="Times New Roman" w:cs="Times New Roman"/>
          <w:b/>
          <w:bCs/>
          <w:color w:val="0070C0"/>
          <w:sz w:val="28"/>
          <w:szCs w:val="28"/>
        </w:rPr>
      </w:pPr>
    </w:p>
    <w:p w14:paraId="76A6E7BC" w14:textId="77777777" w:rsidR="00283DE9" w:rsidRPr="006A4C2A" w:rsidRDefault="00283DE9" w:rsidP="392403C2">
      <w:pPr>
        <w:rPr>
          <w:rFonts w:ascii="Times New Roman" w:eastAsia="Times New Roman" w:hAnsi="Times New Roman" w:cs="Times New Roman"/>
          <w:b/>
          <w:bCs/>
          <w:color w:val="0070C0"/>
          <w:sz w:val="28"/>
          <w:szCs w:val="28"/>
        </w:rPr>
      </w:pPr>
    </w:p>
    <w:p w14:paraId="51139129" w14:textId="77777777" w:rsidR="00283DE9" w:rsidRPr="006A4C2A" w:rsidRDefault="00283DE9" w:rsidP="392403C2">
      <w:pPr>
        <w:rPr>
          <w:rFonts w:ascii="Times New Roman" w:eastAsia="Times New Roman" w:hAnsi="Times New Roman" w:cs="Times New Roman"/>
          <w:b/>
          <w:bCs/>
          <w:color w:val="0070C0"/>
          <w:sz w:val="28"/>
          <w:szCs w:val="28"/>
        </w:rPr>
      </w:pPr>
    </w:p>
    <w:p w14:paraId="0AFC6AAE" w14:textId="77777777" w:rsidR="00283DE9" w:rsidRPr="006A4C2A" w:rsidRDefault="00283DE9" w:rsidP="392403C2">
      <w:pPr>
        <w:rPr>
          <w:rFonts w:ascii="Times New Roman" w:eastAsia="Times New Roman" w:hAnsi="Times New Roman" w:cs="Times New Roman"/>
          <w:b/>
          <w:bCs/>
          <w:color w:val="0070C0"/>
          <w:sz w:val="28"/>
          <w:szCs w:val="28"/>
        </w:rPr>
      </w:pPr>
    </w:p>
    <w:p w14:paraId="1183A3F2" w14:textId="76B4A3CA" w:rsidR="5B50B6F8" w:rsidRPr="006A4C2A" w:rsidRDefault="634D4190" w:rsidP="392403C2">
      <w:pPr>
        <w:rPr>
          <w:rFonts w:ascii="Times New Roman" w:eastAsia="Times New Roman" w:hAnsi="Times New Roman" w:cs="Times New Roman"/>
          <w:b/>
          <w:bCs/>
          <w:color w:val="0070C0"/>
          <w:sz w:val="28"/>
          <w:szCs w:val="28"/>
        </w:rPr>
      </w:pPr>
      <w:r w:rsidRPr="006A4C2A">
        <w:rPr>
          <w:rFonts w:ascii="Times New Roman" w:eastAsia="Times New Roman" w:hAnsi="Times New Roman" w:cs="Times New Roman"/>
          <w:b/>
          <w:bCs/>
          <w:color w:val="0070C0"/>
          <w:sz w:val="28"/>
          <w:szCs w:val="28"/>
        </w:rPr>
        <w:lastRenderedPageBreak/>
        <w:t>Movie Details Page (</w:t>
      </w:r>
      <w:proofErr w:type="spellStart"/>
      <w:r w:rsidRPr="006A4C2A">
        <w:rPr>
          <w:rFonts w:ascii="Times New Roman" w:eastAsia="Times New Roman" w:hAnsi="Times New Roman" w:cs="Times New Roman"/>
          <w:b/>
          <w:bCs/>
          <w:color w:val="0070C0"/>
          <w:sz w:val="28"/>
          <w:szCs w:val="28"/>
        </w:rPr>
        <w:t>Nupjan</w:t>
      </w:r>
      <w:proofErr w:type="spellEnd"/>
      <w:r w:rsidRPr="006A4C2A">
        <w:rPr>
          <w:rFonts w:ascii="Times New Roman" w:eastAsia="Times New Roman" w:hAnsi="Times New Roman" w:cs="Times New Roman"/>
          <w:b/>
          <w:bCs/>
          <w:color w:val="0070C0"/>
          <w:sz w:val="28"/>
          <w:szCs w:val="28"/>
        </w:rPr>
        <w:t>)</w:t>
      </w:r>
    </w:p>
    <w:p w14:paraId="17392764" w14:textId="0AE298E6" w:rsidR="5B50B6F8" w:rsidRPr="006A4C2A" w:rsidRDefault="6AA8090A"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23E2977A" wp14:editId="5FF1F5D4">
            <wp:extent cx="2743829" cy="5943600"/>
            <wp:effectExtent l="0" t="0" r="0" b="0"/>
            <wp:docPr id="1563577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7544" name=""/>
                    <pic:cNvPicPr/>
                  </pic:nvPicPr>
                  <pic:blipFill>
                    <a:blip r:embed="rId45">
                      <a:extLst>
                        <a:ext uri="{28A0092B-C50C-407E-A947-70E740481C1C}">
                          <a14:useLocalDpi xmlns:a14="http://schemas.microsoft.com/office/drawing/2010/main"/>
                        </a:ext>
                      </a:extLst>
                    </a:blip>
                    <a:stretch>
                      <a:fillRect/>
                    </a:stretch>
                  </pic:blipFill>
                  <pic:spPr>
                    <a:xfrm>
                      <a:off x="0" y="0"/>
                      <a:ext cx="2743829" cy="5943600"/>
                    </a:xfrm>
                    <a:prstGeom prst="rect">
                      <a:avLst/>
                    </a:prstGeom>
                  </pic:spPr>
                </pic:pic>
              </a:graphicData>
            </a:graphic>
          </wp:inline>
        </w:drawing>
      </w:r>
    </w:p>
    <w:p w14:paraId="32107756" w14:textId="3CBEF888" w:rsidR="003D2E62" w:rsidRPr="006A4C2A" w:rsidRDefault="003D2E62" w:rsidP="392403C2">
      <w:pPr>
        <w:rPr>
          <w:rFonts w:ascii="Times New Roman" w:eastAsia="Times New Roman" w:hAnsi="Times New Roman" w:cs="Times New Roman"/>
        </w:rPr>
      </w:pPr>
    </w:p>
    <w:p w14:paraId="05514E87" w14:textId="3AF2570F" w:rsidR="003D2E62" w:rsidRPr="006A4C2A" w:rsidRDefault="003D2E62" w:rsidP="392403C2">
      <w:pPr>
        <w:rPr>
          <w:rFonts w:ascii="Times New Roman" w:eastAsia="Times New Roman" w:hAnsi="Times New Roman" w:cs="Times New Roman"/>
        </w:rPr>
      </w:pPr>
    </w:p>
    <w:p w14:paraId="7E029DE2" w14:textId="1FF3C44B" w:rsidR="003D2E62" w:rsidRPr="006A4C2A" w:rsidRDefault="003D2E62" w:rsidP="392403C2">
      <w:pPr>
        <w:rPr>
          <w:rFonts w:ascii="Times New Roman" w:eastAsia="Times New Roman" w:hAnsi="Times New Roman" w:cs="Times New Roman"/>
        </w:rPr>
      </w:pPr>
    </w:p>
    <w:p w14:paraId="65BE23D2" w14:textId="287BB8C8" w:rsidR="003D2E62" w:rsidRPr="006A4C2A" w:rsidRDefault="003D2E62" w:rsidP="392403C2">
      <w:pPr>
        <w:rPr>
          <w:rFonts w:ascii="Times New Roman" w:eastAsia="Times New Roman" w:hAnsi="Times New Roman" w:cs="Times New Roman"/>
        </w:rPr>
      </w:pPr>
    </w:p>
    <w:p w14:paraId="2D6CA04E" w14:textId="58A22C81" w:rsidR="003D2E62" w:rsidRPr="006A4C2A" w:rsidRDefault="003D2E62" w:rsidP="392403C2">
      <w:pPr>
        <w:rPr>
          <w:rFonts w:ascii="Times New Roman" w:eastAsia="Times New Roman" w:hAnsi="Times New Roman" w:cs="Times New Roman"/>
        </w:rPr>
      </w:pPr>
    </w:p>
    <w:p w14:paraId="60922F32" w14:textId="52A37D48" w:rsidR="003D2E62" w:rsidRPr="006A4C2A" w:rsidRDefault="003D2E62" w:rsidP="392403C2">
      <w:pPr>
        <w:rPr>
          <w:rFonts w:ascii="Times New Roman" w:eastAsia="Times New Roman" w:hAnsi="Times New Roman" w:cs="Times New Roman"/>
        </w:rPr>
      </w:pPr>
    </w:p>
    <w:p w14:paraId="58595B7F" w14:textId="77777777" w:rsidR="003D2E62" w:rsidRPr="006A4C2A" w:rsidRDefault="003D2E62" w:rsidP="392403C2">
      <w:pPr>
        <w:rPr>
          <w:rFonts w:ascii="Times New Roman" w:eastAsia="Times New Roman" w:hAnsi="Times New Roman" w:cs="Times New Roman"/>
        </w:rPr>
      </w:pPr>
    </w:p>
    <w:p w14:paraId="01C289C6" w14:textId="36A7F3EF" w:rsidR="00043BA4" w:rsidRPr="006A4C2A" w:rsidRDefault="27F6EACB" w:rsidP="392403C2">
      <w:pPr>
        <w:rPr>
          <w:rFonts w:ascii="Times New Roman" w:eastAsia="Times New Roman" w:hAnsi="Times New Roman" w:cs="Times New Roman"/>
          <w:color w:val="0070C0"/>
          <w:sz w:val="28"/>
          <w:szCs w:val="28"/>
        </w:rPr>
      </w:pPr>
      <w:r w:rsidRPr="006A4C2A">
        <w:rPr>
          <w:rFonts w:ascii="Times New Roman" w:eastAsia="Times New Roman" w:hAnsi="Times New Roman" w:cs="Times New Roman"/>
          <w:color w:val="0070C0"/>
          <w:sz w:val="28"/>
          <w:szCs w:val="28"/>
        </w:rPr>
        <w:t xml:space="preserve">Ticket Booking System </w:t>
      </w:r>
      <w:r w:rsidR="09653F00" w:rsidRPr="006A4C2A">
        <w:rPr>
          <w:rFonts w:ascii="Times New Roman" w:eastAsia="Times New Roman" w:hAnsi="Times New Roman" w:cs="Times New Roman"/>
          <w:color w:val="0070C0"/>
          <w:sz w:val="28"/>
          <w:szCs w:val="28"/>
        </w:rPr>
        <w:t>(</w:t>
      </w:r>
      <w:proofErr w:type="spellStart"/>
      <w:r w:rsidRPr="006A4C2A">
        <w:rPr>
          <w:rFonts w:ascii="Times New Roman" w:eastAsia="Times New Roman" w:hAnsi="Times New Roman" w:cs="Times New Roman"/>
          <w:color w:val="0070C0"/>
          <w:sz w:val="28"/>
          <w:szCs w:val="28"/>
        </w:rPr>
        <w:t>Sulav</w:t>
      </w:r>
      <w:proofErr w:type="spellEnd"/>
      <w:r w:rsidR="09653F00" w:rsidRPr="006A4C2A">
        <w:rPr>
          <w:rFonts w:ascii="Times New Roman" w:eastAsia="Times New Roman" w:hAnsi="Times New Roman" w:cs="Times New Roman"/>
          <w:color w:val="0070C0"/>
          <w:sz w:val="28"/>
          <w:szCs w:val="28"/>
        </w:rPr>
        <w:t>)</w:t>
      </w:r>
    </w:p>
    <w:p w14:paraId="6BA8092B" w14:textId="564686B4" w:rsidR="00444F8A" w:rsidRPr="006A4C2A" w:rsidRDefault="001A748D" w:rsidP="0030508A">
      <w:pPr>
        <w:jc w:val="both"/>
        <w:rPr>
          <w:rFonts w:ascii="Times New Roman" w:eastAsia="Times New Roman" w:hAnsi="Times New Roman" w:cs="Times New Roman"/>
          <w:b/>
          <w:bCs/>
          <w:sz w:val="24"/>
          <w:szCs w:val="24"/>
        </w:rPr>
      </w:pPr>
      <w:r w:rsidRPr="006A4C2A">
        <w:rPr>
          <w:rFonts w:ascii="Times New Roman" w:hAnsi="Times New Roman" w:cs="Times New Roman"/>
          <w:noProof/>
        </w:rPr>
        <w:drawing>
          <wp:anchor distT="0" distB="0" distL="114300" distR="114300" simplePos="0" relativeHeight="251634688" behindDoc="0" locked="0" layoutInCell="1" allowOverlap="1" wp14:anchorId="5A4F9A3A" wp14:editId="6526D66D">
            <wp:simplePos x="0" y="0"/>
            <wp:positionH relativeFrom="margin">
              <wp:posOffset>343535</wp:posOffset>
            </wp:positionH>
            <wp:positionV relativeFrom="margin">
              <wp:posOffset>694055</wp:posOffset>
            </wp:positionV>
            <wp:extent cx="2450465" cy="7343140"/>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450465" cy="7343140"/>
                    </a:xfrm>
                    <a:prstGeom prst="rect">
                      <a:avLst/>
                    </a:prstGeom>
                  </pic:spPr>
                </pic:pic>
              </a:graphicData>
            </a:graphic>
            <wp14:sizeRelH relativeFrom="margin">
              <wp14:pctWidth>0</wp14:pctWidth>
            </wp14:sizeRelH>
            <wp14:sizeRelV relativeFrom="margin">
              <wp14:pctHeight>0</wp14:pctHeight>
            </wp14:sizeRelV>
          </wp:anchor>
        </w:drawing>
      </w:r>
      <w:r w:rsidRPr="006A4C2A">
        <w:rPr>
          <w:rFonts w:ascii="Times New Roman" w:hAnsi="Times New Roman" w:cs="Times New Roman"/>
          <w:noProof/>
        </w:rPr>
        <w:drawing>
          <wp:anchor distT="0" distB="0" distL="114300" distR="114300" simplePos="0" relativeHeight="251637760" behindDoc="0" locked="0" layoutInCell="1" allowOverlap="1" wp14:anchorId="6365CE5A" wp14:editId="381D8471">
            <wp:simplePos x="0" y="0"/>
            <wp:positionH relativeFrom="margin">
              <wp:posOffset>3563010</wp:posOffset>
            </wp:positionH>
            <wp:positionV relativeFrom="margin">
              <wp:posOffset>2559152</wp:posOffset>
            </wp:positionV>
            <wp:extent cx="2534004" cy="2476846"/>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534004" cy="2476846"/>
                    </a:xfrm>
                    <a:prstGeom prst="rect">
                      <a:avLst/>
                    </a:prstGeom>
                  </pic:spPr>
                </pic:pic>
              </a:graphicData>
            </a:graphic>
          </wp:anchor>
        </w:drawing>
      </w:r>
    </w:p>
    <w:p w14:paraId="762FCEF6" w14:textId="509551D3" w:rsidR="00B7482F" w:rsidRPr="006A4C2A" w:rsidRDefault="00B7482F" w:rsidP="001A748D">
      <w:pPr>
        <w:rPr>
          <w:rFonts w:ascii="Times New Roman" w:eastAsia="Times New Roman" w:hAnsi="Times New Roman" w:cs="Times New Roman"/>
        </w:rPr>
      </w:pPr>
    </w:p>
    <w:p w14:paraId="0657BB56" w14:textId="23DF59F2" w:rsidR="001A748D" w:rsidRPr="006A4C2A" w:rsidRDefault="001A748D" w:rsidP="001A748D">
      <w:pPr>
        <w:rPr>
          <w:rFonts w:ascii="Times New Roman" w:eastAsia="Times New Roman" w:hAnsi="Times New Roman" w:cs="Times New Roman"/>
        </w:rPr>
      </w:pPr>
    </w:p>
    <w:p w14:paraId="025B7008" w14:textId="263004A4" w:rsidR="001A748D" w:rsidRPr="006A4C2A" w:rsidRDefault="001A748D" w:rsidP="001A748D">
      <w:pPr>
        <w:rPr>
          <w:rFonts w:ascii="Times New Roman" w:eastAsia="Times New Roman" w:hAnsi="Times New Roman" w:cs="Times New Roman"/>
        </w:rPr>
      </w:pPr>
    </w:p>
    <w:p w14:paraId="6AD83E7F" w14:textId="619A7CEF" w:rsidR="001A748D" w:rsidRPr="006A4C2A" w:rsidRDefault="001A748D" w:rsidP="001A748D">
      <w:pPr>
        <w:rPr>
          <w:rFonts w:ascii="Times New Roman" w:eastAsia="Times New Roman" w:hAnsi="Times New Roman" w:cs="Times New Roman"/>
        </w:rPr>
      </w:pPr>
    </w:p>
    <w:p w14:paraId="0227B92B" w14:textId="4A58AB93" w:rsidR="001A748D" w:rsidRPr="006A4C2A" w:rsidRDefault="001A748D" w:rsidP="001A748D">
      <w:pPr>
        <w:rPr>
          <w:rFonts w:ascii="Times New Roman" w:eastAsia="Times New Roman" w:hAnsi="Times New Roman" w:cs="Times New Roman"/>
        </w:rPr>
      </w:pPr>
    </w:p>
    <w:p w14:paraId="56A6C778" w14:textId="27D2A0A5" w:rsidR="001A748D" w:rsidRPr="006A4C2A" w:rsidRDefault="001A748D" w:rsidP="001A748D">
      <w:pPr>
        <w:rPr>
          <w:rFonts w:ascii="Times New Roman" w:eastAsia="Times New Roman" w:hAnsi="Times New Roman" w:cs="Times New Roman"/>
        </w:rPr>
      </w:pPr>
    </w:p>
    <w:p w14:paraId="2B59192C" w14:textId="1EE3BCF8" w:rsidR="001A748D" w:rsidRPr="006A4C2A" w:rsidRDefault="001A748D" w:rsidP="001A748D">
      <w:pPr>
        <w:rPr>
          <w:rFonts w:ascii="Times New Roman" w:eastAsia="Times New Roman" w:hAnsi="Times New Roman" w:cs="Times New Roman"/>
        </w:rPr>
      </w:pPr>
    </w:p>
    <w:p w14:paraId="47500DA8" w14:textId="00F60E7D" w:rsidR="001A748D" w:rsidRPr="006A4C2A" w:rsidRDefault="001A748D" w:rsidP="001A748D">
      <w:pPr>
        <w:rPr>
          <w:rFonts w:ascii="Times New Roman" w:eastAsia="Times New Roman" w:hAnsi="Times New Roman" w:cs="Times New Roman"/>
        </w:rPr>
      </w:pPr>
    </w:p>
    <w:p w14:paraId="69160B82" w14:textId="0C7A418C" w:rsidR="001A748D" w:rsidRPr="006A4C2A" w:rsidRDefault="001A748D" w:rsidP="001A748D">
      <w:pPr>
        <w:rPr>
          <w:rFonts w:ascii="Times New Roman" w:eastAsia="Times New Roman" w:hAnsi="Times New Roman" w:cs="Times New Roman"/>
        </w:rPr>
      </w:pPr>
    </w:p>
    <w:p w14:paraId="412D1296" w14:textId="094110E2" w:rsidR="001A748D" w:rsidRPr="006A4C2A" w:rsidRDefault="001A748D" w:rsidP="001A748D">
      <w:pPr>
        <w:rPr>
          <w:rFonts w:ascii="Times New Roman" w:eastAsia="Times New Roman" w:hAnsi="Times New Roman" w:cs="Times New Roman"/>
        </w:rPr>
      </w:pPr>
    </w:p>
    <w:p w14:paraId="17E01FDD" w14:textId="6CEAC72C" w:rsidR="001A748D" w:rsidRPr="006A4C2A" w:rsidRDefault="001A748D" w:rsidP="001A748D">
      <w:pPr>
        <w:rPr>
          <w:rFonts w:ascii="Times New Roman" w:eastAsia="Times New Roman" w:hAnsi="Times New Roman" w:cs="Times New Roman"/>
        </w:rPr>
      </w:pPr>
    </w:p>
    <w:p w14:paraId="1D90DB72" w14:textId="304D8DD5" w:rsidR="001A748D" w:rsidRPr="006A4C2A" w:rsidRDefault="001A748D" w:rsidP="001A748D">
      <w:pPr>
        <w:rPr>
          <w:rFonts w:ascii="Times New Roman" w:eastAsia="Times New Roman" w:hAnsi="Times New Roman" w:cs="Times New Roman"/>
        </w:rPr>
      </w:pPr>
    </w:p>
    <w:p w14:paraId="724EA721" w14:textId="2EDD14D4" w:rsidR="001A748D" w:rsidRPr="006A4C2A" w:rsidRDefault="001A748D" w:rsidP="001A748D">
      <w:pPr>
        <w:rPr>
          <w:rFonts w:ascii="Times New Roman" w:eastAsia="Times New Roman" w:hAnsi="Times New Roman" w:cs="Times New Roman"/>
        </w:rPr>
      </w:pPr>
    </w:p>
    <w:p w14:paraId="037D3EF8" w14:textId="16A3FE31" w:rsidR="001A748D" w:rsidRPr="006A4C2A" w:rsidRDefault="001A748D" w:rsidP="001A748D">
      <w:pPr>
        <w:rPr>
          <w:rFonts w:ascii="Times New Roman" w:eastAsia="Times New Roman" w:hAnsi="Times New Roman" w:cs="Times New Roman"/>
        </w:rPr>
      </w:pPr>
    </w:p>
    <w:p w14:paraId="562FEBFB" w14:textId="7C048614" w:rsidR="001A748D" w:rsidRPr="006A4C2A" w:rsidRDefault="001A748D" w:rsidP="001A748D">
      <w:pPr>
        <w:rPr>
          <w:rFonts w:ascii="Times New Roman" w:eastAsia="Times New Roman" w:hAnsi="Times New Roman" w:cs="Times New Roman"/>
        </w:rPr>
      </w:pPr>
    </w:p>
    <w:p w14:paraId="5DCC1796" w14:textId="319FDF26" w:rsidR="001A748D" w:rsidRPr="006A4C2A" w:rsidRDefault="00057D63" w:rsidP="001A748D">
      <w:pPr>
        <w:rPr>
          <w:rFonts w:ascii="Times New Roman" w:eastAsia="Times New Roman" w:hAnsi="Times New Roman" w:cs="Times New Roman"/>
        </w:rPr>
      </w:pPr>
      <w:r w:rsidRPr="006A4C2A">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5594AB81" wp14:editId="70DDC2A9">
                <wp:simplePos x="0" y="0"/>
                <wp:positionH relativeFrom="margin">
                  <wp:posOffset>3938965</wp:posOffset>
                </wp:positionH>
                <wp:positionV relativeFrom="paragraph">
                  <wp:posOffset>85245</wp:posOffset>
                </wp:positionV>
                <wp:extent cx="1921174" cy="396815"/>
                <wp:effectExtent l="0" t="0" r="22225" b="22860"/>
                <wp:wrapNone/>
                <wp:docPr id="14" name="Text Box 14"/>
                <wp:cNvGraphicFramePr/>
                <a:graphic xmlns:a="http://schemas.openxmlformats.org/drawingml/2006/main">
                  <a:graphicData uri="http://schemas.microsoft.com/office/word/2010/wordprocessingShape">
                    <wps:wsp>
                      <wps:cNvSpPr txBox="1"/>
                      <wps:spPr>
                        <a:xfrm>
                          <a:off x="0" y="0"/>
                          <a:ext cx="1921174" cy="396815"/>
                        </a:xfrm>
                        <a:prstGeom prst="rect">
                          <a:avLst/>
                        </a:prstGeom>
                        <a:noFill/>
                        <a:ln w="6350">
                          <a:solidFill>
                            <a:prstClr val="black"/>
                          </a:solidFill>
                        </a:ln>
                      </wps:spPr>
                      <wps:txbx>
                        <w:txbxContent>
                          <w:p w14:paraId="1018355B" w14:textId="55002741" w:rsidR="00705A85" w:rsidRDefault="00705A85" w:rsidP="00057D63">
                            <w:pPr>
                              <w:tabs>
                                <w:tab w:val="left" w:pos="1139"/>
                              </w:tabs>
                              <w:rPr>
                                <w:color w:val="0070C0"/>
                                <w:sz w:val="24"/>
                                <w:szCs w:val="24"/>
                              </w:rPr>
                            </w:pPr>
                            <w:r w:rsidRPr="00057D63">
                              <w:rPr>
                                <w:color w:val="0070C0"/>
                                <w:sz w:val="24"/>
                                <w:szCs w:val="24"/>
                              </w:rPr>
                              <w:t>Location Selection</w:t>
                            </w:r>
                          </w:p>
                          <w:p w14:paraId="0BC3985D" w14:textId="77777777" w:rsidR="00705A85" w:rsidRDefault="00705A85" w:rsidP="00057D63">
                            <w:pPr>
                              <w:tabs>
                                <w:tab w:val="left" w:pos="1139"/>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4AB81" id="_x0000_t202" coordsize="21600,21600" o:spt="202" path="m,l,21600r21600,l21600,xe">
                <v:stroke joinstyle="miter"/>
                <v:path gradientshapeok="t" o:connecttype="rect"/>
              </v:shapetype>
              <v:shape id="Text Box 14" o:spid="_x0000_s1026" type="#_x0000_t202" style="position:absolute;margin-left:310.15pt;margin-top:6.7pt;width:151.25pt;height:3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" filled="f" strokeweight=".5pt">
                <v:textbox>
                  <w:txbxContent>
                    <w:p w14:paraId="1018355B" w14:textId="55002741" w:rsidR="00705A85" w:rsidRDefault="00705A85" w:rsidP="00057D63">
                      <w:pPr>
                        <w:tabs>
                          <w:tab w:val="left" w:pos="1139"/>
                        </w:tabs>
                        <w:rPr>
                          <w:color w:val="0070C0"/>
                          <w:sz w:val="24"/>
                          <w:szCs w:val="24"/>
                        </w:rPr>
                      </w:pPr>
                      <w:r w:rsidRPr="00057D63">
                        <w:rPr>
                          <w:color w:val="0070C0"/>
                          <w:sz w:val="24"/>
                          <w:szCs w:val="24"/>
                        </w:rPr>
                        <w:t>Location Selection</w:t>
                      </w:r>
                    </w:p>
                    <w:p w14:paraId="0BC3985D" w14:textId="77777777" w:rsidR="00705A85" w:rsidRDefault="00705A85" w:rsidP="00057D63">
                      <w:pPr>
                        <w:tabs>
                          <w:tab w:val="left" w:pos="1139"/>
                        </w:tabs>
                      </w:pPr>
                    </w:p>
                  </w:txbxContent>
                </v:textbox>
                <w10:wrap anchorx="margin"/>
              </v:shape>
            </w:pict>
          </mc:Fallback>
        </mc:AlternateContent>
      </w:r>
    </w:p>
    <w:p w14:paraId="3585692A" w14:textId="09C113F3" w:rsidR="001A748D" w:rsidRPr="006A4C2A" w:rsidRDefault="001A748D" w:rsidP="001A748D">
      <w:pPr>
        <w:rPr>
          <w:rFonts w:ascii="Times New Roman" w:eastAsia="Times New Roman" w:hAnsi="Times New Roman" w:cs="Times New Roman"/>
        </w:rPr>
      </w:pPr>
    </w:p>
    <w:p w14:paraId="24AD6869" w14:textId="5544146D" w:rsidR="001A748D" w:rsidRPr="006A4C2A" w:rsidRDefault="001A748D" w:rsidP="001A748D">
      <w:pPr>
        <w:rPr>
          <w:rFonts w:ascii="Times New Roman" w:eastAsia="Times New Roman" w:hAnsi="Times New Roman" w:cs="Times New Roman"/>
        </w:rPr>
      </w:pPr>
    </w:p>
    <w:p w14:paraId="19264650" w14:textId="4F2D5A01" w:rsidR="001A748D" w:rsidRPr="006A4C2A" w:rsidRDefault="001A748D" w:rsidP="001A748D">
      <w:pPr>
        <w:rPr>
          <w:rFonts w:ascii="Times New Roman" w:eastAsia="Times New Roman" w:hAnsi="Times New Roman" w:cs="Times New Roman"/>
        </w:rPr>
      </w:pPr>
    </w:p>
    <w:p w14:paraId="599DD2AA" w14:textId="404DC44A" w:rsidR="001A748D" w:rsidRPr="006A4C2A" w:rsidRDefault="001A748D" w:rsidP="001A748D">
      <w:pPr>
        <w:rPr>
          <w:rFonts w:ascii="Times New Roman" w:eastAsia="Times New Roman" w:hAnsi="Times New Roman" w:cs="Times New Roman"/>
        </w:rPr>
      </w:pPr>
    </w:p>
    <w:p w14:paraId="37DFC20C" w14:textId="077EDD49" w:rsidR="001A748D" w:rsidRPr="006A4C2A" w:rsidRDefault="001A748D" w:rsidP="001A748D">
      <w:pPr>
        <w:rPr>
          <w:rFonts w:ascii="Times New Roman" w:eastAsia="Times New Roman" w:hAnsi="Times New Roman" w:cs="Times New Roman"/>
        </w:rPr>
      </w:pPr>
    </w:p>
    <w:p w14:paraId="69FCE152" w14:textId="7ED0B7B2" w:rsidR="001A748D" w:rsidRPr="006A4C2A" w:rsidRDefault="001A748D" w:rsidP="001A748D">
      <w:pPr>
        <w:rPr>
          <w:rFonts w:ascii="Times New Roman" w:eastAsia="Times New Roman" w:hAnsi="Times New Roman" w:cs="Times New Roman"/>
        </w:rPr>
      </w:pPr>
    </w:p>
    <w:p w14:paraId="786FC328" w14:textId="76C4B3B8" w:rsidR="001A748D" w:rsidRPr="006A4C2A" w:rsidRDefault="00283DE9" w:rsidP="001A748D">
      <w:pPr>
        <w:rPr>
          <w:rFonts w:ascii="Times New Roman" w:eastAsia="Times New Roman" w:hAnsi="Times New Roman" w:cs="Times New Roman"/>
        </w:rPr>
      </w:pPr>
      <w:r w:rsidRPr="006A4C2A">
        <w:rPr>
          <w:rFonts w:ascii="Times New Roman" w:hAnsi="Times New Roman" w:cs="Times New Roman"/>
          <w:noProof/>
        </w:rPr>
        <mc:AlternateContent>
          <mc:Choice Requires="wps">
            <w:drawing>
              <wp:inline distT="0" distB="0" distL="114300" distR="114300" wp14:anchorId="732F995F" wp14:editId="041BBEFC">
                <wp:extent cx="1921174" cy="396815"/>
                <wp:effectExtent l="0" t="0" r="22225" b="22860"/>
                <wp:docPr id="1894332185" name="Text Box 13"/>
                <wp:cNvGraphicFramePr/>
                <a:graphic xmlns:a="http://schemas.openxmlformats.org/drawingml/2006/main">
                  <a:graphicData uri="http://schemas.microsoft.com/office/word/2010/wordprocessingShape">
                    <wps:wsp>
                      <wps:cNvSpPr txBox="1"/>
                      <wps:spPr>
                        <a:xfrm>
                          <a:off x="0" y="0"/>
                          <a:ext cx="1921174" cy="396815"/>
                        </a:xfrm>
                        <a:prstGeom prst="rect">
                          <a:avLst/>
                        </a:prstGeom>
                        <a:noFill/>
                        <a:ln w="6350">
                          <a:solidFill>
                            <a:prstClr val="black"/>
                          </a:solidFill>
                        </a:ln>
                      </wps:spPr>
                      <wps:txbx>
                        <w:txbxContent>
                          <w:p w14:paraId="53D72769" w14:textId="77777777" w:rsidR="00283DE9" w:rsidRDefault="00283DE9" w:rsidP="00283DE9">
                            <w:pPr>
                              <w:tabs>
                                <w:tab w:val="left" w:pos="1139"/>
                              </w:tabs>
                              <w:rPr>
                                <w:color w:val="0070C0"/>
                                <w:sz w:val="24"/>
                                <w:szCs w:val="24"/>
                              </w:rPr>
                            </w:pPr>
                            <w:r>
                              <w:rPr>
                                <w:color w:val="0070C0"/>
                                <w:sz w:val="24"/>
                                <w:szCs w:val="24"/>
                              </w:rPr>
                              <w:t>M</w:t>
                            </w:r>
                            <w:r w:rsidRPr="0030508A">
                              <w:rPr>
                                <w:color w:val="0070C0"/>
                                <w:sz w:val="24"/>
                                <w:szCs w:val="24"/>
                              </w:rPr>
                              <w:t>ovie Selection Page</w:t>
                            </w:r>
                          </w:p>
                          <w:p w14:paraId="000FBCA5" w14:textId="77777777" w:rsidR="00283DE9" w:rsidRDefault="00283DE9" w:rsidP="00283DE9">
                            <w:pPr>
                              <w:tabs>
                                <w:tab w:val="left" w:pos="1139"/>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2F995F" id="Text Box 13" o:spid="_x0000_s1027" type="#_x0000_t202" style="width:151.25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" filled="f" strokeweight=".5pt">
                <v:textbox>
                  <w:txbxContent>
                    <w:p w14:paraId="53D72769" w14:textId="77777777" w:rsidR="00283DE9" w:rsidRDefault="00283DE9" w:rsidP="00283DE9">
                      <w:pPr>
                        <w:tabs>
                          <w:tab w:val="left" w:pos="1139"/>
                        </w:tabs>
                        <w:rPr>
                          <w:color w:val="0070C0"/>
                          <w:sz w:val="24"/>
                          <w:szCs w:val="24"/>
                        </w:rPr>
                      </w:pPr>
                      <w:r>
                        <w:rPr>
                          <w:color w:val="0070C0"/>
                          <w:sz w:val="24"/>
                          <w:szCs w:val="24"/>
                        </w:rPr>
                        <w:t>M</w:t>
                      </w:r>
                      <w:r w:rsidRPr="0030508A">
                        <w:rPr>
                          <w:color w:val="0070C0"/>
                          <w:sz w:val="24"/>
                          <w:szCs w:val="24"/>
                        </w:rPr>
                        <w:t>ovie Selection Page</w:t>
                      </w:r>
                    </w:p>
                    <w:p w14:paraId="000FBCA5" w14:textId="77777777" w:rsidR="00283DE9" w:rsidRDefault="00283DE9" w:rsidP="00283DE9">
                      <w:pPr>
                        <w:tabs>
                          <w:tab w:val="left" w:pos="1139"/>
                        </w:tabs>
                      </w:pPr>
                    </w:p>
                  </w:txbxContent>
                </v:textbox>
                <w10:anchorlock/>
              </v:shape>
            </w:pict>
          </mc:Fallback>
        </mc:AlternateContent>
      </w:r>
    </w:p>
    <w:p w14:paraId="4FC2BE57" w14:textId="55480349" w:rsidR="001A748D" w:rsidRPr="006A4C2A" w:rsidRDefault="001A748D" w:rsidP="392403C2">
      <w:pPr>
        <w:pStyle w:val="ListParagraph"/>
        <w:rPr>
          <w:rFonts w:ascii="Times New Roman" w:eastAsia="Times New Roman" w:hAnsi="Times New Roman" w:cs="Times New Roman"/>
        </w:rPr>
      </w:pPr>
    </w:p>
    <w:p w14:paraId="7D4B9781" w14:textId="6BED426F" w:rsidR="00991F3D" w:rsidRPr="006A4C2A" w:rsidRDefault="00991F3D" w:rsidP="5B50B6F8">
      <w:pPr>
        <w:pStyle w:val="ListParagraph"/>
        <w:ind w:left="1741"/>
        <w:rPr>
          <w:rFonts w:ascii="Times New Roman" w:eastAsia="Times New Roman" w:hAnsi="Times New Roman" w:cs="Times New Roman"/>
        </w:rPr>
      </w:pPr>
    </w:p>
    <w:p w14:paraId="06CD184B" w14:textId="65F243B0" w:rsidR="003D2E62" w:rsidRPr="006A4C2A" w:rsidRDefault="003D2E62" w:rsidP="5B50B6F8">
      <w:pPr>
        <w:pStyle w:val="ListParagraph"/>
        <w:ind w:left="1741"/>
        <w:rPr>
          <w:rFonts w:ascii="Times New Roman" w:eastAsia="Times New Roman" w:hAnsi="Times New Roman" w:cs="Times New Roman"/>
        </w:rPr>
      </w:pPr>
    </w:p>
    <w:p w14:paraId="122580DF" w14:textId="763373DF" w:rsidR="001A5A97" w:rsidRPr="006A4C2A" w:rsidRDefault="00F461E7" w:rsidP="00057D63">
      <w:pPr>
        <w:pStyle w:val="ListParagraph"/>
        <w:ind w:left="426"/>
        <w:rPr>
          <w:rFonts w:ascii="Times New Roman" w:eastAsia="Times New Roman" w:hAnsi="Times New Roman" w:cs="Times New Roman"/>
          <w:sz w:val="24"/>
          <w:szCs w:val="24"/>
        </w:rPr>
      </w:pPr>
      <w:r w:rsidRPr="006A4C2A">
        <w:rPr>
          <w:rFonts w:ascii="Times New Roman" w:hAnsi="Times New Roman" w:cs="Times New Roman"/>
          <w:noProof/>
        </w:rPr>
        <w:drawing>
          <wp:anchor distT="0" distB="0" distL="114300" distR="114300" simplePos="0" relativeHeight="251640832" behindDoc="0" locked="0" layoutInCell="1" allowOverlap="1" wp14:anchorId="4310C76F" wp14:editId="4D324BCB">
            <wp:simplePos x="0" y="0"/>
            <wp:positionH relativeFrom="margin">
              <wp:posOffset>-87554</wp:posOffset>
            </wp:positionH>
            <wp:positionV relativeFrom="margin">
              <wp:posOffset>287401</wp:posOffset>
            </wp:positionV>
            <wp:extent cx="2823667" cy="6079599"/>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823667" cy="6079599"/>
                    </a:xfrm>
                    <a:prstGeom prst="rect">
                      <a:avLst/>
                    </a:prstGeom>
                  </pic:spPr>
                </pic:pic>
              </a:graphicData>
            </a:graphic>
          </wp:anchor>
        </w:drawing>
      </w:r>
    </w:p>
    <w:p w14:paraId="16BC4D3C" w14:textId="0BB68923" w:rsidR="01E9BFC8" w:rsidRPr="006A4C2A" w:rsidRDefault="01E9BFC8" w:rsidP="01E9BFC8">
      <w:pPr>
        <w:pStyle w:val="ListParagraph"/>
        <w:ind w:left="426"/>
        <w:rPr>
          <w:rFonts w:ascii="Times New Roman" w:eastAsia="Times New Roman" w:hAnsi="Times New Roman" w:cs="Times New Roman"/>
          <w:sz w:val="24"/>
          <w:szCs w:val="24"/>
        </w:rPr>
      </w:pPr>
    </w:p>
    <w:p w14:paraId="188BBCA3" w14:textId="112DA7DF" w:rsidR="01E9BFC8" w:rsidRPr="006A4C2A" w:rsidRDefault="01E9BFC8" w:rsidP="01E9BFC8">
      <w:pPr>
        <w:pStyle w:val="ListParagraph"/>
        <w:ind w:left="426"/>
        <w:rPr>
          <w:rFonts w:ascii="Times New Roman" w:eastAsia="Times New Roman" w:hAnsi="Times New Roman" w:cs="Times New Roman"/>
          <w:sz w:val="24"/>
          <w:szCs w:val="24"/>
        </w:rPr>
      </w:pPr>
    </w:p>
    <w:p w14:paraId="0A7A2600" w14:textId="7D8A5D6F" w:rsidR="00E15AD4" w:rsidRPr="006A4C2A" w:rsidRDefault="00E15AD4" w:rsidP="5B50B6F8">
      <w:pPr>
        <w:rPr>
          <w:rFonts w:ascii="Times New Roman" w:eastAsia="Times New Roman" w:hAnsi="Times New Roman" w:cs="Times New Roman"/>
        </w:rPr>
      </w:pPr>
    </w:p>
    <w:p w14:paraId="14BD4B3C" w14:textId="5E677150" w:rsidR="00677565" w:rsidRPr="006A4C2A" w:rsidRDefault="00677565" w:rsidP="5B50B6F8">
      <w:pPr>
        <w:tabs>
          <w:tab w:val="left" w:pos="1139"/>
        </w:tabs>
        <w:rPr>
          <w:rFonts w:ascii="Times New Roman" w:eastAsia="Times New Roman" w:hAnsi="Times New Roman" w:cs="Times New Roman"/>
          <w:b/>
          <w:bCs/>
          <w:sz w:val="24"/>
          <w:szCs w:val="24"/>
        </w:rPr>
      </w:pPr>
    </w:p>
    <w:p w14:paraId="59B75692" w14:textId="6F7FD781" w:rsidR="00677565" w:rsidRPr="006A4C2A" w:rsidRDefault="00F461E7" w:rsidP="5B50B6F8">
      <w:pPr>
        <w:tabs>
          <w:tab w:val="left" w:pos="1139"/>
        </w:tabs>
        <w:rPr>
          <w:rFonts w:ascii="Times New Roman" w:eastAsia="Times New Roman" w:hAnsi="Times New Roman" w:cs="Times New Roman"/>
        </w:rPr>
      </w:pPr>
      <w:r w:rsidRPr="006A4C2A">
        <w:rPr>
          <w:rFonts w:ascii="Times New Roman" w:eastAsia="Times New Roman" w:hAnsi="Times New Roman" w:cs="Times New Roman"/>
          <w:noProof/>
        </w:rPr>
        <w:drawing>
          <wp:anchor distT="0" distB="0" distL="114300" distR="114300" simplePos="0" relativeHeight="251643904" behindDoc="0" locked="0" layoutInCell="1" allowOverlap="1" wp14:anchorId="3311C6DC" wp14:editId="157D2EA2">
            <wp:simplePos x="0" y="0"/>
            <wp:positionH relativeFrom="margin">
              <wp:posOffset>3262147</wp:posOffset>
            </wp:positionH>
            <wp:positionV relativeFrom="margin">
              <wp:posOffset>1289660</wp:posOffset>
            </wp:positionV>
            <wp:extent cx="2808605" cy="6074410"/>
            <wp:effectExtent l="0" t="0" r="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808605" cy="6074410"/>
                    </a:xfrm>
                    <a:prstGeom prst="rect">
                      <a:avLst/>
                    </a:prstGeom>
                  </pic:spPr>
                </pic:pic>
              </a:graphicData>
            </a:graphic>
            <wp14:sizeRelH relativeFrom="margin">
              <wp14:pctWidth>0</wp14:pctWidth>
            </wp14:sizeRelH>
            <wp14:sizeRelV relativeFrom="margin">
              <wp14:pctHeight>0</wp14:pctHeight>
            </wp14:sizeRelV>
          </wp:anchor>
        </w:drawing>
      </w:r>
    </w:p>
    <w:p w14:paraId="15A1ACDA" w14:textId="0EB1CB96" w:rsidR="00677565" w:rsidRPr="006A4C2A" w:rsidRDefault="00677565" w:rsidP="5B50B6F8">
      <w:pPr>
        <w:tabs>
          <w:tab w:val="left" w:pos="1139"/>
        </w:tabs>
        <w:rPr>
          <w:rFonts w:ascii="Times New Roman" w:eastAsia="Times New Roman" w:hAnsi="Times New Roman" w:cs="Times New Roman"/>
        </w:rPr>
      </w:pPr>
    </w:p>
    <w:p w14:paraId="61FAB03C" w14:textId="5697B283" w:rsidR="00677565" w:rsidRPr="006A4C2A" w:rsidRDefault="00677565" w:rsidP="5B50B6F8">
      <w:pPr>
        <w:tabs>
          <w:tab w:val="left" w:pos="1139"/>
        </w:tabs>
        <w:rPr>
          <w:rFonts w:ascii="Times New Roman" w:eastAsia="Times New Roman" w:hAnsi="Times New Roman" w:cs="Times New Roman"/>
        </w:rPr>
      </w:pPr>
    </w:p>
    <w:p w14:paraId="497D2822" w14:textId="111B5275" w:rsidR="4CFAB3D6" w:rsidRPr="006A4C2A" w:rsidRDefault="4CFAB3D6" w:rsidP="50FD4985">
      <w:pPr>
        <w:tabs>
          <w:tab w:val="left" w:pos="1139"/>
        </w:tabs>
        <w:rPr>
          <w:rFonts w:ascii="Times New Roman" w:eastAsia="Times New Roman" w:hAnsi="Times New Roman" w:cs="Times New Roman"/>
        </w:rPr>
      </w:pPr>
    </w:p>
    <w:p w14:paraId="3E9E2FD1" w14:textId="0F105F59" w:rsidR="4CFAB3D6" w:rsidRPr="006A4C2A" w:rsidRDefault="4CFAB3D6" w:rsidP="50FD4985">
      <w:pPr>
        <w:tabs>
          <w:tab w:val="left" w:pos="1139"/>
        </w:tabs>
        <w:rPr>
          <w:rFonts w:ascii="Times New Roman" w:eastAsia="Times New Roman" w:hAnsi="Times New Roman" w:cs="Times New Roman"/>
        </w:rPr>
      </w:pPr>
    </w:p>
    <w:p w14:paraId="6FF3DBBA" w14:textId="6F962738" w:rsidR="4CFAB3D6" w:rsidRPr="006A4C2A" w:rsidRDefault="4CFAB3D6" w:rsidP="50FD4985">
      <w:pPr>
        <w:tabs>
          <w:tab w:val="left" w:pos="1139"/>
        </w:tabs>
        <w:rPr>
          <w:rFonts w:ascii="Times New Roman" w:eastAsia="Times New Roman" w:hAnsi="Times New Roman" w:cs="Times New Roman"/>
        </w:rPr>
      </w:pPr>
    </w:p>
    <w:p w14:paraId="79397DCA" w14:textId="5E8B52E1" w:rsidR="00171E86" w:rsidRPr="006A4C2A" w:rsidRDefault="00171E86" w:rsidP="50FD4985">
      <w:pPr>
        <w:tabs>
          <w:tab w:val="left" w:pos="1139"/>
        </w:tabs>
        <w:rPr>
          <w:rFonts w:ascii="Times New Roman" w:eastAsia="Times New Roman" w:hAnsi="Times New Roman" w:cs="Times New Roman"/>
        </w:rPr>
      </w:pPr>
    </w:p>
    <w:p w14:paraId="49883699" w14:textId="7A020396" w:rsidR="00171E86" w:rsidRPr="006A4C2A" w:rsidRDefault="00171E86" w:rsidP="50FD4985">
      <w:pPr>
        <w:tabs>
          <w:tab w:val="left" w:pos="1139"/>
        </w:tabs>
        <w:rPr>
          <w:rFonts w:ascii="Times New Roman" w:eastAsia="Times New Roman" w:hAnsi="Times New Roman" w:cs="Times New Roman"/>
        </w:rPr>
      </w:pPr>
    </w:p>
    <w:p w14:paraId="5F5970AB" w14:textId="414DFACC" w:rsidR="00171E86" w:rsidRPr="006A4C2A" w:rsidRDefault="00171E86" w:rsidP="50FD4985">
      <w:pPr>
        <w:tabs>
          <w:tab w:val="left" w:pos="1139"/>
        </w:tabs>
        <w:rPr>
          <w:rFonts w:ascii="Times New Roman" w:eastAsia="Times New Roman" w:hAnsi="Times New Roman" w:cs="Times New Roman"/>
        </w:rPr>
      </w:pPr>
    </w:p>
    <w:p w14:paraId="522D54F2" w14:textId="38187607" w:rsidR="00171E86" w:rsidRPr="006A4C2A" w:rsidRDefault="00171E86" w:rsidP="50FD4985">
      <w:pPr>
        <w:tabs>
          <w:tab w:val="left" w:pos="1139"/>
        </w:tabs>
        <w:rPr>
          <w:rFonts w:ascii="Times New Roman" w:eastAsia="Times New Roman" w:hAnsi="Times New Roman" w:cs="Times New Roman"/>
        </w:rPr>
      </w:pPr>
    </w:p>
    <w:p w14:paraId="6D606C80" w14:textId="17FFEFDE" w:rsidR="00171E86" w:rsidRPr="006A4C2A" w:rsidRDefault="00171E86" w:rsidP="50FD4985">
      <w:pPr>
        <w:tabs>
          <w:tab w:val="left" w:pos="1139"/>
        </w:tabs>
        <w:rPr>
          <w:rFonts w:ascii="Times New Roman" w:eastAsia="Times New Roman" w:hAnsi="Times New Roman" w:cs="Times New Roman"/>
        </w:rPr>
      </w:pPr>
    </w:p>
    <w:p w14:paraId="5F6B4097" w14:textId="50B735FF" w:rsidR="00171E86" w:rsidRPr="006A4C2A" w:rsidRDefault="00171E86" w:rsidP="50FD4985">
      <w:pPr>
        <w:tabs>
          <w:tab w:val="left" w:pos="1139"/>
        </w:tabs>
        <w:rPr>
          <w:rFonts w:ascii="Times New Roman" w:eastAsia="Times New Roman" w:hAnsi="Times New Roman" w:cs="Times New Roman"/>
        </w:rPr>
      </w:pPr>
    </w:p>
    <w:p w14:paraId="15CFA280" w14:textId="160E7FA3" w:rsidR="00171E86" w:rsidRPr="006A4C2A" w:rsidRDefault="00171E86" w:rsidP="50FD4985">
      <w:pPr>
        <w:tabs>
          <w:tab w:val="left" w:pos="1139"/>
        </w:tabs>
        <w:rPr>
          <w:rFonts w:ascii="Times New Roman" w:eastAsia="Times New Roman" w:hAnsi="Times New Roman" w:cs="Times New Roman"/>
        </w:rPr>
      </w:pPr>
    </w:p>
    <w:p w14:paraId="7CA476C5" w14:textId="6C553A55" w:rsidR="00171E86" w:rsidRPr="006A4C2A" w:rsidRDefault="00171E86" w:rsidP="50FD4985">
      <w:pPr>
        <w:tabs>
          <w:tab w:val="left" w:pos="1139"/>
        </w:tabs>
        <w:rPr>
          <w:rFonts w:ascii="Times New Roman" w:eastAsia="Times New Roman" w:hAnsi="Times New Roman" w:cs="Times New Roman"/>
        </w:rPr>
      </w:pPr>
    </w:p>
    <w:p w14:paraId="1A827AEF" w14:textId="309D3A96" w:rsidR="00171E86" w:rsidRPr="006A4C2A" w:rsidRDefault="00171E86" w:rsidP="50FD4985">
      <w:pPr>
        <w:tabs>
          <w:tab w:val="left" w:pos="1139"/>
        </w:tabs>
        <w:rPr>
          <w:rFonts w:ascii="Times New Roman" w:eastAsia="Times New Roman" w:hAnsi="Times New Roman" w:cs="Times New Roman"/>
        </w:rPr>
      </w:pPr>
    </w:p>
    <w:p w14:paraId="5E43868F" w14:textId="6F3DB40A" w:rsidR="00171E86" w:rsidRPr="006A4C2A" w:rsidRDefault="00171E86" w:rsidP="50FD4985">
      <w:pPr>
        <w:tabs>
          <w:tab w:val="left" w:pos="1139"/>
        </w:tabs>
        <w:rPr>
          <w:rFonts w:ascii="Times New Roman" w:eastAsia="Times New Roman" w:hAnsi="Times New Roman" w:cs="Times New Roman"/>
        </w:rPr>
      </w:pPr>
    </w:p>
    <w:p w14:paraId="674E5332" w14:textId="3263957F" w:rsidR="00171E86" w:rsidRPr="006A4C2A" w:rsidRDefault="00283DE9" w:rsidP="50FD4985">
      <w:pPr>
        <w:tabs>
          <w:tab w:val="left" w:pos="1139"/>
        </w:tabs>
        <w:rPr>
          <w:rFonts w:ascii="Times New Roman" w:eastAsia="Times New Roman" w:hAnsi="Times New Roman" w:cs="Times New Roman"/>
        </w:rPr>
      </w:pPr>
      <w:r w:rsidRPr="006A4C2A">
        <w:rPr>
          <w:rFonts w:ascii="Times New Roman" w:hAnsi="Times New Roman" w:cs="Times New Roman"/>
          <w:noProof/>
          <w14:ligatures w14:val="standardContextual"/>
        </w:rPr>
        <mc:AlternateContent>
          <mc:Choice Requires="wps">
            <w:drawing>
              <wp:anchor distT="0" distB="0" distL="114300" distR="114300" simplePos="0" relativeHeight="251667456" behindDoc="0" locked="0" layoutInCell="1" allowOverlap="1" wp14:anchorId="5D8CB567" wp14:editId="316B07FF">
                <wp:simplePos x="0" y="0"/>
                <wp:positionH relativeFrom="margin">
                  <wp:align>left</wp:align>
                </wp:positionH>
                <wp:positionV relativeFrom="paragraph">
                  <wp:posOffset>18506</wp:posOffset>
                </wp:positionV>
                <wp:extent cx="1921174" cy="396815"/>
                <wp:effectExtent l="0" t="0" r="22225" b="22860"/>
                <wp:wrapNone/>
                <wp:docPr id="15" name="Text Box 15"/>
                <wp:cNvGraphicFramePr/>
                <a:graphic xmlns:a="http://schemas.openxmlformats.org/drawingml/2006/main">
                  <a:graphicData uri="http://schemas.microsoft.com/office/word/2010/wordprocessingShape">
                    <wps:wsp>
                      <wps:cNvSpPr txBox="1"/>
                      <wps:spPr>
                        <a:xfrm>
                          <a:off x="0" y="0"/>
                          <a:ext cx="1921174" cy="396815"/>
                        </a:xfrm>
                        <a:prstGeom prst="rect">
                          <a:avLst/>
                        </a:prstGeom>
                        <a:noFill/>
                        <a:ln w="6350">
                          <a:solidFill>
                            <a:prstClr val="black"/>
                          </a:solidFill>
                        </a:ln>
                      </wps:spPr>
                      <wps:txbx>
                        <w:txbxContent>
                          <w:p w14:paraId="4B55C146" w14:textId="5D894CD8" w:rsidR="00705A85" w:rsidRDefault="00705A85" w:rsidP="00057D63">
                            <w:pPr>
                              <w:tabs>
                                <w:tab w:val="left" w:pos="1139"/>
                              </w:tabs>
                            </w:pPr>
                            <w:r w:rsidRPr="00057D63">
                              <w:rPr>
                                <w:color w:val="0070C0"/>
                                <w:sz w:val="24"/>
                                <w:szCs w:val="24"/>
                              </w:rPr>
                              <w:t>Showtime and Seat Selection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CB567" id="Text Box 15" o:spid="_x0000_s1028" type="#_x0000_t202" style="position:absolute;margin-left:0;margin-top:1.45pt;width:151.25pt;height:31.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" filled="f" strokeweight=".5pt">
                <v:textbox>
                  <w:txbxContent>
                    <w:p w14:paraId="4B55C146" w14:textId="5D894CD8" w:rsidR="00705A85" w:rsidRDefault="00705A85" w:rsidP="00057D63">
                      <w:pPr>
                        <w:tabs>
                          <w:tab w:val="left" w:pos="1139"/>
                        </w:tabs>
                      </w:pPr>
                      <w:r w:rsidRPr="00057D63">
                        <w:rPr>
                          <w:color w:val="0070C0"/>
                          <w:sz w:val="24"/>
                          <w:szCs w:val="24"/>
                        </w:rPr>
                        <w:t>Showtime and Seat Selection page</w:t>
                      </w:r>
                    </w:p>
                  </w:txbxContent>
                </v:textbox>
                <w10:wrap anchorx="margin"/>
              </v:shape>
            </w:pict>
          </mc:Fallback>
        </mc:AlternateContent>
      </w:r>
    </w:p>
    <w:p w14:paraId="556C2255" w14:textId="61E929AB" w:rsidR="00171E86" w:rsidRPr="006A4C2A" w:rsidRDefault="00171E86" w:rsidP="50FD4985">
      <w:pPr>
        <w:tabs>
          <w:tab w:val="left" w:pos="1139"/>
        </w:tabs>
        <w:rPr>
          <w:rFonts w:ascii="Times New Roman" w:eastAsia="Times New Roman" w:hAnsi="Times New Roman" w:cs="Times New Roman"/>
        </w:rPr>
      </w:pPr>
    </w:p>
    <w:p w14:paraId="076D555A" w14:textId="497F4414" w:rsidR="00171E86" w:rsidRPr="006A4C2A" w:rsidRDefault="00171E86" w:rsidP="50FD4985">
      <w:pPr>
        <w:tabs>
          <w:tab w:val="left" w:pos="1139"/>
        </w:tabs>
        <w:rPr>
          <w:rFonts w:ascii="Times New Roman" w:eastAsia="Times New Roman" w:hAnsi="Times New Roman" w:cs="Times New Roman"/>
        </w:rPr>
      </w:pPr>
    </w:p>
    <w:p w14:paraId="4EE2300F" w14:textId="0225A96C" w:rsidR="00171E86" w:rsidRPr="006A4C2A" w:rsidRDefault="00171E86" w:rsidP="50FD4985">
      <w:pPr>
        <w:tabs>
          <w:tab w:val="left" w:pos="1139"/>
        </w:tabs>
        <w:rPr>
          <w:rFonts w:ascii="Times New Roman" w:eastAsia="Times New Roman" w:hAnsi="Times New Roman" w:cs="Times New Roman"/>
        </w:rPr>
      </w:pPr>
    </w:p>
    <w:p w14:paraId="6D3FEBCC" w14:textId="2103E0EA" w:rsidR="00171E86" w:rsidRPr="006A4C2A" w:rsidRDefault="00171E86" w:rsidP="50FD4985">
      <w:pPr>
        <w:tabs>
          <w:tab w:val="left" w:pos="1139"/>
        </w:tabs>
        <w:rPr>
          <w:rFonts w:ascii="Times New Roman" w:eastAsia="Times New Roman" w:hAnsi="Times New Roman" w:cs="Times New Roman"/>
        </w:rPr>
      </w:pPr>
    </w:p>
    <w:p w14:paraId="649DE9B3" w14:textId="77777777" w:rsidR="00283DE9" w:rsidRPr="006A4C2A" w:rsidRDefault="00283DE9" w:rsidP="00283DE9">
      <w:pPr>
        <w:tabs>
          <w:tab w:val="left" w:pos="1139"/>
        </w:tabs>
        <w:rPr>
          <w:rFonts w:ascii="Times New Roman" w:eastAsia="Times New Roman" w:hAnsi="Times New Roman" w:cs="Times New Roman"/>
        </w:rPr>
      </w:pPr>
    </w:p>
    <w:p w14:paraId="191B6367" w14:textId="4D472E87" w:rsidR="00283DE9" w:rsidRPr="006A4C2A" w:rsidRDefault="00283DE9" w:rsidP="00283DE9">
      <w:pPr>
        <w:pStyle w:val="Heading2"/>
        <w:tabs>
          <w:tab w:val="left" w:pos="1139"/>
        </w:tabs>
        <w:rPr>
          <w:rFonts w:ascii="Times New Roman" w:eastAsia="Times New Roman" w:hAnsi="Times New Roman" w:cs="Times New Roman"/>
        </w:rPr>
      </w:pPr>
      <w:bookmarkStart w:id="123" w:name="_Toc201003042"/>
      <w:r w:rsidRPr="006A4C2A">
        <w:rPr>
          <w:rFonts w:ascii="Times New Roman" w:hAnsi="Times New Roman" w:cs="Times New Roman"/>
          <w:noProof/>
        </w:rPr>
        <w:drawing>
          <wp:anchor distT="0" distB="0" distL="114300" distR="114300" simplePos="0" relativeHeight="251649024" behindDoc="0" locked="0" layoutInCell="1" allowOverlap="1" wp14:anchorId="5632EB1E" wp14:editId="784C6C82">
            <wp:simplePos x="0" y="0"/>
            <wp:positionH relativeFrom="margin">
              <wp:posOffset>-144780</wp:posOffset>
            </wp:positionH>
            <wp:positionV relativeFrom="margin">
              <wp:posOffset>605790</wp:posOffset>
            </wp:positionV>
            <wp:extent cx="2217420" cy="5187315"/>
            <wp:effectExtent l="0" t="0" r="0" b="0"/>
            <wp:wrapSquare wrapText="bothSides"/>
            <wp:docPr id="1644746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6470" name=""/>
                    <pic:cNvPicPr/>
                  </pic:nvPicPr>
                  <pic:blipFill>
                    <a:blip r:embed="rId50">
                      <a:extLst>
                        <a:ext uri="{28A0092B-C50C-407E-A947-70E740481C1C}">
                          <a14:useLocalDpi xmlns:a14="http://schemas.microsoft.com/office/drawing/2010/main" val="0"/>
                        </a:ext>
                      </a:extLst>
                    </a:blip>
                    <a:stretch>
                      <a:fillRect/>
                    </a:stretch>
                  </pic:blipFill>
                  <pic:spPr>
                    <a:xfrm>
                      <a:off x="0" y="0"/>
                      <a:ext cx="2217420" cy="5187315"/>
                    </a:xfrm>
                    <a:prstGeom prst="rect">
                      <a:avLst/>
                    </a:prstGeom>
                  </pic:spPr>
                </pic:pic>
              </a:graphicData>
            </a:graphic>
            <wp14:sizeRelH relativeFrom="margin">
              <wp14:pctWidth>0</wp14:pctWidth>
            </wp14:sizeRelH>
            <wp14:sizeRelV relativeFrom="margin">
              <wp14:pctHeight>0</wp14:pctHeight>
            </wp14:sizeRelV>
          </wp:anchor>
        </w:drawing>
      </w:r>
      <w:r w:rsidRPr="006A4C2A">
        <w:rPr>
          <w:rFonts w:ascii="Times New Roman" w:eastAsia="Times New Roman" w:hAnsi="Times New Roman" w:cs="Times New Roman"/>
        </w:rPr>
        <w:t>Payment, Tickets and Loyalty Rewards (Arpan)</w:t>
      </w:r>
      <w:bookmarkEnd w:id="123"/>
    </w:p>
    <w:p w14:paraId="3DFF7F1E" w14:textId="5416D887" w:rsidR="00171E86" w:rsidRPr="006A4C2A" w:rsidRDefault="00CA4A39" w:rsidP="50FD4985">
      <w:pPr>
        <w:tabs>
          <w:tab w:val="left" w:pos="1139"/>
        </w:tabs>
        <w:rPr>
          <w:rFonts w:ascii="Times New Roman" w:eastAsia="Times New Roman" w:hAnsi="Times New Roman" w:cs="Times New Roman"/>
        </w:rPr>
      </w:pPr>
      <w:r w:rsidRPr="006A4C2A">
        <w:rPr>
          <w:rFonts w:ascii="Times New Roman" w:hAnsi="Times New Roman" w:cs="Times New Roman"/>
          <w:noProof/>
          <w14:ligatures w14:val="standardContextual"/>
        </w:rPr>
        <mc:AlternateContent>
          <mc:Choice Requires="wps">
            <w:drawing>
              <wp:anchor distT="0" distB="0" distL="114300" distR="114300" simplePos="0" relativeHeight="251673600" behindDoc="0" locked="0" layoutInCell="1" allowOverlap="1" wp14:anchorId="02E55ADB" wp14:editId="3A63A21B">
                <wp:simplePos x="0" y="0"/>
                <wp:positionH relativeFrom="margin">
                  <wp:posOffset>4166211</wp:posOffset>
                </wp:positionH>
                <wp:positionV relativeFrom="paragraph">
                  <wp:posOffset>255007</wp:posOffset>
                </wp:positionV>
                <wp:extent cx="974785" cy="396815"/>
                <wp:effectExtent l="0" t="0" r="15875" b="22860"/>
                <wp:wrapNone/>
                <wp:docPr id="16" name="Text Box 16"/>
                <wp:cNvGraphicFramePr/>
                <a:graphic xmlns:a="http://schemas.openxmlformats.org/drawingml/2006/main">
                  <a:graphicData uri="http://schemas.microsoft.com/office/word/2010/wordprocessingShape">
                    <wps:wsp>
                      <wps:cNvSpPr txBox="1"/>
                      <wps:spPr>
                        <a:xfrm>
                          <a:off x="0" y="0"/>
                          <a:ext cx="974785" cy="396815"/>
                        </a:xfrm>
                        <a:prstGeom prst="rect">
                          <a:avLst/>
                        </a:prstGeom>
                        <a:noFill/>
                        <a:ln w="6350">
                          <a:solidFill>
                            <a:prstClr val="black"/>
                          </a:solidFill>
                        </a:ln>
                      </wps:spPr>
                      <wps:txbx>
                        <w:txbxContent>
                          <w:p w14:paraId="100C317F" w14:textId="60F4BE2C" w:rsidR="00705A85" w:rsidRDefault="00705A85" w:rsidP="00CA4A39">
                            <w:pPr>
                              <w:tabs>
                                <w:tab w:val="left" w:pos="1139"/>
                              </w:tabs>
                            </w:pPr>
                            <w:r w:rsidRPr="00057D63">
                              <w:rPr>
                                <w:color w:val="0070C0"/>
                                <w:sz w:val="24"/>
                                <w:szCs w:val="24"/>
                              </w:rPr>
                              <w:t>S</w:t>
                            </w:r>
                            <w:r>
                              <w:rPr>
                                <w:color w:val="0070C0"/>
                                <w:sz w:val="24"/>
                                <w:szCs w:val="24"/>
                              </w:rPr>
                              <w:t>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55ADB" id="Text Box 16" o:spid="_x0000_s1029" type="#_x0000_t202" style="position:absolute;margin-left:328.05pt;margin-top:20.1pt;width:76.75pt;height:31.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" filled="f" strokeweight=".5pt">
                <v:textbox>
                  <w:txbxContent>
                    <w:p w14:paraId="100C317F" w14:textId="60F4BE2C" w:rsidR="00705A85" w:rsidRDefault="00705A85" w:rsidP="00CA4A39">
                      <w:pPr>
                        <w:tabs>
                          <w:tab w:val="left" w:pos="1139"/>
                        </w:tabs>
                      </w:pPr>
                      <w:r w:rsidRPr="00057D63">
                        <w:rPr>
                          <w:color w:val="0070C0"/>
                          <w:sz w:val="24"/>
                          <w:szCs w:val="24"/>
                        </w:rPr>
                        <w:t>S</w:t>
                      </w:r>
                      <w:r>
                        <w:rPr>
                          <w:color w:val="0070C0"/>
                          <w:sz w:val="24"/>
                          <w:szCs w:val="24"/>
                        </w:rPr>
                        <w:t>ummary</w:t>
                      </w:r>
                    </w:p>
                  </w:txbxContent>
                </v:textbox>
                <w10:wrap anchorx="margin"/>
              </v:shape>
            </w:pict>
          </mc:Fallback>
        </mc:AlternateContent>
      </w:r>
    </w:p>
    <w:p w14:paraId="131A70E1" w14:textId="0884F30F" w:rsidR="00171E86" w:rsidRPr="006A4C2A" w:rsidRDefault="00171E86" w:rsidP="50FD4985">
      <w:pPr>
        <w:tabs>
          <w:tab w:val="left" w:pos="1139"/>
        </w:tabs>
        <w:rPr>
          <w:rFonts w:ascii="Times New Roman" w:eastAsia="Times New Roman" w:hAnsi="Times New Roman" w:cs="Times New Roman"/>
        </w:rPr>
      </w:pPr>
    </w:p>
    <w:p w14:paraId="78B0358B" w14:textId="66FE8E8B" w:rsidR="392403C2" w:rsidRPr="006A4C2A" w:rsidRDefault="392403C2" w:rsidP="392403C2">
      <w:pPr>
        <w:tabs>
          <w:tab w:val="left" w:pos="1139"/>
        </w:tabs>
        <w:rPr>
          <w:rFonts w:ascii="Times New Roman" w:eastAsia="Times New Roman" w:hAnsi="Times New Roman" w:cs="Times New Roman"/>
        </w:rPr>
      </w:pPr>
    </w:p>
    <w:p w14:paraId="6FFBD437" w14:textId="0CE2F17D" w:rsidR="392403C2" w:rsidRPr="006A4C2A" w:rsidRDefault="392403C2" w:rsidP="392403C2">
      <w:pPr>
        <w:tabs>
          <w:tab w:val="left" w:pos="1139"/>
        </w:tabs>
        <w:rPr>
          <w:rFonts w:ascii="Times New Roman" w:eastAsia="Times New Roman" w:hAnsi="Times New Roman" w:cs="Times New Roman"/>
        </w:rPr>
      </w:pPr>
    </w:p>
    <w:p w14:paraId="2A9240FA" w14:textId="66C37947" w:rsidR="392403C2" w:rsidRPr="006A4C2A" w:rsidRDefault="392403C2" w:rsidP="392403C2">
      <w:pPr>
        <w:tabs>
          <w:tab w:val="left" w:pos="1139"/>
        </w:tabs>
        <w:rPr>
          <w:rFonts w:ascii="Times New Roman" w:eastAsia="Times New Roman" w:hAnsi="Times New Roman" w:cs="Times New Roman"/>
        </w:rPr>
      </w:pPr>
    </w:p>
    <w:p w14:paraId="2F673AEB" w14:textId="23F01AF7" w:rsidR="3844F3B0" w:rsidRPr="006A4C2A" w:rsidRDefault="00C14529" w:rsidP="00DA10D3">
      <w:pPr>
        <w:pStyle w:val="Heading2"/>
        <w:tabs>
          <w:tab w:val="left" w:pos="1139"/>
        </w:tabs>
        <w:rPr>
          <w:rFonts w:ascii="Times New Roman" w:eastAsia="Times New Roman" w:hAnsi="Times New Roman" w:cs="Times New Roman"/>
        </w:rPr>
      </w:pPr>
      <w:bookmarkStart w:id="124" w:name="_Toc201003043"/>
      <w:r w:rsidRPr="006A4C2A">
        <w:rPr>
          <w:rFonts w:ascii="Times New Roman" w:hAnsi="Times New Roman" w:cs="Times New Roman"/>
          <w:noProof/>
        </w:rPr>
        <w:drawing>
          <wp:anchor distT="0" distB="0" distL="114300" distR="114300" simplePos="0" relativeHeight="251654144" behindDoc="0" locked="0" layoutInCell="1" allowOverlap="1" wp14:anchorId="23C54058" wp14:editId="30795496">
            <wp:simplePos x="0" y="0"/>
            <wp:positionH relativeFrom="margin">
              <wp:posOffset>3410585</wp:posOffset>
            </wp:positionH>
            <wp:positionV relativeFrom="margin">
              <wp:posOffset>561340</wp:posOffset>
            </wp:positionV>
            <wp:extent cx="2279015" cy="4802505"/>
            <wp:effectExtent l="0" t="0" r="6985" b="0"/>
            <wp:wrapSquare wrapText="bothSides"/>
            <wp:docPr id="1634068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8494" name=""/>
                    <pic:cNvPicPr/>
                  </pic:nvPicPr>
                  <pic:blipFill>
                    <a:blip r:embed="rId51">
                      <a:extLst>
                        <a:ext uri="{28A0092B-C50C-407E-A947-70E740481C1C}">
                          <a14:useLocalDpi xmlns:a14="http://schemas.microsoft.com/office/drawing/2010/main" val="0"/>
                        </a:ext>
                      </a:extLst>
                    </a:blip>
                    <a:stretch>
                      <a:fillRect/>
                    </a:stretch>
                  </pic:blipFill>
                  <pic:spPr>
                    <a:xfrm>
                      <a:off x="0" y="0"/>
                      <a:ext cx="2279015" cy="4802505"/>
                    </a:xfrm>
                    <a:prstGeom prst="rect">
                      <a:avLst/>
                    </a:prstGeom>
                  </pic:spPr>
                </pic:pic>
              </a:graphicData>
            </a:graphic>
            <wp14:sizeRelH relativeFrom="margin">
              <wp14:pctWidth>0</wp14:pctWidth>
            </wp14:sizeRelH>
            <wp14:sizeRelV relativeFrom="margin">
              <wp14:pctHeight>0</wp14:pctHeight>
            </wp14:sizeRelV>
          </wp:anchor>
        </w:drawing>
      </w:r>
      <w:bookmarkEnd w:id="124"/>
    </w:p>
    <w:p w14:paraId="19D8CBC3" w14:textId="7D99D74D" w:rsidR="4F1DC766" w:rsidRPr="006A4C2A" w:rsidRDefault="4F1DC766" w:rsidP="392403C2">
      <w:pPr>
        <w:tabs>
          <w:tab w:val="left" w:pos="1139"/>
        </w:tabs>
        <w:rPr>
          <w:rFonts w:ascii="Times New Roman" w:eastAsia="Times New Roman" w:hAnsi="Times New Roman" w:cs="Times New Roman"/>
        </w:rPr>
      </w:pPr>
    </w:p>
    <w:p w14:paraId="758D3D7B" w14:textId="483EB7C4" w:rsidR="04A56996" w:rsidRPr="006A4C2A" w:rsidRDefault="04A56996" w:rsidP="392403C2">
      <w:pPr>
        <w:tabs>
          <w:tab w:val="left" w:pos="1139"/>
        </w:tabs>
        <w:rPr>
          <w:rFonts w:ascii="Times New Roman" w:eastAsia="Times New Roman" w:hAnsi="Times New Roman" w:cs="Times New Roman"/>
        </w:rPr>
      </w:pPr>
    </w:p>
    <w:p w14:paraId="1989CE1B" w14:textId="07B1AF76" w:rsidR="4F1DC766" w:rsidRPr="006A4C2A" w:rsidRDefault="4F1DC766" w:rsidP="392403C2">
      <w:pPr>
        <w:tabs>
          <w:tab w:val="left" w:pos="1139"/>
        </w:tabs>
        <w:rPr>
          <w:rFonts w:ascii="Times New Roman" w:eastAsia="Times New Roman" w:hAnsi="Times New Roman" w:cs="Times New Roman"/>
        </w:rPr>
      </w:pPr>
    </w:p>
    <w:p w14:paraId="3C25D61D" w14:textId="0C98D624" w:rsidR="48201ECE" w:rsidRPr="006A4C2A" w:rsidRDefault="48201ECE" w:rsidP="392403C2">
      <w:pPr>
        <w:tabs>
          <w:tab w:val="left" w:pos="1139"/>
        </w:tabs>
        <w:rPr>
          <w:rFonts w:ascii="Times New Roman" w:eastAsia="Times New Roman" w:hAnsi="Times New Roman" w:cs="Times New Roman"/>
        </w:rPr>
      </w:pPr>
    </w:p>
    <w:p w14:paraId="397519CC" w14:textId="5DB1F546" w:rsidR="4F1DC766" w:rsidRPr="006A4C2A" w:rsidRDefault="4F1DC766" w:rsidP="392403C2">
      <w:pPr>
        <w:tabs>
          <w:tab w:val="left" w:pos="1139"/>
        </w:tabs>
        <w:rPr>
          <w:rFonts w:ascii="Times New Roman" w:eastAsia="Times New Roman" w:hAnsi="Times New Roman" w:cs="Times New Roman"/>
        </w:rPr>
      </w:pPr>
    </w:p>
    <w:p w14:paraId="6D0E437C" w14:textId="7B10A1B3" w:rsidR="007969A9" w:rsidRPr="006A4C2A" w:rsidRDefault="007969A9" w:rsidP="392403C2">
      <w:pPr>
        <w:tabs>
          <w:tab w:val="left" w:pos="1139"/>
        </w:tabs>
        <w:rPr>
          <w:rFonts w:ascii="Times New Roman" w:eastAsia="Times New Roman" w:hAnsi="Times New Roman" w:cs="Times New Roman"/>
        </w:rPr>
      </w:pPr>
    </w:p>
    <w:p w14:paraId="152EDDFB" w14:textId="724E94F7" w:rsidR="007969A9" w:rsidRPr="006A4C2A" w:rsidRDefault="008F3194" w:rsidP="392403C2">
      <w:pPr>
        <w:tabs>
          <w:tab w:val="left" w:pos="1139"/>
        </w:tabs>
        <w:rPr>
          <w:rFonts w:ascii="Times New Roman" w:eastAsia="Times New Roman" w:hAnsi="Times New Roman" w:cs="Times New Roman"/>
        </w:rPr>
      </w:pPr>
      <w:r w:rsidRPr="006A4C2A">
        <w:rPr>
          <w:rFonts w:ascii="Times New Roman" w:hAnsi="Times New Roman" w:cs="Times New Roman"/>
          <w:noProof/>
          <w14:ligatures w14:val="standardContextual"/>
        </w:rPr>
        <mc:AlternateContent>
          <mc:Choice Requires="wps">
            <w:drawing>
              <wp:anchor distT="0" distB="0" distL="114300" distR="114300" simplePos="0" relativeHeight="251657216" behindDoc="0" locked="0" layoutInCell="1" allowOverlap="1" wp14:anchorId="48A6C89E" wp14:editId="6C0B0542">
                <wp:simplePos x="0" y="0"/>
                <wp:positionH relativeFrom="margin">
                  <wp:posOffset>296545</wp:posOffset>
                </wp:positionH>
                <wp:positionV relativeFrom="paragraph">
                  <wp:posOffset>1781175</wp:posOffset>
                </wp:positionV>
                <wp:extent cx="982980" cy="370840"/>
                <wp:effectExtent l="0" t="0" r="26670" b="10160"/>
                <wp:wrapNone/>
                <wp:docPr id="9" name="Text Box 9"/>
                <wp:cNvGraphicFramePr/>
                <a:graphic xmlns:a="http://schemas.openxmlformats.org/drawingml/2006/main">
                  <a:graphicData uri="http://schemas.microsoft.com/office/word/2010/wordprocessingShape">
                    <wps:wsp>
                      <wps:cNvSpPr txBox="1"/>
                      <wps:spPr>
                        <a:xfrm>
                          <a:off x="0" y="0"/>
                          <a:ext cx="982980" cy="370840"/>
                        </a:xfrm>
                        <a:prstGeom prst="rect">
                          <a:avLst/>
                        </a:prstGeom>
                        <a:noFill/>
                        <a:ln w="6350">
                          <a:solidFill>
                            <a:prstClr val="black"/>
                          </a:solidFill>
                        </a:ln>
                      </wps:spPr>
                      <wps:txbx>
                        <w:txbxContent>
                          <w:p w14:paraId="2DFD9601" w14:textId="5008B5C6" w:rsidR="00705A85" w:rsidRDefault="00705A85" w:rsidP="00DA10D3">
                            <w:pPr>
                              <w:tabs>
                                <w:tab w:val="left" w:pos="1139"/>
                              </w:tabs>
                              <w:rPr>
                                <w:color w:val="0070C0"/>
                                <w:sz w:val="24"/>
                                <w:szCs w:val="24"/>
                              </w:rPr>
                            </w:pPr>
                            <w:r>
                              <w:rPr>
                                <w:color w:val="0070C0"/>
                                <w:sz w:val="24"/>
                                <w:szCs w:val="24"/>
                              </w:rPr>
                              <w:t>P</w:t>
                            </w:r>
                            <w:r w:rsidRPr="4F1DC766">
                              <w:rPr>
                                <w:color w:val="0070C0"/>
                                <w:sz w:val="24"/>
                                <w:szCs w:val="24"/>
                              </w:rPr>
                              <w:t>ayment</w:t>
                            </w:r>
                          </w:p>
                          <w:p w14:paraId="45BB62F5" w14:textId="77777777" w:rsidR="00705A85" w:rsidRDefault="00705A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C89E" id="Text Box 9" o:spid="_x0000_s1030" type="#_x0000_t202" style="position:absolute;margin-left:23.35pt;margin-top:140.25pt;width:77.4pt;height:29.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" filled="f" strokeweight=".5pt">
                <v:textbox>
                  <w:txbxContent>
                    <w:p w14:paraId="2DFD9601" w14:textId="5008B5C6" w:rsidR="00705A85" w:rsidRDefault="00705A85" w:rsidP="00DA10D3">
                      <w:pPr>
                        <w:tabs>
                          <w:tab w:val="left" w:pos="1139"/>
                        </w:tabs>
                        <w:rPr>
                          <w:color w:val="0070C0"/>
                          <w:sz w:val="24"/>
                          <w:szCs w:val="24"/>
                        </w:rPr>
                      </w:pPr>
                      <w:r>
                        <w:rPr>
                          <w:color w:val="0070C0"/>
                          <w:sz w:val="24"/>
                          <w:szCs w:val="24"/>
                        </w:rPr>
                        <w:t>P</w:t>
                      </w:r>
                      <w:r w:rsidRPr="4F1DC766">
                        <w:rPr>
                          <w:color w:val="0070C0"/>
                          <w:sz w:val="24"/>
                          <w:szCs w:val="24"/>
                        </w:rPr>
                        <w:t>ayment</w:t>
                      </w:r>
                    </w:p>
                    <w:p w14:paraId="45BB62F5" w14:textId="77777777" w:rsidR="00705A85" w:rsidRDefault="00705A85"/>
                  </w:txbxContent>
                </v:textbox>
                <w10:wrap anchorx="margin"/>
              </v:shape>
            </w:pict>
          </mc:Fallback>
        </mc:AlternateContent>
      </w:r>
      <w:r w:rsidR="00DA10D3" w:rsidRPr="006A4C2A">
        <w:rPr>
          <w:rFonts w:ascii="Times New Roman" w:hAnsi="Times New Roman" w:cs="Times New Roman"/>
          <w:noProof/>
          <w14:ligatures w14:val="standardContextual"/>
        </w:rPr>
        <mc:AlternateContent>
          <mc:Choice Requires="wps">
            <w:drawing>
              <wp:anchor distT="0" distB="0" distL="114300" distR="114300" simplePos="0" relativeHeight="251660288" behindDoc="0" locked="0" layoutInCell="1" allowOverlap="1" wp14:anchorId="252B9712" wp14:editId="159366B8">
                <wp:simplePos x="0" y="0"/>
                <wp:positionH relativeFrom="margin">
                  <wp:posOffset>3820160</wp:posOffset>
                </wp:positionH>
                <wp:positionV relativeFrom="paragraph">
                  <wp:posOffset>2888879</wp:posOffset>
                </wp:positionV>
                <wp:extent cx="1448807" cy="370936"/>
                <wp:effectExtent l="0" t="0" r="18415" b="10160"/>
                <wp:wrapNone/>
                <wp:docPr id="10" name="Text Box 10"/>
                <wp:cNvGraphicFramePr/>
                <a:graphic xmlns:a="http://schemas.openxmlformats.org/drawingml/2006/main">
                  <a:graphicData uri="http://schemas.microsoft.com/office/word/2010/wordprocessingShape">
                    <wps:wsp>
                      <wps:cNvSpPr txBox="1"/>
                      <wps:spPr>
                        <a:xfrm>
                          <a:off x="0" y="0"/>
                          <a:ext cx="1448807" cy="370936"/>
                        </a:xfrm>
                        <a:prstGeom prst="rect">
                          <a:avLst/>
                        </a:prstGeom>
                        <a:noFill/>
                        <a:ln w="6350">
                          <a:solidFill>
                            <a:prstClr val="black"/>
                          </a:solidFill>
                        </a:ln>
                      </wps:spPr>
                      <wps:txbx>
                        <w:txbxContent>
                          <w:p w14:paraId="42A46943" w14:textId="77777777" w:rsidR="00705A85" w:rsidRDefault="00705A85" w:rsidP="00DA10D3">
                            <w:pPr>
                              <w:tabs>
                                <w:tab w:val="left" w:pos="1139"/>
                              </w:tabs>
                              <w:rPr>
                                <w:color w:val="0070C0"/>
                                <w:sz w:val="24"/>
                                <w:szCs w:val="24"/>
                              </w:rPr>
                            </w:pPr>
                            <w:r w:rsidRPr="4F1DC766">
                              <w:rPr>
                                <w:color w:val="0070C0"/>
                                <w:sz w:val="24"/>
                                <w:szCs w:val="24"/>
                              </w:rPr>
                              <w:t>Card Checkout</w:t>
                            </w:r>
                          </w:p>
                          <w:p w14:paraId="06B84BA4" w14:textId="10666103" w:rsidR="00705A85" w:rsidRDefault="00705A85" w:rsidP="00DA10D3">
                            <w:pPr>
                              <w:tabs>
                                <w:tab w:val="left" w:pos="1139"/>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B9712" id="Text Box 10" o:spid="_x0000_s1031" type="#_x0000_t202" style="position:absolute;margin-left:300.8pt;margin-top:227.45pt;width:114.1pt;height:29.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" filled="f" strokeweight=".5pt">
                <v:textbox>
                  <w:txbxContent>
                    <w:p w14:paraId="42A46943" w14:textId="77777777" w:rsidR="00705A85" w:rsidRDefault="00705A85" w:rsidP="00DA10D3">
                      <w:pPr>
                        <w:tabs>
                          <w:tab w:val="left" w:pos="1139"/>
                        </w:tabs>
                        <w:rPr>
                          <w:color w:val="0070C0"/>
                          <w:sz w:val="24"/>
                          <w:szCs w:val="24"/>
                        </w:rPr>
                      </w:pPr>
                      <w:r w:rsidRPr="4F1DC766">
                        <w:rPr>
                          <w:color w:val="0070C0"/>
                          <w:sz w:val="24"/>
                          <w:szCs w:val="24"/>
                        </w:rPr>
                        <w:t>Card Checkout</w:t>
                      </w:r>
                    </w:p>
                    <w:p w14:paraId="06B84BA4" w14:textId="10666103" w:rsidR="00705A85" w:rsidRDefault="00705A85" w:rsidP="00DA10D3">
                      <w:pPr>
                        <w:tabs>
                          <w:tab w:val="left" w:pos="1139"/>
                        </w:tabs>
                      </w:pPr>
                    </w:p>
                  </w:txbxContent>
                </v:textbox>
                <w10:wrap anchorx="margin"/>
              </v:shape>
            </w:pict>
          </mc:Fallback>
        </mc:AlternateContent>
      </w:r>
    </w:p>
    <w:p w14:paraId="125E78C7" w14:textId="547E1EBB" w:rsidR="007969A9" w:rsidRPr="006A4C2A" w:rsidRDefault="007969A9" w:rsidP="392403C2">
      <w:pPr>
        <w:tabs>
          <w:tab w:val="left" w:pos="1139"/>
        </w:tabs>
        <w:rPr>
          <w:rFonts w:ascii="Times New Roman" w:eastAsia="Times New Roman" w:hAnsi="Times New Roman" w:cs="Times New Roman"/>
        </w:rPr>
      </w:pPr>
      <w:r w:rsidRPr="006A4C2A">
        <w:rPr>
          <w:rFonts w:ascii="Times New Roman" w:hAnsi="Times New Roman" w:cs="Times New Roman"/>
          <w:noProof/>
        </w:rPr>
        <w:lastRenderedPageBreak/>
        <w:drawing>
          <wp:inline distT="0" distB="0" distL="0" distR="0" wp14:anchorId="067D174D" wp14:editId="6488E285">
            <wp:extent cx="2171700" cy="4739640"/>
            <wp:effectExtent l="0" t="0" r="0" b="3810"/>
            <wp:docPr id="2027001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1383" name=""/>
                    <pic:cNvPicPr/>
                  </pic:nvPicPr>
                  <pic:blipFill>
                    <a:blip r:embed="rId52">
                      <a:extLst>
                        <a:ext uri="{28A0092B-C50C-407E-A947-70E740481C1C}">
                          <a14:useLocalDpi xmlns:a14="http://schemas.microsoft.com/office/drawing/2010/main" val="0"/>
                        </a:ext>
                      </a:extLst>
                    </a:blip>
                    <a:stretch>
                      <a:fillRect/>
                    </a:stretch>
                  </pic:blipFill>
                  <pic:spPr>
                    <a:xfrm>
                      <a:off x="0" y="0"/>
                      <a:ext cx="2171700" cy="4739640"/>
                    </a:xfrm>
                    <a:prstGeom prst="rect">
                      <a:avLst/>
                    </a:prstGeom>
                  </pic:spPr>
                </pic:pic>
              </a:graphicData>
            </a:graphic>
          </wp:inline>
        </w:drawing>
      </w:r>
    </w:p>
    <w:p w14:paraId="7BA065ED" w14:textId="6ED35FE0" w:rsidR="007969A9" w:rsidRPr="006A4C2A" w:rsidRDefault="007969A9" w:rsidP="392403C2">
      <w:pPr>
        <w:tabs>
          <w:tab w:val="left" w:pos="1139"/>
        </w:tabs>
        <w:rPr>
          <w:rFonts w:ascii="Times New Roman" w:eastAsia="Times New Roman" w:hAnsi="Times New Roman" w:cs="Times New Roman"/>
        </w:rPr>
      </w:pPr>
    </w:p>
    <w:p w14:paraId="6F7A5FDE" w14:textId="4445EC90" w:rsidR="48201ECE" w:rsidRPr="006A4C2A" w:rsidRDefault="48201ECE" w:rsidP="392403C2">
      <w:pPr>
        <w:tabs>
          <w:tab w:val="left" w:pos="1139"/>
        </w:tabs>
        <w:rPr>
          <w:rFonts w:ascii="Times New Roman" w:eastAsia="Times New Roman" w:hAnsi="Times New Roman" w:cs="Times New Roman"/>
        </w:rPr>
      </w:pPr>
    </w:p>
    <w:p w14:paraId="01FC074E" w14:textId="1494CE67" w:rsidR="00677565" w:rsidRPr="006A4C2A" w:rsidRDefault="00677565" w:rsidP="5B50B6F8">
      <w:pPr>
        <w:tabs>
          <w:tab w:val="left" w:pos="1139"/>
        </w:tabs>
        <w:rPr>
          <w:rFonts w:ascii="Times New Roman" w:eastAsia="Times New Roman" w:hAnsi="Times New Roman" w:cs="Times New Roman"/>
        </w:rPr>
      </w:pPr>
    </w:p>
    <w:p w14:paraId="69DABDD7" w14:textId="12F26B5E" w:rsidR="00677565" w:rsidRPr="006A4C2A" w:rsidRDefault="00677565" w:rsidP="5B50B6F8">
      <w:pPr>
        <w:tabs>
          <w:tab w:val="left" w:pos="1139"/>
        </w:tabs>
        <w:rPr>
          <w:rFonts w:ascii="Times New Roman" w:eastAsia="Times New Roman" w:hAnsi="Times New Roman" w:cs="Times New Roman"/>
        </w:rPr>
      </w:pPr>
    </w:p>
    <w:p w14:paraId="4FC8C3BA" w14:textId="77777777" w:rsidR="00283DE9" w:rsidRPr="006A4C2A" w:rsidRDefault="00283DE9" w:rsidP="5B50B6F8">
      <w:pPr>
        <w:tabs>
          <w:tab w:val="left" w:pos="1139"/>
        </w:tabs>
        <w:rPr>
          <w:rFonts w:ascii="Times New Roman" w:eastAsia="Times New Roman" w:hAnsi="Times New Roman" w:cs="Times New Roman"/>
        </w:rPr>
      </w:pPr>
    </w:p>
    <w:p w14:paraId="1380D508" w14:textId="77777777" w:rsidR="00283DE9" w:rsidRPr="006A4C2A" w:rsidRDefault="00283DE9" w:rsidP="5B50B6F8">
      <w:pPr>
        <w:tabs>
          <w:tab w:val="left" w:pos="1139"/>
        </w:tabs>
        <w:rPr>
          <w:rFonts w:ascii="Times New Roman" w:eastAsia="Times New Roman" w:hAnsi="Times New Roman" w:cs="Times New Roman"/>
        </w:rPr>
      </w:pPr>
    </w:p>
    <w:p w14:paraId="18B1EADD" w14:textId="091C92D8" w:rsidR="000F20F9" w:rsidRPr="006A4C2A" w:rsidRDefault="000F20F9" w:rsidP="5B50B6F8">
      <w:pPr>
        <w:tabs>
          <w:tab w:val="left" w:pos="1139"/>
        </w:tabs>
        <w:rPr>
          <w:rFonts w:ascii="Times New Roman" w:eastAsia="Times New Roman" w:hAnsi="Times New Roman" w:cs="Times New Roman"/>
        </w:rPr>
      </w:pPr>
    </w:p>
    <w:p w14:paraId="433BA407" w14:textId="53423B1F" w:rsidR="000F20F9" w:rsidRPr="006A4C2A" w:rsidRDefault="0993BAAB" w:rsidP="5B50B6F8">
      <w:pPr>
        <w:tabs>
          <w:tab w:val="left" w:pos="1139"/>
        </w:tabs>
        <w:ind w:left="720"/>
        <w:rPr>
          <w:rFonts w:ascii="Times New Roman" w:eastAsia="Times New Roman" w:hAnsi="Times New Roman" w:cs="Times New Roman"/>
          <w:b/>
          <w:bCs/>
        </w:rPr>
      </w:pPr>
      <w:r w:rsidRPr="006A4C2A">
        <w:rPr>
          <w:rFonts w:ascii="Times New Roman" w:eastAsia="Times New Roman" w:hAnsi="Times New Roman" w:cs="Times New Roman"/>
          <w:b/>
          <w:bCs/>
          <w:sz w:val="24"/>
          <w:szCs w:val="24"/>
        </w:rPr>
        <w:t xml:space="preserve">                           </w:t>
      </w:r>
    </w:p>
    <w:p w14:paraId="68CDAC62" w14:textId="77777777" w:rsidR="00224B2E" w:rsidRPr="006A4C2A" w:rsidRDefault="00224B2E" w:rsidP="5B50B6F8">
      <w:pPr>
        <w:rPr>
          <w:rFonts w:ascii="Times New Roman" w:eastAsia="Times New Roman" w:hAnsi="Times New Roman" w:cs="Times New Roman"/>
          <w:b/>
          <w:bCs/>
          <w:sz w:val="24"/>
          <w:szCs w:val="24"/>
        </w:rPr>
      </w:pPr>
    </w:p>
    <w:p w14:paraId="04FCF767" w14:textId="77777777" w:rsidR="00224B2E" w:rsidRPr="006A4C2A" w:rsidRDefault="00224B2E" w:rsidP="5B50B6F8">
      <w:pPr>
        <w:rPr>
          <w:rFonts w:ascii="Times New Roman" w:eastAsia="Times New Roman" w:hAnsi="Times New Roman" w:cs="Times New Roman"/>
        </w:rPr>
      </w:pPr>
    </w:p>
    <w:p w14:paraId="54CA883F" w14:textId="18DDE759" w:rsidR="48F150BB" w:rsidRPr="006A4C2A" w:rsidRDefault="4BCA75A1" w:rsidP="5B50B6F8">
      <w:pPr>
        <w:pStyle w:val="Heading1"/>
        <w:spacing w:before="240" w:after="0" w:line="257" w:lineRule="auto"/>
        <w:rPr>
          <w:rFonts w:ascii="Times New Roman" w:eastAsia="Times New Roman" w:hAnsi="Times New Roman" w:cs="Times New Roman"/>
          <w:b/>
          <w:bCs/>
          <w:color w:val="002060"/>
          <w:sz w:val="36"/>
          <w:szCs w:val="36"/>
        </w:rPr>
      </w:pPr>
      <w:bookmarkStart w:id="125" w:name="_Toc201003044"/>
      <w:r w:rsidRPr="006A4C2A">
        <w:rPr>
          <w:rFonts w:ascii="Times New Roman" w:eastAsia="Times New Roman" w:hAnsi="Times New Roman" w:cs="Times New Roman"/>
          <w:b/>
          <w:bCs/>
          <w:color w:val="002060"/>
          <w:sz w:val="36"/>
          <w:szCs w:val="36"/>
        </w:rPr>
        <w:lastRenderedPageBreak/>
        <w:t>Resource Management</w:t>
      </w:r>
      <w:bookmarkEnd w:id="125"/>
    </w:p>
    <w:p w14:paraId="3E9BE473" w14:textId="6EE4B450" w:rsidR="48F150BB" w:rsidRPr="006A4C2A" w:rsidRDefault="4BCA75A1" w:rsidP="5B50B6F8">
      <w:pPr>
        <w:spacing w:before="0" w:after="160" w:line="257"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 </w:t>
      </w:r>
    </w:p>
    <w:p w14:paraId="1BF19E5A" w14:textId="5E115AEB" w:rsidR="48F150BB" w:rsidRPr="006A4C2A" w:rsidRDefault="4BCA75A1" w:rsidP="5B50B6F8">
      <w:pPr>
        <w:pStyle w:val="Heading2"/>
        <w:spacing w:before="40" w:after="0" w:line="257" w:lineRule="auto"/>
        <w:rPr>
          <w:rFonts w:ascii="Times New Roman" w:eastAsia="Times New Roman" w:hAnsi="Times New Roman" w:cs="Times New Roman"/>
          <w:b/>
          <w:bCs/>
          <w:color w:val="002060"/>
        </w:rPr>
      </w:pPr>
      <w:bookmarkStart w:id="126" w:name="_Toc201003045"/>
      <w:r w:rsidRPr="006A4C2A">
        <w:rPr>
          <w:rFonts w:ascii="Times New Roman" w:eastAsia="Times New Roman" w:hAnsi="Times New Roman" w:cs="Times New Roman"/>
          <w:b/>
          <w:bCs/>
          <w:color w:val="002060"/>
        </w:rPr>
        <w:t>Introduction</w:t>
      </w:r>
      <w:bookmarkEnd w:id="126"/>
    </w:p>
    <w:p w14:paraId="6F0A144C" w14:textId="266721CB" w:rsidR="48F150BB" w:rsidRPr="006A4C2A" w:rsidRDefault="4BCA75A1" w:rsidP="5B50B6F8">
      <w:pPr>
        <w:spacing w:before="0" w:after="160" w:line="257" w:lineRule="auto"/>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Effective resource planning and management play a vital role in the execution of a successful project, so that is the case for Red Curtain. As we plan to create a system which is dynamic and user focused, we need to carefully plan and efficiently utilize our available resources to deliver </w:t>
      </w:r>
      <w:proofErr w:type="gramStart"/>
      <w:r w:rsidRPr="006A4C2A">
        <w:rPr>
          <w:rFonts w:ascii="Times New Roman" w:eastAsia="Times New Roman" w:hAnsi="Times New Roman" w:cs="Times New Roman"/>
          <w:color w:val="000000" w:themeColor="text1"/>
          <w:sz w:val="24"/>
          <w:szCs w:val="24"/>
        </w:rPr>
        <w:t>a high</w:t>
      </w:r>
      <w:proofErr w:type="gramEnd"/>
      <w:r w:rsidRPr="006A4C2A">
        <w:rPr>
          <w:rFonts w:ascii="Times New Roman" w:eastAsia="Times New Roman" w:hAnsi="Times New Roman" w:cs="Times New Roman"/>
          <w:color w:val="000000" w:themeColor="text1"/>
          <w:sz w:val="24"/>
          <w:szCs w:val="24"/>
        </w:rPr>
        <w:t xml:space="preserve">-quality output within our designated budget and timeline. </w:t>
      </w:r>
    </w:p>
    <w:p w14:paraId="6F99131E" w14:textId="1D036D60" w:rsidR="48F150BB" w:rsidRPr="006A4C2A" w:rsidRDefault="48F150BB" w:rsidP="5B50B6F8">
      <w:pPr>
        <w:spacing w:before="0" w:after="160" w:line="257" w:lineRule="auto"/>
        <w:rPr>
          <w:rFonts w:ascii="Times New Roman" w:eastAsia="Times New Roman" w:hAnsi="Times New Roman" w:cs="Times New Roman"/>
          <w:color w:val="000000" w:themeColor="text1"/>
          <w:sz w:val="24"/>
          <w:szCs w:val="24"/>
        </w:rPr>
      </w:pPr>
    </w:p>
    <w:p w14:paraId="11D9F2A2" w14:textId="365C4C6A" w:rsidR="48F150BB" w:rsidRPr="006A4C2A" w:rsidRDefault="4BCA75A1" w:rsidP="392403C2">
      <w:pPr>
        <w:pStyle w:val="Heading2"/>
        <w:rPr>
          <w:rFonts w:ascii="Times New Roman" w:eastAsia="Times New Roman" w:hAnsi="Times New Roman" w:cs="Times New Roman"/>
          <w:color w:val="0070C0"/>
          <w:sz w:val="28"/>
          <w:szCs w:val="28"/>
        </w:rPr>
      </w:pPr>
      <w:bookmarkStart w:id="127" w:name="_Toc201003046"/>
      <w:r w:rsidRPr="006A4C2A">
        <w:rPr>
          <w:rFonts w:ascii="Times New Roman" w:eastAsia="Times New Roman" w:hAnsi="Times New Roman" w:cs="Times New Roman"/>
        </w:rPr>
        <w:t>Human Resources</w:t>
      </w:r>
      <w:bookmarkEnd w:id="127"/>
    </w:p>
    <w:tbl>
      <w:tblPr>
        <w:tblStyle w:val="TableGrid"/>
        <w:tblW w:w="9639" w:type="dxa"/>
        <w:tblInd w:w="-5" w:type="dxa"/>
        <w:tblLayout w:type="fixed"/>
        <w:tblLook w:val="06A0" w:firstRow="1" w:lastRow="0" w:firstColumn="1" w:lastColumn="0" w:noHBand="1" w:noVBand="1"/>
      </w:tblPr>
      <w:tblGrid>
        <w:gridCol w:w="1881"/>
        <w:gridCol w:w="2439"/>
        <w:gridCol w:w="5319"/>
      </w:tblGrid>
      <w:tr w:rsidR="2FC107F1" w:rsidRPr="006A4C2A" w14:paraId="0FE62A58" w14:textId="77777777" w:rsidTr="392403C2">
        <w:trPr>
          <w:trHeight w:val="788"/>
        </w:trPr>
        <w:tc>
          <w:tcPr>
            <w:tcW w:w="1881" w:type="dxa"/>
          </w:tcPr>
          <w:p w14:paraId="006F9A66" w14:textId="45F40B41" w:rsidR="2B527205" w:rsidRPr="006A4C2A" w:rsidRDefault="034C455F" w:rsidP="5B50B6F8">
            <w:pPr>
              <w:rPr>
                <w:rFonts w:ascii="Times New Roman" w:eastAsia="Times New Roman" w:hAnsi="Times New Roman" w:cs="Times New Roman"/>
                <w:b/>
                <w:bCs/>
                <w:color w:val="0F4761" w:themeColor="accent1" w:themeShade="BF"/>
                <w:sz w:val="24"/>
                <w:szCs w:val="24"/>
              </w:rPr>
            </w:pPr>
            <w:r w:rsidRPr="006A4C2A">
              <w:rPr>
                <w:rFonts w:ascii="Times New Roman" w:eastAsia="Times New Roman" w:hAnsi="Times New Roman" w:cs="Times New Roman"/>
                <w:b/>
                <w:bCs/>
                <w:color w:val="0F4761" w:themeColor="accent1" w:themeShade="BF"/>
                <w:sz w:val="24"/>
                <w:szCs w:val="24"/>
              </w:rPr>
              <w:t>RESOURCE</w:t>
            </w:r>
          </w:p>
        </w:tc>
        <w:tc>
          <w:tcPr>
            <w:tcW w:w="2439" w:type="dxa"/>
          </w:tcPr>
          <w:p w14:paraId="2D147394" w14:textId="60913026" w:rsidR="2B527205" w:rsidRPr="006A4C2A" w:rsidRDefault="034C455F" w:rsidP="5B50B6F8">
            <w:pPr>
              <w:rPr>
                <w:rFonts w:ascii="Times New Roman" w:eastAsia="Times New Roman" w:hAnsi="Times New Roman" w:cs="Times New Roman"/>
                <w:b/>
                <w:bCs/>
                <w:color w:val="0F4761" w:themeColor="accent1" w:themeShade="BF"/>
                <w:sz w:val="24"/>
                <w:szCs w:val="24"/>
              </w:rPr>
            </w:pPr>
            <w:r w:rsidRPr="006A4C2A">
              <w:rPr>
                <w:rFonts w:ascii="Times New Roman" w:eastAsia="Times New Roman" w:hAnsi="Times New Roman" w:cs="Times New Roman"/>
                <w:b/>
                <w:bCs/>
                <w:color w:val="0F4761" w:themeColor="accent1" w:themeShade="BF"/>
                <w:sz w:val="24"/>
                <w:szCs w:val="24"/>
              </w:rPr>
              <w:t>ROLES &amp; JUSTIFICATION</w:t>
            </w:r>
          </w:p>
        </w:tc>
        <w:tc>
          <w:tcPr>
            <w:tcW w:w="5319" w:type="dxa"/>
          </w:tcPr>
          <w:p w14:paraId="5FE09CC5" w14:textId="13F5B5BF" w:rsidR="2B527205" w:rsidRPr="006A4C2A" w:rsidRDefault="034C455F" w:rsidP="5B50B6F8">
            <w:pPr>
              <w:rPr>
                <w:rFonts w:ascii="Times New Roman" w:eastAsia="Times New Roman" w:hAnsi="Times New Roman" w:cs="Times New Roman"/>
                <w:b/>
                <w:bCs/>
                <w:color w:val="0F4761" w:themeColor="accent1" w:themeShade="BF"/>
                <w:sz w:val="24"/>
                <w:szCs w:val="24"/>
              </w:rPr>
            </w:pPr>
            <w:r w:rsidRPr="006A4C2A">
              <w:rPr>
                <w:rFonts w:ascii="Times New Roman" w:eastAsia="Times New Roman" w:hAnsi="Times New Roman" w:cs="Times New Roman"/>
                <w:b/>
                <w:bCs/>
                <w:color w:val="0F4761" w:themeColor="accent1" w:themeShade="BF"/>
                <w:sz w:val="24"/>
                <w:szCs w:val="24"/>
              </w:rPr>
              <w:t xml:space="preserve">CONTRIBUTION TO PROJECT SUCCESS </w:t>
            </w:r>
          </w:p>
        </w:tc>
      </w:tr>
      <w:tr w:rsidR="2FC107F1" w:rsidRPr="006A4C2A" w14:paraId="49ECD2A0" w14:textId="77777777" w:rsidTr="392403C2">
        <w:trPr>
          <w:trHeight w:val="1025"/>
        </w:trPr>
        <w:tc>
          <w:tcPr>
            <w:tcW w:w="1881" w:type="dxa"/>
          </w:tcPr>
          <w:p w14:paraId="7A5FEC00" w14:textId="5EDB392F" w:rsidR="5DBD13E2" w:rsidRPr="006A4C2A" w:rsidRDefault="5E24551F"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Arpan Ghimire</w:t>
            </w:r>
          </w:p>
        </w:tc>
        <w:tc>
          <w:tcPr>
            <w:tcW w:w="2439" w:type="dxa"/>
          </w:tcPr>
          <w:p w14:paraId="5ECEB88F" w14:textId="378D7C4D" w:rsidR="5DBD13E2" w:rsidRPr="006A4C2A" w:rsidRDefault="5E24551F"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Handling ticket booking and payment gateways</w:t>
            </w:r>
          </w:p>
        </w:tc>
        <w:tc>
          <w:tcPr>
            <w:tcW w:w="5319" w:type="dxa"/>
          </w:tcPr>
          <w:p w14:paraId="070D02C0" w14:textId="6D5BF3D8" w:rsidR="185020A0" w:rsidRPr="006A4C2A" w:rsidRDefault="10AF8CE4"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Providing user the seamless online payment functions.</w:t>
            </w:r>
          </w:p>
        </w:tc>
      </w:tr>
      <w:tr w:rsidR="2FC107F1" w:rsidRPr="006A4C2A" w14:paraId="055CB1CF" w14:textId="77777777" w:rsidTr="392403C2">
        <w:trPr>
          <w:trHeight w:val="1025"/>
        </w:trPr>
        <w:tc>
          <w:tcPr>
            <w:tcW w:w="1881" w:type="dxa"/>
          </w:tcPr>
          <w:p w14:paraId="50735E9A" w14:textId="3BAA08A9" w:rsidR="2B527205" w:rsidRPr="006A4C2A" w:rsidRDefault="034C455F"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ISHA</w:t>
            </w:r>
          </w:p>
        </w:tc>
        <w:tc>
          <w:tcPr>
            <w:tcW w:w="2439" w:type="dxa"/>
          </w:tcPr>
          <w:p w14:paraId="633E8DE3" w14:textId="414BAFE7" w:rsidR="3EFCAC7B" w:rsidRPr="006A4C2A" w:rsidRDefault="151D21C9"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Handling Feed page and authentication </w:t>
            </w:r>
          </w:p>
        </w:tc>
        <w:tc>
          <w:tcPr>
            <w:tcW w:w="5319" w:type="dxa"/>
          </w:tcPr>
          <w:p w14:paraId="0964BC75" w14:textId="738EBEC5" w:rsidR="1BB9C978" w:rsidRPr="006A4C2A" w:rsidRDefault="51CBB243"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Delivering user interface, </w:t>
            </w:r>
            <w:r w:rsidR="617C415A" w:rsidRPr="006A4C2A">
              <w:rPr>
                <w:rFonts w:ascii="Times New Roman" w:eastAsia="Times New Roman" w:hAnsi="Times New Roman" w:cs="Times New Roman"/>
                <w:color w:val="000000" w:themeColor="text1"/>
                <w:sz w:val="24"/>
                <w:szCs w:val="24"/>
              </w:rPr>
              <w:t>handling polls</w:t>
            </w:r>
            <w:r w:rsidRPr="006A4C2A">
              <w:rPr>
                <w:rFonts w:ascii="Times New Roman" w:eastAsia="Times New Roman" w:hAnsi="Times New Roman" w:cs="Times New Roman"/>
                <w:color w:val="000000" w:themeColor="text1"/>
                <w:sz w:val="24"/>
                <w:szCs w:val="24"/>
              </w:rPr>
              <w:t xml:space="preserve"> </w:t>
            </w:r>
            <w:r w:rsidR="6DA07E1E" w:rsidRPr="006A4C2A">
              <w:rPr>
                <w:rFonts w:ascii="Times New Roman" w:eastAsia="Times New Roman" w:hAnsi="Times New Roman" w:cs="Times New Roman"/>
                <w:color w:val="000000" w:themeColor="text1"/>
                <w:sz w:val="24"/>
                <w:szCs w:val="24"/>
              </w:rPr>
              <w:t>&amp; rewards</w:t>
            </w:r>
          </w:p>
        </w:tc>
      </w:tr>
      <w:tr w:rsidR="2FC107F1" w:rsidRPr="006A4C2A" w14:paraId="5382CAB2" w14:textId="77777777" w:rsidTr="392403C2">
        <w:trPr>
          <w:trHeight w:val="300"/>
        </w:trPr>
        <w:tc>
          <w:tcPr>
            <w:tcW w:w="1881" w:type="dxa"/>
          </w:tcPr>
          <w:p w14:paraId="329870E9" w14:textId="577ACB84" w:rsidR="012AD423" w:rsidRPr="006A4C2A" w:rsidRDefault="482C9D85" w:rsidP="5B50B6F8">
            <w:pPr>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Sulav</w:t>
            </w:r>
            <w:proofErr w:type="spellEnd"/>
            <w:r w:rsidRPr="006A4C2A">
              <w:rPr>
                <w:rFonts w:ascii="Times New Roman" w:eastAsia="Times New Roman" w:hAnsi="Times New Roman" w:cs="Times New Roman"/>
                <w:sz w:val="24"/>
                <w:szCs w:val="24"/>
              </w:rPr>
              <w:t xml:space="preserve"> Silwal</w:t>
            </w:r>
          </w:p>
        </w:tc>
        <w:tc>
          <w:tcPr>
            <w:tcW w:w="2439" w:type="dxa"/>
          </w:tcPr>
          <w:p w14:paraId="6EDC7827" w14:textId="329EC3B2" w:rsidR="012AD423" w:rsidRPr="006A4C2A" w:rsidRDefault="482C9D85"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Database design and seat selections</w:t>
            </w:r>
          </w:p>
        </w:tc>
        <w:tc>
          <w:tcPr>
            <w:tcW w:w="5319" w:type="dxa"/>
          </w:tcPr>
          <w:p w14:paraId="26BBEDF6" w14:textId="358CA653" w:rsidR="3F943483" w:rsidRPr="006A4C2A" w:rsidRDefault="72AD5125"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Developing a real-time booking system &amp; enhancing user experience.</w:t>
            </w:r>
          </w:p>
        </w:tc>
      </w:tr>
      <w:tr w:rsidR="2FC107F1" w:rsidRPr="006A4C2A" w14:paraId="61274170" w14:textId="77777777" w:rsidTr="392403C2">
        <w:trPr>
          <w:trHeight w:val="300"/>
        </w:trPr>
        <w:tc>
          <w:tcPr>
            <w:tcW w:w="1881" w:type="dxa"/>
          </w:tcPr>
          <w:p w14:paraId="369C14E1" w14:textId="54845196" w:rsidR="38DE71B4" w:rsidRPr="006A4C2A" w:rsidRDefault="4C87F21E" w:rsidP="5B50B6F8">
            <w:pPr>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Nupjan</w:t>
            </w:r>
            <w:proofErr w:type="spellEnd"/>
            <w:r w:rsidRPr="006A4C2A">
              <w:rPr>
                <w:rFonts w:ascii="Times New Roman" w:eastAsia="Times New Roman" w:hAnsi="Times New Roman" w:cs="Times New Roman"/>
                <w:sz w:val="24"/>
                <w:szCs w:val="24"/>
              </w:rPr>
              <w:t xml:space="preserve"> Koirala</w:t>
            </w:r>
          </w:p>
        </w:tc>
        <w:tc>
          <w:tcPr>
            <w:tcW w:w="2439" w:type="dxa"/>
          </w:tcPr>
          <w:p w14:paraId="4D520937" w14:textId="13381FA6" w:rsidR="38DE71B4" w:rsidRPr="006A4C2A" w:rsidRDefault="4C87F21E"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Designing and implementing the homepage interface</w:t>
            </w:r>
          </w:p>
        </w:tc>
        <w:tc>
          <w:tcPr>
            <w:tcW w:w="5319" w:type="dxa"/>
          </w:tcPr>
          <w:p w14:paraId="693A4526" w14:textId="65EA59A1" w:rsidR="38DE71B4" w:rsidRPr="006A4C2A" w:rsidRDefault="4C87F21E"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providing detailed, engaging movie information and reviews on the homepage</w:t>
            </w:r>
          </w:p>
        </w:tc>
      </w:tr>
    </w:tbl>
    <w:p w14:paraId="2521784B" w14:textId="2F66485F" w:rsidR="48F150BB" w:rsidRPr="006A4C2A" w:rsidRDefault="41BC514D" w:rsidP="392403C2">
      <w:pPr>
        <w:rPr>
          <w:rFonts w:ascii="Times New Roman" w:eastAsia="Times New Roman" w:hAnsi="Times New Roman" w:cs="Times New Roman"/>
          <w:b/>
          <w:bCs/>
          <w:color w:val="0070C0"/>
          <w:sz w:val="24"/>
          <w:szCs w:val="24"/>
        </w:rPr>
      </w:pPr>
      <w:r w:rsidRPr="006A4C2A">
        <w:rPr>
          <w:rFonts w:ascii="Times New Roman" w:eastAsia="Times New Roman" w:hAnsi="Times New Roman" w:cs="Times New Roman"/>
          <w:color w:val="0070C0"/>
          <w:sz w:val="24"/>
          <w:szCs w:val="24"/>
        </w:rPr>
        <w:t>Mentor: Fakhra Jabeen- Provided advice</w:t>
      </w:r>
      <w:r w:rsidR="7780F8CC" w:rsidRPr="006A4C2A">
        <w:rPr>
          <w:rFonts w:ascii="Times New Roman" w:eastAsia="Times New Roman" w:hAnsi="Times New Roman" w:cs="Times New Roman"/>
          <w:color w:val="0070C0"/>
          <w:sz w:val="24"/>
          <w:szCs w:val="24"/>
        </w:rPr>
        <w:t>, validation and assessment of progress.</w:t>
      </w:r>
    </w:p>
    <w:p w14:paraId="31F80920" w14:textId="05D55B8E" w:rsidR="48F150BB" w:rsidRPr="006A4C2A" w:rsidRDefault="4BCA75A1" w:rsidP="392403C2">
      <w:pPr>
        <w:pStyle w:val="Heading2"/>
        <w:rPr>
          <w:rFonts w:ascii="Times New Roman" w:eastAsia="Times New Roman" w:hAnsi="Times New Roman" w:cs="Times New Roman"/>
        </w:rPr>
      </w:pPr>
      <w:bookmarkStart w:id="128" w:name="_Toc201003047"/>
      <w:r w:rsidRPr="006A4C2A">
        <w:rPr>
          <w:rFonts w:ascii="Times New Roman" w:eastAsia="Times New Roman" w:hAnsi="Times New Roman" w:cs="Times New Roman"/>
        </w:rPr>
        <w:t>Financial Resource</w:t>
      </w:r>
      <w:r w:rsidR="652026CE" w:rsidRPr="006A4C2A">
        <w:rPr>
          <w:rFonts w:ascii="Times New Roman" w:eastAsia="Times New Roman" w:hAnsi="Times New Roman" w:cs="Times New Roman"/>
        </w:rPr>
        <w:t>s</w:t>
      </w:r>
      <w:bookmarkEnd w:id="128"/>
      <w:r w:rsidR="103E0441" w:rsidRPr="006A4C2A">
        <w:rPr>
          <w:rFonts w:ascii="Times New Roman" w:eastAsia="Times New Roman" w:hAnsi="Times New Roman" w:cs="Times New Roman"/>
        </w:rPr>
        <w:t xml:space="preserve">   </w:t>
      </w:r>
    </w:p>
    <w:tbl>
      <w:tblPr>
        <w:tblStyle w:val="TableGrid"/>
        <w:tblW w:w="0" w:type="auto"/>
        <w:tblLayout w:type="fixed"/>
        <w:tblLook w:val="06A0" w:firstRow="1" w:lastRow="0" w:firstColumn="1" w:lastColumn="0" w:noHBand="1" w:noVBand="1"/>
      </w:tblPr>
      <w:tblGrid>
        <w:gridCol w:w="3120"/>
        <w:gridCol w:w="3120"/>
        <w:gridCol w:w="3120"/>
      </w:tblGrid>
      <w:tr w:rsidR="2FC107F1" w:rsidRPr="006A4C2A" w14:paraId="042C7F30" w14:textId="77777777" w:rsidTr="392403C2">
        <w:trPr>
          <w:trHeight w:val="300"/>
        </w:trPr>
        <w:tc>
          <w:tcPr>
            <w:tcW w:w="3120" w:type="dxa"/>
          </w:tcPr>
          <w:p w14:paraId="78A8CDF5" w14:textId="4466ED9F" w:rsidR="3BCE3664" w:rsidRPr="006A4C2A" w:rsidRDefault="103E0441"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Resource</w:t>
            </w:r>
          </w:p>
        </w:tc>
        <w:tc>
          <w:tcPr>
            <w:tcW w:w="3120" w:type="dxa"/>
          </w:tcPr>
          <w:p w14:paraId="30C5B9F5" w14:textId="7AC38012" w:rsidR="3BCE3664" w:rsidRPr="006A4C2A" w:rsidRDefault="103E0441"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 xml:space="preserve">Roles </w:t>
            </w:r>
          </w:p>
        </w:tc>
        <w:tc>
          <w:tcPr>
            <w:tcW w:w="3120" w:type="dxa"/>
          </w:tcPr>
          <w:p w14:paraId="08B85E8C" w14:textId="6B691CD1" w:rsidR="3BCE3664" w:rsidRPr="006A4C2A" w:rsidRDefault="103E0441"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Contribution</w:t>
            </w:r>
          </w:p>
        </w:tc>
      </w:tr>
      <w:tr w:rsidR="2FC107F1" w:rsidRPr="006A4C2A" w14:paraId="1DF3E4C9" w14:textId="77777777" w:rsidTr="392403C2">
        <w:trPr>
          <w:trHeight w:val="300"/>
        </w:trPr>
        <w:tc>
          <w:tcPr>
            <w:tcW w:w="3120" w:type="dxa"/>
          </w:tcPr>
          <w:p w14:paraId="6A56E57D" w14:textId="63DEFEF0"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Free Development Tools</w:t>
            </w:r>
          </w:p>
        </w:tc>
        <w:tc>
          <w:tcPr>
            <w:tcW w:w="3120" w:type="dxa"/>
          </w:tcPr>
          <w:p w14:paraId="038B57B5" w14:textId="64E8B9B9"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Open-source platforms</w:t>
            </w:r>
          </w:p>
          <w:p w14:paraId="675ADA0B" w14:textId="228BB383" w:rsidR="3BCE3664" w:rsidRPr="006A4C2A" w:rsidRDefault="103E0441" w:rsidP="5B50B6F8">
            <w:pPr>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w:t>
            </w:r>
            <w:proofErr w:type="spellStart"/>
            <w:r w:rsidRPr="006A4C2A">
              <w:rPr>
                <w:rFonts w:ascii="Times New Roman" w:eastAsia="Times New Roman" w:hAnsi="Times New Roman" w:cs="Times New Roman"/>
                <w:color w:val="000000" w:themeColor="text1"/>
                <w:sz w:val="24"/>
                <w:szCs w:val="24"/>
              </w:rPr>
              <w:t>django</w:t>
            </w:r>
            <w:proofErr w:type="spellEnd"/>
            <w:r w:rsidRPr="006A4C2A">
              <w:rPr>
                <w:rFonts w:ascii="Times New Roman" w:eastAsia="Times New Roman" w:hAnsi="Times New Roman" w:cs="Times New Roman"/>
                <w:color w:val="000000" w:themeColor="text1"/>
                <w:sz w:val="24"/>
                <w:szCs w:val="24"/>
              </w:rPr>
              <w:t>/</w:t>
            </w:r>
            <w:proofErr w:type="spellStart"/>
            <w:r w:rsidRPr="006A4C2A">
              <w:rPr>
                <w:rFonts w:ascii="Times New Roman" w:eastAsia="Times New Roman" w:hAnsi="Times New Roman" w:cs="Times New Roman"/>
                <w:color w:val="000000" w:themeColor="text1"/>
                <w:sz w:val="24"/>
                <w:szCs w:val="24"/>
              </w:rPr>
              <w:t>mysql</w:t>
            </w:r>
            <w:proofErr w:type="spellEnd"/>
            <w:r w:rsidRPr="006A4C2A">
              <w:rPr>
                <w:rFonts w:ascii="Times New Roman" w:eastAsia="Times New Roman" w:hAnsi="Times New Roman" w:cs="Times New Roman"/>
                <w:color w:val="000000" w:themeColor="text1"/>
                <w:sz w:val="24"/>
                <w:szCs w:val="24"/>
              </w:rPr>
              <w:t xml:space="preserve">/java </w:t>
            </w:r>
            <w:proofErr w:type="spellStart"/>
            <w:r w:rsidRPr="006A4C2A">
              <w:rPr>
                <w:rFonts w:ascii="Times New Roman" w:eastAsia="Times New Roman" w:hAnsi="Times New Roman" w:cs="Times New Roman"/>
                <w:color w:val="000000" w:themeColor="text1"/>
                <w:sz w:val="24"/>
                <w:szCs w:val="24"/>
              </w:rPr>
              <w:t>etc</w:t>
            </w:r>
            <w:proofErr w:type="spellEnd"/>
            <w:r w:rsidRPr="006A4C2A">
              <w:rPr>
                <w:rFonts w:ascii="Times New Roman" w:eastAsia="Times New Roman" w:hAnsi="Times New Roman" w:cs="Times New Roman"/>
                <w:color w:val="000000" w:themeColor="text1"/>
                <w:sz w:val="24"/>
                <w:szCs w:val="24"/>
              </w:rPr>
              <w:t>)</w:t>
            </w:r>
          </w:p>
        </w:tc>
        <w:tc>
          <w:tcPr>
            <w:tcW w:w="3120" w:type="dxa"/>
          </w:tcPr>
          <w:p w14:paraId="17D6EB36" w14:textId="7C494267"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It helps to develop the website fully.</w:t>
            </w:r>
          </w:p>
        </w:tc>
      </w:tr>
      <w:tr w:rsidR="2FC107F1" w:rsidRPr="006A4C2A" w14:paraId="7A7AC5C7" w14:textId="77777777" w:rsidTr="392403C2">
        <w:trPr>
          <w:trHeight w:val="300"/>
        </w:trPr>
        <w:tc>
          <w:tcPr>
            <w:tcW w:w="3120" w:type="dxa"/>
          </w:tcPr>
          <w:p w14:paraId="7E87091C" w14:textId="7FAAAEBA"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 xml:space="preserve">Designing tools </w:t>
            </w:r>
          </w:p>
        </w:tc>
        <w:tc>
          <w:tcPr>
            <w:tcW w:w="3120" w:type="dxa"/>
          </w:tcPr>
          <w:p w14:paraId="34A8A2BC" w14:textId="22A17CC2"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For designing UI (</w:t>
            </w:r>
            <w:r w:rsidR="4DA4C548" w:rsidRPr="006A4C2A">
              <w:rPr>
                <w:rFonts w:ascii="Times New Roman" w:hAnsi="Times New Roman" w:cs="Times New Roman"/>
              </w:rPr>
              <w:t>Figma</w:t>
            </w:r>
            <w:r w:rsidRPr="006A4C2A">
              <w:rPr>
                <w:rFonts w:ascii="Times New Roman" w:hAnsi="Times New Roman" w:cs="Times New Roman"/>
              </w:rPr>
              <w:t>)</w:t>
            </w:r>
          </w:p>
        </w:tc>
        <w:tc>
          <w:tcPr>
            <w:tcW w:w="3120" w:type="dxa"/>
          </w:tcPr>
          <w:p w14:paraId="3C3741EC" w14:textId="1876F516" w:rsidR="3BCE3664" w:rsidRPr="006A4C2A" w:rsidRDefault="103E0441"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Helps in UI designing to get better ideas.</w:t>
            </w:r>
          </w:p>
        </w:tc>
      </w:tr>
      <w:tr w:rsidR="2FC107F1" w:rsidRPr="006A4C2A" w14:paraId="5BBEC978" w14:textId="77777777" w:rsidTr="392403C2">
        <w:trPr>
          <w:trHeight w:val="300"/>
        </w:trPr>
        <w:tc>
          <w:tcPr>
            <w:tcW w:w="3120" w:type="dxa"/>
          </w:tcPr>
          <w:p w14:paraId="40763192" w14:textId="70C33AFC" w:rsidR="1BE09145" w:rsidRPr="006A4C2A" w:rsidRDefault="05EC30BF"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lastRenderedPageBreak/>
              <w:t xml:space="preserve">Domain name </w:t>
            </w:r>
          </w:p>
        </w:tc>
        <w:tc>
          <w:tcPr>
            <w:tcW w:w="3120" w:type="dxa"/>
          </w:tcPr>
          <w:p w14:paraId="030842FF" w14:textId="5E5B186C" w:rsidR="4302C9A1" w:rsidRPr="006A4C2A" w:rsidRDefault="19B8A0BA"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Registering</w:t>
            </w:r>
            <w:r w:rsidR="05EC30BF" w:rsidRPr="006A4C2A">
              <w:rPr>
                <w:rFonts w:ascii="Times New Roman" w:hAnsi="Times New Roman" w:cs="Times New Roman"/>
              </w:rPr>
              <w:t xml:space="preserve"> the address of the website</w:t>
            </w:r>
          </w:p>
        </w:tc>
        <w:tc>
          <w:tcPr>
            <w:tcW w:w="3120" w:type="dxa"/>
          </w:tcPr>
          <w:p w14:paraId="0B099491" w14:textId="4BA1DE4A" w:rsidR="1BE09145" w:rsidRPr="006A4C2A" w:rsidRDefault="05EC30BF" w:rsidP="392403C2">
            <w:pPr>
              <w:rPr>
                <w:rFonts w:ascii="Times New Roman" w:eastAsia="Times New Roman" w:hAnsi="Times New Roman" w:cs="Times New Roman"/>
                <w:color w:val="000000" w:themeColor="text1"/>
                <w:sz w:val="24"/>
                <w:szCs w:val="24"/>
              </w:rPr>
            </w:pPr>
            <w:r w:rsidRPr="006A4C2A">
              <w:rPr>
                <w:rFonts w:ascii="Times New Roman" w:hAnsi="Times New Roman" w:cs="Times New Roman"/>
              </w:rPr>
              <w:t>Redcurtain.mov</w:t>
            </w:r>
          </w:p>
        </w:tc>
      </w:tr>
    </w:tbl>
    <w:p w14:paraId="6B75D780" w14:textId="779257B6" w:rsidR="48F150BB" w:rsidRPr="006A4C2A" w:rsidRDefault="48F150BB" w:rsidP="5B50B6F8">
      <w:pPr>
        <w:rPr>
          <w:rFonts w:ascii="Times New Roman" w:eastAsia="Times New Roman" w:hAnsi="Times New Roman" w:cs="Times New Roman"/>
          <w:sz w:val="24"/>
          <w:szCs w:val="24"/>
        </w:rPr>
      </w:pPr>
    </w:p>
    <w:p w14:paraId="1371A5E5" w14:textId="60A5092E" w:rsidR="48F150BB" w:rsidRPr="006A4C2A" w:rsidRDefault="24683468" w:rsidP="392403C2">
      <w:pPr>
        <w:pStyle w:val="Heading2"/>
        <w:rPr>
          <w:rFonts w:ascii="Times New Roman" w:eastAsia="Times New Roman" w:hAnsi="Times New Roman" w:cs="Times New Roman"/>
          <w:b/>
          <w:bCs/>
          <w:color w:val="002060"/>
        </w:rPr>
      </w:pPr>
      <w:bookmarkStart w:id="129" w:name="_Toc201003048"/>
      <w:r w:rsidRPr="006A4C2A">
        <w:rPr>
          <w:rFonts w:ascii="Times New Roman" w:eastAsia="Times New Roman" w:hAnsi="Times New Roman" w:cs="Times New Roman"/>
        </w:rPr>
        <w:t>Material Resources</w:t>
      </w:r>
      <w:bookmarkEnd w:id="129"/>
    </w:p>
    <w:tbl>
      <w:tblPr>
        <w:tblStyle w:val="TableGrid"/>
        <w:tblW w:w="0" w:type="auto"/>
        <w:tblLayout w:type="fixed"/>
        <w:tblLook w:val="06A0" w:firstRow="1" w:lastRow="0" w:firstColumn="1" w:lastColumn="0" w:noHBand="1" w:noVBand="1"/>
      </w:tblPr>
      <w:tblGrid>
        <w:gridCol w:w="3120"/>
        <w:gridCol w:w="3120"/>
        <w:gridCol w:w="3120"/>
      </w:tblGrid>
      <w:tr w:rsidR="2FC107F1" w:rsidRPr="006A4C2A" w14:paraId="47097495" w14:textId="77777777" w:rsidTr="392403C2">
        <w:trPr>
          <w:trHeight w:val="300"/>
        </w:trPr>
        <w:tc>
          <w:tcPr>
            <w:tcW w:w="3120" w:type="dxa"/>
          </w:tcPr>
          <w:p w14:paraId="2118AFA5" w14:textId="15974C28" w:rsidR="49CA2588" w:rsidRPr="006A4C2A" w:rsidRDefault="361B9004"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Resources</w:t>
            </w:r>
          </w:p>
        </w:tc>
        <w:tc>
          <w:tcPr>
            <w:tcW w:w="3120" w:type="dxa"/>
          </w:tcPr>
          <w:p w14:paraId="712B84AA" w14:textId="52F27C89" w:rsidR="49CA2588" w:rsidRPr="006A4C2A" w:rsidRDefault="361B9004"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Roles</w:t>
            </w:r>
          </w:p>
        </w:tc>
        <w:tc>
          <w:tcPr>
            <w:tcW w:w="3120" w:type="dxa"/>
          </w:tcPr>
          <w:p w14:paraId="61B019AF" w14:textId="63824908" w:rsidR="49CA2588" w:rsidRPr="006A4C2A" w:rsidRDefault="361B9004" w:rsidP="392403C2">
            <w:pPr>
              <w:rPr>
                <w:rFonts w:ascii="Times New Roman" w:eastAsia="Times New Roman" w:hAnsi="Times New Roman" w:cs="Times New Roman"/>
                <w:b/>
                <w:bCs/>
                <w:color w:val="0070C0"/>
                <w:sz w:val="22"/>
                <w:szCs w:val="22"/>
              </w:rPr>
            </w:pPr>
            <w:r w:rsidRPr="006A4C2A">
              <w:rPr>
                <w:rFonts w:ascii="Times New Roman" w:eastAsia="Times New Roman" w:hAnsi="Times New Roman" w:cs="Times New Roman"/>
                <w:b/>
                <w:bCs/>
                <w:color w:val="0070C0"/>
                <w:sz w:val="22"/>
                <w:szCs w:val="22"/>
              </w:rPr>
              <w:t>Contribution</w:t>
            </w:r>
          </w:p>
        </w:tc>
      </w:tr>
      <w:tr w:rsidR="2FC107F1" w:rsidRPr="006A4C2A" w14:paraId="7E1F3203" w14:textId="77777777" w:rsidTr="392403C2">
        <w:trPr>
          <w:trHeight w:val="300"/>
        </w:trPr>
        <w:tc>
          <w:tcPr>
            <w:tcW w:w="3120" w:type="dxa"/>
          </w:tcPr>
          <w:p w14:paraId="38007BFF" w14:textId="7EADE494" w:rsidR="14C373E4" w:rsidRPr="006A4C2A" w:rsidRDefault="4EE22220"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Laptops</w:t>
            </w:r>
          </w:p>
        </w:tc>
        <w:tc>
          <w:tcPr>
            <w:tcW w:w="3120" w:type="dxa"/>
          </w:tcPr>
          <w:p w14:paraId="5E144A0F" w14:textId="753D8406" w:rsidR="14C373E4" w:rsidRPr="006A4C2A" w:rsidRDefault="4EE22220"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For developing and testing </w:t>
            </w:r>
          </w:p>
        </w:tc>
        <w:tc>
          <w:tcPr>
            <w:tcW w:w="3120" w:type="dxa"/>
          </w:tcPr>
          <w:p w14:paraId="4ED08151" w14:textId="44A04114" w:rsidR="14C373E4" w:rsidRPr="006A4C2A" w:rsidRDefault="4EE22220"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To test codes run the server managing the docs</w:t>
            </w:r>
          </w:p>
        </w:tc>
      </w:tr>
      <w:tr w:rsidR="2FC107F1" w:rsidRPr="006A4C2A" w14:paraId="0D3C0D69" w14:textId="77777777" w:rsidTr="392403C2">
        <w:trPr>
          <w:trHeight w:val="300"/>
        </w:trPr>
        <w:tc>
          <w:tcPr>
            <w:tcW w:w="3120" w:type="dxa"/>
          </w:tcPr>
          <w:p w14:paraId="6A7C3FF5" w14:textId="6163AE91" w:rsidR="25B2B01E" w:rsidRPr="006A4C2A" w:rsidRDefault="5FDADADB"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API for movie listings</w:t>
            </w:r>
          </w:p>
        </w:tc>
        <w:tc>
          <w:tcPr>
            <w:tcW w:w="3120" w:type="dxa"/>
          </w:tcPr>
          <w:p w14:paraId="773B90DA" w14:textId="554349E1" w:rsidR="40F50D1B" w:rsidRPr="006A4C2A" w:rsidRDefault="73F3F9E9"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Provides over-to-date movie data and showtimes. </w:t>
            </w:r>
          </w:p>
        </w:tc>
        <w:tc>
          <w:tcPr>
            <w:tcW w:w="3120" w:type="dxa"/>
          </w:tcPr>
          <w:p w14:paraId="2B5D107F" w14:textId="41080696" w:rsidR="40F50D1B" w:rsidRPr="006A4C2A" w:rsidRDefault="73F3F9E9"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Provide accurate, dynamic content on the platform</w:t>
            </w:r>
          </w:p>
          <w:p w14:paraId="201C9766" w14:textId="4888C6FD" w:rsidR="2FC107F1" w:rsidRPr="006A4C2A" w:rsidRDefault="2FC107F1" w:rsidP="5B50B6F8">
            <w:pPr>
              <w:rPr>
                <w:rFonts w:ascii="Times New Roman" w:eastAsia="Times New Roman" w:hAnsi="Times New Roman" w:cs="Times New Roman"/>
                <w:sz w:val="24"/>
                <w:szCs w:val="24"/>
              </w:rPr>
            </w:pPr>
          </w:p>
        </w:tc>
      </w:tr>
      <w:tr w:rsidR="2FC107F1" w:rsidRPr="006A4C2A" w14:paraId="51D43DA3" w14:textId="77777777" w:rsidTr="392403C2">
        <w:trPr>
          <w:trHeight w:val="300"/>
        </w:trPr>
        <w:tc>
          <w:tcPr>
            <w:tcW w:w="3120" w:type="dxa"/>
          </w:tcPr>
          <w:p w14:paraId="46F89B86" w14:textId="530FDC4F" w:rsidR="18C15946" w:rsidRPr="006A4C2A" w:rsidRDefault="34897E49"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Testing tools</w:t>
            </w:r>
          </w:p>
        </w:tc>
        <w:tc>
          <w:tcPr>
            <w:tcW w:w="3120" w:type="dxa"/>
          </w:tcPr>
          <w:p w14:paraId="7791093C" w14:textId="4A51C96B" w:rsidR="53B8AED3" w:rsidRPr="006A4C2A" w:rsidRDefault="42E23F50" w:rsidP="5B50B6F8">
            <w:pPr>
              <w:rPr>
                <w:rFonts w:ascii="Times New Roman" w:eastAsia="Times New Roman" w:hAnsi="Times New Roman" w:cs="Times New Roman"/>
                <w:color w:val="202020"/>
                <w:sz w:val="24"/>
                <w:szCs w:val="24"/>
              </w:rPr>
            </w:pPr>
            <w:r w:rsidRPr="006A4C2A">
              <w:rPr>
                <w:rFonts w:ascii="Times New Roman" w:eastAsia="Times New Roman" w:hAnsi="Times New Roman" w:cs="Times New Roman"/>
                <w:color w:val="202020"/>
                <w:sz w:val="24"/>
                <w:szCs w:val="24"/>
              </w:rPr>
              <w:t>Tools to check compliance with availability norms</w:t>
            </w:r>
          </w:p>
        </w:tc>
        <w:tc>
          <w:tcPr>
            <w:tcW w:w="3120" w:type="dxa"/>
          </w:tcPr>
          <w:p w14:paraId="162C8C08" w14:textId="103CD7B5" w:rsidR="53B8AED3" w:rsidRPr="006A4C2A" w:rsidRDefault="42E23F50" w:rsidP="5B50B6F8">
            <w:pPr>
              <w:rPr>
                <w:rFonts w:ascii="Times New Roman" w:eastAsia="Times New Roman" w:hAnsi="Times New Roman" w:cs="Times New Roman"/>
                <w:sz w:val="24"/>
                <w:szCs w:val="24"/>
              </w:rPr>
            </w:pPr>
            <w:r w:rsidRPr="006A4C2A">
              <w:rPr>
                <w:rFonts w:ascii="Times New Roman" w:eastAsia="Times New Roman" w:hAnsi="Times New Roman" w:cs="Times New Roman"/>
                <w:color w:val="202020"/>
                <w:sz w:val="24"/>
                <w:szCs w:val="24"/>
              </w:rPr>
              <w:t>Tools to check compliance with availability norms</w:t>
            </w:r>
            <w:r w:rsidR="0346BFAD" w:rsidRPr="006A4C2A">
              <w:rPr>
                <w:rFonts w:ascii="Times New Roman" w:hAnsi="Times New Roman" w:cs="Times New Roman"/>
              </w:rPr>
              <w:br/>
            </w:r>
            <w:r w:rsidRPr="006A4C2A">
              <w:rPr>
                <w:rFonts w:ascii="Times New Roman" w:eastAsia="Times New Roman" w:hAnsi="Times New Roman" w:cs="Times New Roman"/>
                <w:color w:val="202020"/>
                <w:sz w:val="24"/>
                <w:szCs w:val="24"/>
              </w:rPr>
              <w:t xml:space="preserve">Improves usability for </w:t>
            </w:r>
            <w:proofErr w:type="spellStart"/>
            <w:r w:rsidRPr="006A4C2A">
              <w:rPr>
                <w:rFonts w:ascii="Times New Roman" w:eastAsia="Times New Roman" w:hAnsi="Times New Roman" w:cs="Times New Roman"/>
                <w:color w:val="202020"/>
                <w:sz w:val="24"/>
                <w:szCs w:val="24"/>
              </w:rPr>
              <w:t>evey</w:t>
            </w:r>
            <w:proofErr w:type="spellEnd"/>
            <w:r w:rsidRPr="006A4C2A">
              <w:rPr>
                <w:rFonts w:ascii="Times New Roman" w:eastAsia="Times New Roman" w:hAnsi="Times New Roman" w:cs="Times New Roman"/>
                <w:color w:val="202020"/>
                <w:sz w:val="24"/>
                <w:szCs w:val="24"/>
              </w:rPr>
              <w:t xml:space="preserve"> </w:t>
            </w:r>
            <w:proofErr w:type="gramStart"/>
            <w:r w:rsidRPr="006A4C2A">
              <w:rPr>
                <w:rFonts w:ascii="Times New Roman" w:eastAsia="Times New Roman" w:hAnsi="Times New Roman" w:cs="Times New Roman"/>
                <w:color w:val="202020"/>
                <w:sz w:val="24"/>
                <w:szCs w:val="24"/>
              </w:rPr>
              <w:t>users ,</w:t>
            </w:r>
            <w:proofErr w:type="gramEnd"/>
            <w:r w:rsidRPr="006A4C2A">
              <w:rPr>
                <w:rFonts w:ascii="Times New Roman" w:eastAsia="Times New Roman" w:hAnsi="Times New Roman" w:cs="Times New Roman"/>
                <w:color w:val="202020"/>
                <w:sz w:val="24"/>
                <w:szCs w:val="24"/>
              </w:rPr>
              <w:t xml:space="preserve"> icing inclusivity and compliance with guidelines</w:t>
            </w:r>
          </w:p>
        </w:tc>
      </w:tr>
    </w:tbl>
    <w:p w14:paraId="4ACE0B10" w14:textId="63282732" w:rsidR="48F150BB" w:rsidRPr="006A4C2A" w:rsidRDefault="48F150BB" w:rsidP="5B50B6F8">
      <w:pPr>
        <w:keepNext/>
        <w:keepLines/>
        <w:rPr>
          <w:rFonts w:ascii="Times New Roman" w:eastAsia="Times New Roman" w:hAnsi="Times New Roman" w:cs="Times New Roman"/>
          <w:sz w:val="24"/>
          <w:szCs w:val="24"/>
        </w:rPr>
      </w:pPr>
    </w:p>
    <w:p w14:paraId="5D2DFE79" w14:textId="300AB31C" w:rsidR="48F150BB" w:rsidRPr="006A4C2A" w:rsidRDefault="48F150BB" w:rsidP="5B50B6F8">
      <w:pPr>
        <w:keepNext/>
        <w:keepLines/>
        <w:rPr>
          <w:rFonts w:ascii="Times New Roman" w:eastAsia="Times New Roman" w:hAnsi="Times New Roman" w:cs="Times New Roman"/>
          <w:sz w:val="24"/>
          <w:szCs w:val="24"/>
        </w:rPr>
      </w:pPr>
    </w:p>
    <w:p w14:paraId="358AA6D0" w14:textId="620BCA43" w:rsidR="48F150BB" w:rsidRPr="006A4C2A" w:rsidRDefault="4BCA75A1" w:rsidP="392403C2">
      <w:pPr>
        <w:pStyle w:val="Heading2"/>
        <w:rPr>
          <w:rFonts w:ascii="Times New Roman" w:eastAsia="Times New Roman" w:hAnsi="Times New Roman" w:cs="Times New Roman"/>
          <w:b/>
          <w:bCs/>
          <w:color w:val="002060"/>
        </w:rPr>
      </w:pPr>
      <w:bookmarkStart w:id="130" w:name="_Toc201003049"/>
      <w:r w:rsidRPr="006A4C2A">
        <w:rPr>
          <w:rFonts w:ascii="Times New Roman" w:eastAsia="Times New Roman" w:hAnsi="Times New Roman" w:cs="Times New Roman"/>
        </w:rPr>
        <w:t>Technology</w:t>
      </w:r>
      <w:bookmarkEnd w:id="130"/>
    </w:p>
    <w:p w14:paraId="412BFF75" w14:textId="25A47E71" w:rsidR="48F150BB" w:rsidRPr="006A4C2A" w:rsidRDefault="4BCA75A1" w:rsidP="0082083A">
      <w:pPr>
        <w:pStyle w:val="ListParagraph"/>
        <w:numPr>
          <w:ilvl w:val="0"/>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Development Tools</w:t>
      </w:r>
      <w:r w:rsidRPr="006A4C2A">
        <w:rPr>
          <w:rFonts w:ascii="Times New Roman" w:eastAsia="Times New Roman" w:hAnsi="Times New Roman" w:cs="Times New Roman"/>
          <w:color w:val="000000" w:themeColor="text1"/>
          <w:sz w:val="24"/>
          <w:szCs w:val="24"/>
        </w:rPr>
        <w:t>:</w:t>
      </w:r>
    </w:p>
    <w:p w14:paraId="58BB61CE" w14:textId="5CD7F2F9"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Visual Studio Code (Web Application Development)</w:t>
      </w:r>
    </w:p>
    <w:p w14:paraId="078E633F" w14:textId="5CD65133"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Android Studio (Mobile Application Development)</w:t>
      </w:r>
    </w:p>
    <w:p w14:paraId="0D974B41" w14:textId="4B0DA04F"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Kotlin</w:t>
      </w:r>
    </w:p>
    <w:p w14:paraId="2F259AB6" w14:textId="4F65BECC"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Python, Django, Django Frameworks</w:t>
      </w:r>
    </w:p>
    <w:p w14:paraId="3F9892AF" w14:textId="06EC02B7"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GitHub for shared workflow </w:t>
      </w:r>
    </w:p>
    <w:p w14:paraId="284D68AE" w14:textId="5D316C9D"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MySQL (Database management)</w:t>
      </w:r>
    </w:p>
    <w:p w14:paraId="10677617" w14:textId="752C8A80" w:rsidR="48F150BB" w:rsidRPr="006A4C2A" w:rsidRDefault="4BCA75A1" w:rsidP="0082083A">
      <w:pPr>
        <w:pStyle w:val="ListParagraph"/>
        <w:numPr>
          <w:ilvl w:val="0"/>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Frontend Tools</w:t>
      </w:r>
      <w:r w:rsidRPr="006A4C2A">
        <w:rPr>
          <w:rFonts w:ascii="Times New Roman" w:eastAsia="Times New Roman" w:hAnsi="Times New Roman" w:cs="Times New Roman"/>
          <w:color w:val="000000" w:themeColor="text1"/>
          <w:sz w:val="24"/>
          <w:szCs w:val="24"/>
        </w:rPr>
        <w:t>:</w:t>
      </w:r>
    </w:p>
    <w:p w14:paraId="411C1EFC" w14:textId="0E361C22"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HTML/JavaScript </w:t>
      </w:r>
    </w:p>
    <w:p w14:paraId="4A0E55C6" w14:textId="7C4A2E4C"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CSS (for styling)</w:t>
      </w:r>
    </w:p>
    <w:p w14:paraId="58D7E524" w14:textId="77777777" w:rsidR="00283DE9" w:rsidRPr="006A4C2A" w:rsidRDefault="00283DE9" w:rsidP="00283DE9">
      <w:pPr>
        <w:spacing w:before="240" w:after="240"/>
        <w:rPr>
          <w:rFonts w:ascii="Times New Roman" w:eastAsia="Times New Roman" w:hAnsi="Times New Roman" w:cs="Times New Roman"/>
          <w:color w:val="000000" w:themeColor="text1"/>
          <w:sz w:val="24"/>
          <w:szCs w:val="24"/>
        </w:rPr>
      </w:pPr>
    </w:p>
    <w:p w14:paraId="5A166691" w14:textId="50F8BC18" w:rsidR="48F150BB" w:rsidRPr="006A4C2A" w:rsidRDefault="4BCA75A1" w:rsidP="0082083A">
      <w:pPr>
        <w:pStyle w:val="ListParagraph"/>
        <w:numPr>
          <w:ilvl w:val="0"/>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lastRenderedPageBreak/>
        <w:t>Communication &amp; Management Tools</w:t>
      </w:r>
      <w:r w:rsidRPr="006A4C2A">
        <w:rPr>
          <w:rFonts w:ascii="Times New Roman" w:eastAsia="Times New Roman" w:hAnsi="Times New Roman" w:cs="Times New Roman"/>
          <w:color w:val="000000" w:themeColor="text1"/>
          <w:sz w:val="24"/>
          <w:szCs w:val="24"/>
        </w:rPr>
        <w:t>:</w:t>
      </w:r>
    </w:p>
    <w:p w14:paraId="7752BD03" w14:textId="38374DFD"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WhatsApp (Team Communication)</w:t>
      </w:r>
    </w:p>
    <w:p w14:paraId="6BB4F263" w14:textId="4C0098E8"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Google Meet (Team Meetings)</w:t>
      </w:r>
    </w:p>
    <w:p w14:paraId="4E0B836E" w14:textId="787F7DCC" w:rsidR="48F150BB" w:rsidRPr="006A4C2A" w:rsidRDefault="4BCA75A1" w:rsidP="0082083A">
      <w:pPr>
        <w:pStyle w:val="ListParagraph"/>
        <w:numPr>
          <w:ilvl w:val="1"/>
          <w:numId w:val="10"/>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OneDrive (Documentation &amp; file sharing)</w:t>
      </w:r>
    </w:p>
    <w:p w14:paraId="5DE83D3C" w14:textId="0E956D0E" w:rsidR="7B47377E" w:rsidRPr="006A4C2A" w:rsidRDefault="7B47377E" w:rsidP="392403C2">
      <w:pPr>
        <w:pStyle w:val="Heading2"/>
        <w:rPr>
          <w:rFonts w:ascii="Times New Roman" w:eastAsia="Times New Roman" w:hAnsi="Times New Roman" w:cs="Times New Roman"/>
          <w:b/>
          <w:bCs/>
          <w:color w:val="002060"/>
        </w:rPr>
      </w:pPr>
      <w:bookmarkStart w:id="131" w:name="_Toc201003050"/>
      <w:r w:rsidRPr="006A4C2A">
        <w:rPr>
          <w:rFonts w:ascii="Times New Roman" w:eastAsia="Times New Roman" w:hAnsi="Times New Roman" w:cs="Times New Roman"/>
        </w:rPr>
        <w:t>Allocation of Resources</w:t>
      </w:r>
      <w:bookmarkEnd w:id="131"/>
    </w:p>
    <w:p w14:paraId="47479871" w14:textId="6BF716BB" w:rsidR="7B47377E" w:rsidRPr="006A4C2A" w:rsidRDefault="7B47377E" w:rsidP="392403C2">
      <w:pPr>
        <w:pStyle w:val="ListParagraph"/>
        <w:numPr>
          <w:ilvl w:val="0"/>
          <w:numId w:val="8"/>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Human Resources department distributes work based on team members’ expertise. The team members maintain responsibility for their assigned modules while working together to achieve integration.</w:t>
      </w:r>
    </w:p>
    <w:p w14:paraId="5B482BDD" w14:textId="5B0D5286" w:rsidR="7B47377E" w:rsidRPr="006A4C2A" w:rsidRDefault="7B47377E" w:rsidP="392403C2">
      <w:pPr>
        <w:pStyle w:val="ListParagraph"/>
        <w:numPr>
          <w:ilvl w:val="0"/>
          <w:numId w:val="7"/>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mentor will monitor shared budget sheets to prevent financial overruns through budget tracking.</w:t>
      </w:r>
    </w:p>
    <w:p w14:paraId="37266868" w14:textId="3C18E326" w:rsidR="7B47377E" w:rsidRPr="006A4C2A" w:rsidRDefault="7B47377E" w:rsidP="392403C2">
      <w:pPr>
        <w:pStyle w:val="ListParagraph"/>
        <w:numPr>
          <w:ilvl w:val="0"/>
          <w:numId w:val="6"/>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team will use GitHub, OneDrive and Visual Studio's </w:t>
      </w:r>
      <w:proofErr w:type="spellStart"/>
      <w:r w:rsidRPr="006A4C2A">
        <w:rPr>
          <w:rFonts w:ascii="Times New Roman" w:eastAsia="Times New Roman" w:hAnsi="Times New Roman" w:cs="Times New Roman"/>
          <w:sz w:val="24"/>
          <w:szCs w:val="24"/>
        </w:rPr>
        <w:t>LiveShare</w:t>
      </w:r>
      <w:proofErr w:type="spellEnd"/>
      <w:r w:rsidRPr="006A4C2A">
        <w:rPr>
          <w:rFonts w:ascii="Times New Roman" w:eastAsia="Times New Roman" w:hAnsi="Times New Roman" w:cs="Times New Roman"/>
          <w:sz w:val="24"/>
          <w:szCs w:val="24"/>
        </w:rPr>
        <w:t xml:space="preserve"> Extension to manage shared access.</w:t>
      </w:r>
    </w:p>
    <w:p w14:paraId="1331D1F7" w14:textId="39B3A130" w:rsidR="7B47377E" w:rsidRPr="006A4C2A" w:rsidRDefault="7B47377E" w:rsidP="392403C2">
      <w:pPr>
        <w:pStyle w:val="ListParagraph"/>
        <w:numPr>
          <w:ilvl w:val="0"/>
          <w:numId w:val="5"/>
        </w:num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The team will purchase any required Materials &amp; Supplies during Weeks 1–2 to prevent development delays.</w:t>
      </w:r>
    </w:p>
    <w:p w14:paraId="2A8FC542" w14:textId="14C0A2FD" w:rsidR="392403C2" w:rsidRPr="006A4C2A" w:rsidRDefault="392403C2" w:rsidP="392403C2">
      <w:pPr>
        <w:rPr>
          <w:rFonts w:ascii="Times New Roman" w:eastAsia="Times New Roman" w:hAnsi="Times New Roman" w:cs="Times New Roman"/>
        </w:rPr>
      </w:pPr>
    </w:p>
    <w:p w14:paraId="32A1B8A7" w14:textId="2E5A1CD7" w:rsidR="392403C2" w:rsidRPr="006A4C2A" w:rsidRDefault="392403C2" w:rsidP="392403C2">
      <w:pPr>
        <w:rPr>
          <w:rFonts w:ascii="Times New Roman" w:eastAsia="Times New Roman" w:hAnsi="Times New Roman" w:cs="Times New Roman"/>
        </w:rPr>
      </w:pPr>
    </w:p>
    <w:p w14:paraId="3C3694A7" w14:textId="31D6AF9C" w:rsidR="6B3062A4" w:rsidRPr="006A4C2A" w:rsidRDefault="6B3062A4" w:rsidP="392403C2">
      <w:pPr>
        <w:pStyle w:val="Heading2"/>
        <w:rPr>
          <w:rFonts w:ascii="Times New Roman" w:eastAsia="Times New Roman" w:hAnsi="Times New Roman" w:cs="Times New Roman"/>
          <w:b/>
          <w:bCs/>
          <w:color w:val="002060"/>
        </w:rPr>
      </w:pPr>
      <w:bookmarkStart w:id="132" w:name="_Toc201003051"/>
      <w:r w:rsidRPr="006A4C2A">
        <w:rPr>
          <w:rFonts w:ascii="Times New Roman" w:hAnsi="Times New Roman" w:cs="Times New Roman"/>
        </w:rPr>
        <w:t>Monitoring &amp; Evaluation:</w:t>
      </w:r>
      <w:bookmarkEnd w:id="132"/>
    </w:p>
    <w:p w14:paraId="679E64CC" w14:textId="20A85F5E" w:rsidR="6B3062A4" w:rsidRPr="006A4C2A" w:rsidRDefault="6B3062A4" w:rsidP="392403C2">
      <w:pPr>
        <w:rPr>
          <w:rFonts w:ascii="Times New Roman" w:eastAsia="Times New Roman" w:hAnsi="Times New Roman" w:cs="Times New Roman"/>
          <w:b/>
          <w:bCs/>
          <w:color w:val="002060"/>
          <w:sz w:val="32"/>
          <w:szCs w:val="32"/>
        </w:rPr>
      </w:pPr>
      <w:r w:rsidRPr="006A4C2A">
        <w:rPr>
          <w:rFonts w:ascii="Times New Roman" w:eastAsia="Times New Roman" w:hAnsi="Times New Roman" w:cs="Times New Roman"/>
          <w:sz w:val="24"/>
          <w:szCs w:val="24"/>
        </w:rPr>
        <w:t>Throughout the project, we monitor the progress of tasks by using GitHub to track the code changes and activities of each member. So, everyone will know what has been done and who is responsible. The project mentor will also evaluate the budget every month to ensure we don't go over our allocated spending. All progress reports and important papers will be stored on OneDrive so that any team member can easily find and review the most recent updates as needed.</w:t>
      </w:r>
    </w:p>
    <w:p w14:paraId="5C32EEA2" w14:textId="76458461" w:rsidR="392403C2" w:rsidRPr="006A4C2A" w:rsidRDefault="392403C2" w:rsidP="392403C2">
      <w:pPr>
        <w:rPr>
          <w:rFonts w:ascii="Times New Roman" w:eastAsia="Times New Roman" w:hAnsi="Times New Roman" w:cs="Times New Roman"/>
          <w:sz w:val="24"/>
          <w:szCs w:val="24"/>
        </w:rPr>
      </w:pPr>
    </w:p>
    <w:p w14:paraId="255CACFB" w14:textId="7701C28E" w:rsidR="392403C2" w:rsidRPr="006A4C2A" w:rsidRDefault="392403C2" w:rsidP="392403C2">
      <w:pPr>
        <w:spacing w:before="240" w:after="240"/>
        <w:rPr>
          <w:rFonts w:ascii="Times New Roman" w:eastAsia="Times New Roman" w:hAnsi="Times New Roman" w:cs="Times New Roman"/>
          <w:color w:val="000000" w:themeColor="text1"/>
          <w:sz w:val="24"/>
          <w:szCs w:val="24"/>
        </w:rPr>
      </w:pPr>
    </w:p>
    <w:p w14:paraId="3515380E" w14:textId="1ACAA189" w:rsidR="48F150BB" w:rsidRPr="006A4C2A" w:rsidRDefault="4BCA75A1" w:rsidP="392403C2">
      <w:pPr>
        <w:pStyle w:val="Heading1"/>
        <w:rPr>
          <w:rFonts w:ascii="Times New Roman" w:eastAsia="Times New Roman" w:hAnsi="Times New Roman" w:cs="Times New Roman"/>
          <w:b/>
          <w:bCs/>
          <w:color w:val="002060"/>
          <w:sz w:val="32"/>
          <w:szCs w:val="32"/>
        </w:rPr>
      </w:pPr>
      <w:bookmarkStart w:id="133" w:name="_Toc201003052"/>
      <w:r w:rsidRPr="006A4C2A">
        <w:rPr>
          <w:rFonts w:ascii="Times New Roman" w:eastAsia="Times New Roman" w:hAnsi="Times New Roman" w:cs="Times New Roman"/>
        </w:rPr>
        <w:lastRenderedPageBreak/>
        <w:t>Time</w:t>
      </w:r>
      <w:r w:rsidR="61D5011B" w:rsidRPr="006A4C2A">
        <w:rPr>
          <w:rFonts w:ascii="Times New Roman" w:eastAsia="Times New Roman" w:hAnsi="Times New Roman" w:cs="Times New Roman"/>
        </w:rPr>
        <w:t>frame &amp; WBS</w:t>
      </w:r>
      <w:bookmarkEnd w:id="133"/>
    </w:p>
    <w:p w14:paraId="2374B42F" w14:textId="24B078C0" w:rsidR="48F150BB" w:rsidRPr="006A4C2A" w:rsidRDefault="0BBAA4F8" w:rsidP="5B50B6F8">
      <w:pPr>
        <w:keepNext/>
        <w:keepLines/>
        <w:rPr>
          <w:rFonts w:ascii="Times New Roman" w:eastAsia="Times New Roman" w:hAnsi="Times New Roman" w:cs="Times New Roman"/>
          <w:sz w:val="24"/>
          <w:szCs w:val="24"/>
        </w:rPr>
      </w:pPr>
      <w:r w:rsidRPr="006A4C2A">
        <w:rPr>
          <w:rFonts w:ascii="Times New Roman" w:hAnsi="Times New Roman" w:cs="Times New Roman"/>
          <w:noProof/>
        </w:rPr>
        <w:drawing>
          <wp:inline distT="0" distB="0" distL="0" distR="0" wp14:anchorId="245EFCC1" wp14:editId="2E969E27">
            <wp:extent cx="5943600" cy="2726055"/>
            <wp:effectExtent l="57150" t="57150" r="114300" b="112395"/>
            <wp:docPr id="1745514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48F150BB" w:rsidRPr="006A4C2A">
        <w:rPr>
          <w:rFonts w:ascii="Times New Roman" w:hAnsi="Times New Roman" w:cs="Times New Roman"/>
        </w:rPr>
        <w:br/>
      </w:r>
      <w:r w:rsidR="05CFCCA9" w:rsidRPr="006A4C2A">
        <w:rPr>
          <w:rFonts w:ascii="Times New Roman" w:eastAsia="Times New Roman" w:hAnsi="Times New Roman" w:cs="Times New Roman"/>
          <w:sz w:val="24"/>
          <w:szCs w:val="24"/>
        </w:rPr>
        <w:t xml:space="preserve">LINK FOR WORK BREAKDOWN STRUCTURE: </w:t>
      </w:r>
      <w:hyperlink r:id="rId54">
        <w:r w:rsidR="05CFCCA9" w:rsidRPr="006A4C2A">
          <w:rPr>
            <w:rStyle w:val="Hyperlink"/>
            <w:rFonts w:ascii="Times New Roman" w:eastAsia="Times New Roman" w:hAnsi="Times New Roman" w:cs="Times New Roman"/>
            <w:sz w:val="24"/>
            <w:szCs w:val="24"/>
          </w:rPr>
          <w:t>WBS</w:t>
        </w:r>
      </w:hyperlink>
      <w:r w:rsidR="05CFCCA9" w:rsidRPr="006A4C2A">
        <w:rPr>
          <w:rFonts w:ascii="Times New Roman" w:eastAsia="Times New Roman" w:hAnsi="Times New Roman" w:cs="Times New Roman"/>
          <w:sz w:val="24"/>
          <w:szCs w:val="24"/>
        </w:rPr>
        <w:t xml:space="preserve"> (SULAV)</w:t>
      </w:r>
    </w:p>
    <w:p w14:paraId="43DA2AD3" w14:textId="4CB23D19" w:rsidR="48F150BB" w:rsidRPr="006A4C2A" w:rsidRDefault="4BCA75A1" w:rsidP="0082083A">
      <w:pPr>
        <w:pStyle w:val="ListParagraph"/>
        <w:numPr>
          <w:ilvl w:val="0"/>
          <w:numId w:val="9"/>
        </w:num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 xml:space="preserve">Estimated project duration: </w:t>
      </w:r>
      <w:r w:rsidRPr="006A4C2A">
        <w:rPr>
          <w:rFonts w:ascii="Times New Roman" w:eastAsia="Times New Roman" w:hAnsi="Times New Roman" w:cs="Times New Roman"/>
          <w:b/>
          <w:bCs/>
          <w:color w:val="000000" w:themeColor="text1"/>
          <w:sz w:val="24"/>
          <w:szCs w:val="24"/>
        </w:rPr>
        <w:t>12 weeks</w:t>
      </w:r>
    </w:p>
    <w:tbl>
      <w:tblPr>
        <w:tblStyle w:val="TableGrid"/>
        <w:tblW w:w="9209" w:type="dxa"/>
        <w:tblLayout w:type="fixed"/>
        <w:tblLook w:val="06A0" w:firstRow="1" w:lastRow="0" w:firstColumn="1" w:lastColumn="0" w:noHBand="1" w:noVBand="1"/>
      </w:tblPr>
      <w:tblGrid>
        <w:gridCol w:w="1838"/>
        <w:gridCol w:w="3544"/>
        <w:gridCol w:w="3827"/>
      </w:tblGrid>
      <w:tr w:rsidR="2FC107F1" w:rsidRPr="006A4C2A" w14:paraId="760ED6FF" w14:textId="77777777" w:rsidTr="392403C2">
        <w:trPr>
          <w:trHeight w:val="300"/>
        </w:trPr>
        <w:tc>
          <w:tcPr>
            <w:tcW w:w="1838" w:type="dxa"/>
          </w:tcPr>
          <w:p w14:paraId="2CA4A737" w14:textId="1EC21E55" w:rsidR="3A4B544D" w:rsidRPr="006A4C2A" w:rsidRDefault="66A41610" w:rsidP="392403C2">
            <w:pPr>
              <w:rPr>
                <w:rFonts w:ascii="Times New Roman" w:eastAsia="Times New Roman" w:hAnsi="Times New Roman" w:cs="Times New Roman"/>
                <w:b/>
                <w:bCs/>
                <w:caps/>
                <w:color w:val="000000" w:themeColor="text1"/>
                <w:sz w:val="22"/>
                <w:szCs w:val="22"/>
              </w:rPr>
            </w:pPr>
            <w:r w:rsidRPr="006A4C2A">
              <w:rPr>
                <w:rFonts w:ascii="Times New Roman" w:eastAsia="Times New Roman" w:hAnsi="Times New Roman" w:cs="Times New Roman"/>
                <w:b/>
                <w:bCs/>
                <w:caps/>
                <w:color w:val="000000" w:themeColor="text1"/>
                <w:sz w:val="22"/>
                <w:szCs w:val="22"/>
              </w:rPr>
              <w:t>TIMEFRAME</w:t>
            </w:r>
          </w:p>
        </w:tc>
        <w:tc>
          <w:tcPr>
            <w:tcW w:w="3544" w:type="dxa"/>
          </w:tcPr>
          <w:p w14:paraId="2DD53CB5" w14:textId="70C81C8D" w:rsidR="3A4B544D" w:rsidRPr="006A4C2A" w:rsidRDefault="66A41610" w:rsidP="392403C2">
            <w:pPr>
              <w:rPr>
                <w:rFonts w:ascii="Times New Roman" w:eastAsia="Times New Roman" w:hAnsi="Times New Roman" w:cs="Times New Roman"/>
                <w:b/>
                <w:bCs/>
                <w:caps/>
                <w:color w:val="000000" w:themeColor="text1"/>
                <w:sz w:val="22"/>
                <w:szCs w:val="22"/>
              </w:rPr>
            </w:pPr>
            <w:r w:rsidRPr="006A4C2A">
              <w:rPr>
                <w:rFonts w:ascii="Times New Roman" w:eastAsia="Times New Roman" w:hAnsi="Times New Roman" w:cs="Times New Roman"/>
                <w:b/>
                <w:bCs/>
                <w:caps/>
                <w:color w:val="000000" w:themeColor="text1"/>
                <w:sz w:val="22"/>
                <w:szCs w:val="22"/>
              </w:rPr>
              <w:t>MILESTONE</w:t>
            </w:r>
          </w:p>
        </w:tc>
        <w:tc>
          <w:tcPr>
            <w:tcW w:w="3827" w:type="dxa"/>
          </w:tcPr>
          <w:p w14:paraId="7F25F669" w14:textId="46A158F3" w:rsidR="3A4B544D" w:rsidRPr="006A4C2A" w:rsidRDefault="66A41610" w:rsidP="392403C2">
            <w:pPr>
              <w:rPr>
                <w:rFonts w:ascii="Times New Roman" w:eastAsia="Times New Roman" w:hAnsi="Times New Roman" w:cs="Times New Roman"/>
                <w:b/>
                <w:bCs/>
                <w:caps/>
                <w:color w:val="000000" w:themeColor="text1"/>
                <w:sz w:val="22"/>
                <w:szCs w:val="22"/>
              </w:rPr>
            </w:pPr>
            <w:r w:rsidRPr="006A4C2A">
              <w:rPr>
                <w:rFonts w:ascii="Times New Roman" w:eastAsia="Times New Roman" w:hAnsi="Times New Roman" w:cs="Times New Roman"/>
                <w:b/>
                <w:bCs/>
                <w:caps/>
                <w:color w:val="000000" w:themeColor="text1"/>
                <w:sz w:val="22"/>
                <w:szCs w:val="22"/>
              </w:rPr>
              <w:t>DESCRIPTION</w:t>
            </w:r>
          </w:p>
        </w:tc>
      </w:tr>
      <w:tr w:rsidR="2FC107F1" w:rsidRPr="006A4C2A" w14:paraId="350DE23B" w14:textId="77777777" w:rsidTr="392403C2">
        <w:trPr>
          <w:trHeight w:val="300"/>
        </w:trPr>
        <w:tc>
          <w:tcPr>
            <w:tcW w:w="1838" w:type="dxa"/>
          </w:tcPr>
          <w:p w14:paraId="6CA125FD" w14:textId="027DF26D"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WEEK 1-</w:t>
            </w:r>
            <w:r w:rsidR="02D05570" w:rsidRPr="006A4C2A">
              <w:rPr>
                <w:rFonts w:ascii="Times New Roman" w:eastAsia="Times New Roman" w:hAnsi="Times New Roman" w:cs="Times New Roman"/>
                <w:color w:val="000000" w:themeColor="text1"/>
                <w:sz w:val="22"/>
                <w:szCs w:val="22"/>
              </w:rPr>
              <w:t>3</w:t>
            </w:r>
          </w:p>
        </w:tc>
        <w:tc>
          <w:tcPr>
            <w:tcW w:w="3544" w:type="dxa"/>
          </w:tcPr>
          <w:p w14:paraId="42B124A2" w14:textId="275DA189"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GATHERING &amp; PLANNING</w:t>
            </w:r>
          </w:p>
        </w:tc>
        <w:tc>
          <w:tcPr>
            <w:tcW w:w="3827" w:type="dxa"/>
          </w:tcPr>
          <w:p w14:paraId="625FEA98" w14:textId="5009DCC8"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DEFINING SCOPE, SYSTEM REQUIREMENTS &amp; PLANNING</w:t>
            </w:r>
          </w:p>
        </w:tc>
      </w:tr>
      <w:tr w:rsidR="2FC107F1" w:rsidRPr="006A4C2A" w14:paraId="3DD587FE" w14:textId="77777777" w:rsidTr="392403C2">
        <w:trPr>
          <w:trHeight w:val="300"/>
        </w:trPr>
        <w:tc>
          <w:tcPr>
            <w:tcW w:w="1838" w:type="dxa"/>
          </w:tcPr>
          <w:p w14:paraId="1A5E3476" w14:textId="71614202"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WEEK 3-6</w:t>
            </w:r>
          </w:p>
        </w:tc>
        <w:tc>
          <w:tcPr>
            <w:tcW w:w="3544" w:type="dxa"/>
          </w:tcPr>
          <w:p w14:paraId="4652887D" w14:textId="2ACEDA77"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 xml:space="preserve">BACKEND &amp; FRONTEND DEV </w:t>
            </w:r>
          </w:p>
        </w:tc>
        <w:tc>
          <w:tcPr>
            <w:tcW w:w="3827" w:type="dxa"/>
          </w:tcPr>
          <w:p w14:paraId="4C37A420" w14:textId="14A1A55D" w:rsidR="3A4B544D" w:rsidRPr="006A4C2A" w:rsidRDefault="66A41610"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SETTING UP BACKEND&amp; DATABASE, IMPLEMENTATION OF FRONTEND ETC.</w:t>
            </w:r>
          </w:p>
        </w:tc>
      </w:tr>
      <w:tr w:rsidR="2FC107F1" w:rsidRPr="006A4C2A" w14:paraId="490C8D84" w14:textId="77777777" w:rsidTr="392403C2">
        <w:trPr>
          <w:trHeight w:val="300"/>
        </w:trPr>
        <w:tc>
          <w:tcPr>
            <w:tcW w:w="1838" w:type="dxa"/>
          </w:tcPr>
          <w:p w14:paraId="0B521E03" w14:textId="5575F858"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WEEK 7-8</w:t>
            </w:r>
          </w:p>
        </w:tc>
        <w:tc>
          <w:tcPr>
            <w:tcW w:w="3544" w:type="dxa"/>
          </w:tcPr>
          <w:p w14:paraId="0EEF7F93" w14:textId="2747848E"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INTEGRATION &amp; TESTING</w:t>
            </w:r>
          </w:p>
        </w:tc>
        <w:tc>
          <w:tcPr>
            <w:tcW w:w="3827" w:type="dxa"/>
          </w:tcPr>
          <w:p w14:paraId="6B96AEDC" w14:textId="7361B1EA"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RESOLVING BUGS AND TESTING THE FUNCTIONS</w:t>
            </w:r>
          </w:p>
        </w:tc>
      </w:tr>
      <w:tr w:rsidR="2FC107F1" w:rsidRPr="006A4C2A" w14:paraId="7EE89F14" w14:textId="77777777" w:rsidTr="392403C2">
        <w:trPr>
          <w:trHeight w:val="300"/>
        </w:trPr>
        <w:tc>
          <w:tcPr>
            <w:tcW w:w="1838" w:type="dxa"/>
          </w:tcPr>
          <w:p w14:paraId="1E4F67F7" w14:textId="625FD5FC"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WEEK 9-10</w:t>
            </w:r>
          </w:p>
        </w:tc>
        <w:tc>
          <w:tcPr>
            <w:tcW w:w="3544" w:type="dxa"/>
          </w:tcPr>
          <w:p w14:paraId="078C86E5" w14:textId="4325FDBA" w:rsidR="2337363E" w:rsidRPr="006A4C2A" w:rsidRDefault="44A8D862" w:rsidP="5B50B6F8">
            <w:pPr>
              <w:rPr>
                <w:rFonts w:ascii="Times New Roman" w:eastAsia="Times New Roman" w:hAnsi="Times New Roman" w:cs="Times New Roman"/>
                <w:sz w:val="22"/>
                <w:szCs w:val="22"/>
              </w:rPr>
            </w:pPr>
            <w:r w:rsidRPr="006A4C2A">
              <w:rPr>
                <w:rFonts w:ascii="Times New Roman" w:eastAsia="Times New Roman" w:hAnsi="Times New Roman" w:cs="Times New Roman"/>
                <w:sz w:val="22"/>
                <w:szCs w:val="22"/>
              </w:rPr>
              <w:t xml:space="preserve">UI &amp; SECURITY REFINEMENT </w:t>
            </w:r>
          </w:p>
        </w:tc>
        <w:tc>
          <w:tcPr>
            <w:tcW w:w="3827" w:type="dxa"/>
          </w:tcPr>
          <w:p w14:paraId="49C7B0A0" w14:textId="07B7A78F"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IMPROVING DESIGN &amp; WORKING ON SECURITY LIKE HASHING VALIDATION ETC.</w:t>
            </w:r>
          </w:p>
        </w:tc>
      </w:tr>
      <w:tr w:rsidR="2FC107F1" w:rsidRPr="006A4C2A" w14:paraId="04157CD4" w14:textId="77777777" w:rsidTr="392403C2">
        <w:trPr>
          <w:trHeight w:val="300"/>
        </w:trPr>
        <w:tc>
          <w:tcPr>
            <w:tcW w:w="1838" w:type="dxa"/>
          </w:tcPr>
          <w:p w14:paraId="3A2395BB" w14:textId="0D825A52"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WEEK 11-12</w:t>
            </w:r>
          </w:p>
        </w:tc>
        <w:tc>
          <w:tcPr>
            <w:tcW w:w="3544" w:type="dxa"/>
          </w:tcPr>
          <w:p w14:paraId="51B6E2F1" w14:textId="343CB238" w:rsidR="2337363E" w:rsidRPr="006A4C2A" w:rsidRDefault="44A8D862" w:rsidP="5B50B6F8">
            <w:pPr>
              <w:rPr>
                <w:rFonts w:ascii="Times New Roman" w:eastAsia="Times New Roman" w:hAnsi="Times New Roman" w:cs="Times New Roman"/>
                <w:sz w:val="22"/>
                <w:szCs w:val="22"/>
              </w:rPr>
            </w:pPr>
            <w:r w:rsidRPr="006A4C2A">
              <w:rPr>
                <w:rFonts w:ascii="Times New Roman" w:eastAsia="Times New Roman" w:hAnsi="Times New Roman" w:cs="Times New Roman"/>
                <w:sz w:val="22"/>
                <w:szCs w:val="22"/>
              </w:rPr>
              <w:t>DEPLOYMENT, FEEDBACK &amp; FINAL DOCUMENTATION</w:t>
            </w:r>
          </w:p>
        </w:tc>
        <w:tc>
          <w:tcPr>
            <w:tcW w:w="3827" w:type="dxa"/>
          </w:tcPr>
          <w:p w14:paraId="57E76C45" w14:textId="54C09382" w:rsidR="2337363E" w:rsidRPr="006A4C2A" w:rsidRDefault="44A8D862" w:rsidP="5B50B6F8">
            <w:pPr>
              <w:rPr>
                <w:rFonts w:ascii="Times New Roman" w:eastAsia="Times New Roman" w:hAnsi="Times New Roman" w:cs="Times New Roman"/>
                <w:color w:val="000000" w:themeColor="text1"/>
                <w:sz w:val="22"/>
                <w:szCs w:val="22"/>
              </w:rPr>
            </w:pPr>
            <w:r w:rsidRPr="006A4C2A">
              <w:rPr>
                <w:rFonts w:ascii="Times New Roman" w:eastAsia="Times New Roman" w:hAnsi="Times New Roman" w:cs="Times New Roman"/>
                <w:color w:val="000000" w:themeColor="text1"/>
                <w:sz w:val="22"/>
                <w:szCs w:val="22"/>
              </w:rPr>
              <w:t>WE WILL BE DE</w:t>
            </w:r>
            <w:r w:rsidR="15E60D14" w:rsidRPr="006A4C2A">
              <w:rPr>
                <w:rFonts w:ascii="Times New Roman" w:eastAsia="Times New Roman" w:hAnsi="Times New Roman" w:cs="Times New Roman"/>
                <w:color w:val="000000" w:themeColor="text1"/>
                <w:sz w:val="22"/>
                <w:szCs w:val="22"/>
              </w:rPr>
              <w:t>PLOY THE SYSTEM</w:t>
            </w:r>
            <w:r w:rsidRPr="006A4C2A">
              <w:rPr>
                <w:rFonts w:ascii="Times New Roman" w:eastAsia="Times New Roman" w:hAnsi="Times New Roman" w:cs="Times New Roman"/>
                <w:color w:val="000000" w:themeColor="text1"/>
                <w:sz w:val="22"/>
                <w:szCs w:val="22"/>
              </w:rPr>
              <w:t xml:space="preserve"> AND </w:t>
            </w:r>
            <w:r w:rsidR="02623909" w:rsidRPr="006A4C2A">
              <w:rPr>
                <w:rFonts w:ascii="Times New Roman" w:eastAsia="Times New Roman" w:hAnsi="Times New Roman" w:cs="Times New Roman"/>
                <w:color w:val="000000" w:themeColor="text1"/>
                <w:sz w:val="22"/>
                <w:szCs w:val="22"/>
              </w:rPr>
              <w:t xml:space="preserve">COLLECT </w:t>
            </w:r>
            <w:r w:rsidRPr="006A4C2A">
              <w:rPr>
                <w:rFonts w:ascii="Times New Roman" w:eastAsia="Times New Roman" w:hAnsi="Times New Roman" w:cs="Times New Roman"/>
                <w:color w:val="000000" w:themeColor="text1"/>
                <w:sz w:val="22"/>
                <w:szCs w:val="22"/>
              </w:rPr>
              <w:t xml:space="preserve">THE FEEDBACK TO SUBMIT THE FINAL DOCUMENTATIONS </w:t>
            </w:r>
          </w:p>
        </w:tc>
      </w:tr>
    </w:tbl>
    <w:p w14:paraId="72CC8174" w14:textId="6D1E9143" w:rsidR="48F150BB" w:rsidRPr="006A4C2A" w:rsidRDefault="48F150BB" w:rsidP="5B50B6F8">
      <w:pPr>
        <w:spacing w:before="240" w:after="240"/>
        <w:rPr>
          <w:rFonts w:ascii="Times New Roman" w:eastAsia="Times New Roman" w:hAnsi="Times New Roman" w:cs="Times New Roman"/>
          <w:color w:val="000000" w:themeColor="text1"/>
          <w:sz w:val="24"/>
          <w:szCs w:val="24"/>
        </w:rPr>
      </w:pPr>
    </w:p>
    <w:p w14:paraId="48933B6C" w14:textId="6A9D3D33" w:rsidR="48F150BB" w:rsidRPr="006A4C2A" w:rsidRDefault="4BCA75A1" w:rsidP="5B50B6F8">
      <w:pPr>
        <w:spacing w:before="240" w:after="24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b/>
          <w:bCs/>
          <w:color w:val="000000" w:themeColor="text1"/>
          <w:sz w:val="24"/>
          <w:szCs w:val="24"/>
        </w:rPr>
        <w:t>Materials Procurement</w:t>
      </w:r>
      <w:r w:rsidRPr="006A4C2A">
        <w:rPr>
          <w:rFonts w:ascii="Times New Roman" w:eastAsia="Times New Roman" w:hAnsi="Times New Roman" w:cs="Times New Roman"/>
          <w:color w:val="000000" w:themeColor="text1"/>
          <w:sz w:val="24"/>
          <w:szCs w:val="24"/>
        </w:rPr>
        <w:t>: Any software or APIs required will be researched and acquired in the early stages (Weeks 1–2) to prevent development delays.</w:t>
      </w:r>
    </w:p>
    <w:p w14:paraId="48DA571D" w14:textId="38A0955E" w:rsidR="48F150BB" w:rsidRPr="006A4C2A" w:rsidRDefault="08920FB0" w:rsidP="392403C2">
      <w:pPr>
        <w:pStyle w:val="Heading1"/>
        <w:rPr>
          <w:rFonts w:ascii="Times New Roman" w:eastAsia="Times New Roman" w:hAnsi="Times New Roman" w:cs="Times New Roman"/>
          <w:b/>
          <w:bCs/>
          <w:sz w:val="24"/>
          <w:szCs w:val="24"/>
        </w:rPr>
      </w:pPr>
      <w:bookmarkStart w:id="134" w:name="_Toc201003053"/>
      <w:r w:rsidRPr="006A4C2A">
        <w:rPr>
          <w:rFonts w:ascii="Times New Roman" w:eastAsia="Times New Roman" w:hAnsi="Times New Roman" w:cs="Times New Roman"/>
        </w:rPr>
        <w:t>Timeline</w:t>
      </w:r>
      <w:bookmarkEnd w:id="134"/>
    </w:p>
    <w:p w14:paraId="41083A50" w14:textId="6502EBF9" w:rsidR="48F150BB" w:rsidRPr="006A4C2A" w:rsidRDefault="3EF4AA30" w:rsidP="5B50B6F8">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To make sure that we are proficiently utilizing our resources throughout the </w:t>
      </w:r>
      <w:r w:rsidR="3B849ABB" w:rsidRPr="006A4C2A">
        <w:rPr>
          <w:rFonts w:ascii="Times New Roman" w:eastAsia="Times New Roman" w:hAnsi="Times New Roman" w:cs="Times New Roman"/>
          <w:sz w:val="24"/>
          <w:szCs w:val="24"/>
        </w:rPr>
        <w:t>project,</w:t>
      </w:r>
      <w:r w:rsidRPr="006A4C2A">
        <w:rPr>
          <w:rFonts w:ascii="Times New Roman" w:eastAsia="Times New Roman" w:hAnsi="Times New Roman" w:cs="Times New Roman"/>
          <w:sz w:val="24"/>
          <w:szCs w:val="24"/>
        </w:rPr>
        <w:t xml:space="preserve"> </w:t>
      </w:r>
      <w:r w:rsidR="7EFA5D4B" w:rsidRPr="006A4C2A">
        <w:rPr>
          <w:rFonts w:ascii="Times New Roman" w:eastAsia="Times New Roman" w:hAnsi="Times New Roman" w:cs="Times New Roman"/>
          <w:sz w:val="24"/>
          <w:szCs w:val="24"/>
        </w:rPr>
        <w:t>we created a Gantt chart for proper and clear visualizations</w:t>
      </w:r>
      <w:r w:rsidR="2C146FDA" w:rsidRPr="006A4C2A">
        <w:rPr>
          <w:rFonts w:ascii="Times New Roman" w:eastAsia="Times New Roman" w:hAnsi="Times New Roman" w:cs="Times New Roman"/>
          <w:sz w:val="24"/>
          <w:szCs w:val="24"/>
        </w:rPr>
        <w:t xml:space="preserve">. The chart will also display the days required to accomplish each </w:t>
      </w:r>
      <w:r w:rsidR="2C2EDEFF" w:rsidRPr="006A4C2A">
        <w:rPr>
          <w:rFonts w:ascii="Times New Roman" w:eastAsia="Times New Roman" w:hAnsi="Times New Roman" w:cs="Times New Roman"/>
          <w:sz w:val="24"/>
          <w:szCs w:val="24"/>
        </w:rPr>
        <w:t>task.</w:t>
      </w:r>
    </w:p>
    <w:p w14:paraId="0F5DCE03" w14:textId="0BC7BD07" w:rsidR="48F150BB" w:rsidRPr="006A4C2A" w:rsidRDefault="5E0D222A" w:rsidP="392403C2">
      <w:pPr>
        <w:spacing w:before="0" w:after="0"/>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167A2B5D" wp14:editId="741FAA6E">
            <wp:extent cx="5943600" cy="2809875"/>
            <wp:effectExtent l="0" t="0" r="0" b="0"/>
            <wp:docPr id="918384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84184"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504D8747" w14:textId="4CDF713F" w:rsidR="48F150BB" w:rsidRPr="006A4C2A" w:rsidRDefault="2E8122F6" w:rsidP="5B50B6F8">
      <w:pPr>
        <w:rPr>
          <w:rFonts w:ascii="Times New Roman" w:hAnsi="Times New Roman" w:cs="Times New Roman"/>
        </w:rPr>
      </w:pPr>
      <w:r w:rsidRPr="006A4C2A">
        <w:rPr>
          <w:rFonts w:ascii="Times New Roman" w:eastAsia="Times New Roman" w:hAnsi="Times New Roman" w:cs="Times New Roman"/>
          <w:sz w:val="24"/>
          <w:szCs w:val="24"/>
        </w:rPr>
        <w:t xml:space="preserve">Link for the Gantt chart: </w:t>
      </w:r>
      <w:hyperlink r:id="rId56">
        <w:r w:rsidR="5B613F60" w:rsidRPr="006A4C2A">
          <w:rPr>
            <w:rStyle w:val="Hyperlink"/>
            <w:rFonts w:ascii="Times New Roman" w:eastAsia="Times New Roman" w:hAnsi="Times New Roman" w:cs="Times New Roman"/>
            <w:sz w:val="24"/>
            <w:szCs w:val="24"/>
          </w:rPr>
          <w:t>RedCurtain_Gantt.xlsx</w:t>
        </w:r>
      </w:hyperlink>
    </w:p>
    <w:p w14:paraId="44CBFB7F" w14:textId="77777777" w:rsidR="00BC1BFF" w:rsidRPr="006A4C2A" w:rsidRDefault="00BC1BFF" w:rsidP="5B50B6F8">
      <w:pPr>
        <w:rPr>
          <w:rFonts w:ascii="Times New Roman" w:hAnsi="Times New Roman" w:cs="Times New Roman"/>
        </w:rPr>
      </w:pPr>
    </w:p>
    <w:p w14:paraId="104873A7" w14:textId="77777777" w:rsidR="00BC1BFF" w:rsidRPr="006A4C2A" w:rsidRDefault="00BC1BFF" w:rsidP="5B50B6F8">
      <w:pPr>
        <w:rPr>
          <w:rFonts w:ascii="Times New Roman" w:hAnsi="Times New Roman" w:cs="Times New Roman"/>
        </w:rPr>
      </w:pPr>
    </w:p>
    <w:p w14:paraId="017EDE24" w14:textId="77777777" w:rsidR="00BC1BFF" w:rsidRPr="006A4C2A" w:rsidRDefault="00BC1BFF" w:rsidP="5B50B6F8">
      <w:pPr>
        <w:rPr>
          <w:rFonts w:ascii="Times New Roman" w:hAnsi="Times New Roman" w:cs="Times New Roman"/>
        </w:rPr>
      </w:pPr>
    </w:p>
    <w:p w14:paraId="29521FD2" w14:textId="77777777" w:rsidR="00BC1BFF" w:rsidRPr="006A4C2A" w:rsidRDefault="00BC1BFF" w:rsidP="5B50B6F8">
      <w:pPr>
        <w:rPr>
          <w:rFonts w:ascii="Times New Roman" w:hAnsi="Times New Roman" w:cs="Times New Roman"/>
        </w:rPr>
      </w:pPr>
    </w:p>
    <w:p w14:paraId="07226370" w14:textId="77777777" w:rsidR="00BC1BFF" w:rsidRPr="006A4C2A" w:rsidRDefault="00BC1BFF" w:rsidP="5B50B6F8">
      <w:pPr>
        <w:rPr>
          <w:rFonts w:ascii="Times New Roman" w:hAnsi="Times New Roman" w:cs="Times New Roman"/>
        </w:rPr>
      </w:pPr>
    </w:p>
    <w:p w14:paraId="00DD2137" w14:textId="77777777" w:rsidR="00BC1BFF" w:rsidRPr="006A4C2A" w:rsidRDefault="00BC1BFF" w:rsidP="5B50B6F8">
      <w:pPr>
        <w:rPr>
          <w:rFonts w:ascii="Times New Roman" w:hAnsi="Times New Roman" w:cs="Times New Roman"/>
        </w:rPr>
      </w:pPr>
    </w:p>
    <w:p w14:paraId="0DEFCF17" w14:textId="77777777" w:rsidR="00BC1BFF" w:rsidRPr="006A4C2A" w:rsidRDefault="00BC1BFF" w:rsidP="5B50B6F8">
      <w:pPr>
        <w:rPr>
          <w:rFonts w:ascii="Times New Roman" w:eastAsia="Times New Roman" w:hAnsi="Times New Roman" w:cs="Times New Roman"/>
          <w:sz w:val="24"/>
          <w:szCs w:val="24"/>
        </w:rPr>
      </w:pPr>
    </w:p>
    <w:p w14:paraId="65AAFB81" w14:textId="38FBF3C1" w:rsidR="0E202979" w:rsidRPr="006A4C2A" w:rsidRDefault="4BF19C1A" w:rsidP="392403C2">
      <w:pPr>
        <w:pStyle w:val="Heading1"/>
        <w:rPr>
          <w:rFonts w:ascii="Times New Roman" w:eastAsia="Times New Roman" w:hAnsi="Times New Roman" w:cs="Times New Roman"/>
        </w:rPr>
      </w:pPr>
      <w:bookmarkStart w:id="135" w:name="_Toc201003054"/>
      <w:r w:rsidRPr="006A4C2A">
        <w:rPr>
          <w:rFonts w:ascii="Times New Roman" w:eastAsia="Times New Roman" w:hAnsi="Times New Roman" w:cs="Times New Roman"/>
        </w:rPr>
        <w:lastRenderedPageBreak/>
        <w:t>Risk management plan</w:t>
      </w:r>
      <w:bookmarkEnd w:id="135"/>
      <w:r w:rsidRPr="006A4C2A">
        <w:rPr>
          <w:rFonts w:ascii="Times New Roman" w:eastAsia="Times New Roman" w:hAnsi="Times New Roman" w:cs="Times New Roman"/>
        </w:rPr>
        <w:t xml:space="preserve"> </w:t>
      </w:r>
    </w:p>
    <w:p w14:paraId="0C4C6D4E" w14:textId="212A0DC9" w:rsidR="0E202979" w:rsidRPr="006A4C2A" w:rsidRDefault="4BF19C1A" w:rsidP="392403C2">
      <w:pPr>
        <w:pStyle w:val="Heading2"/>
        <w:rPr>
          <w:rFonts w:ascii="Times New Roman" w:eastAsia="Times New Roman" w:hAnsi="Times New Roman" w:cs="Times New Roman"/>
        </w:rPr>
      </w:pPr>
      <w:bookmarkStart w:id="136" w:name="_Toc201003055"/>
      <w:r w:rsidRPr="006A4C2A">
        <w:rPr>
          <w:rFonts w:ascii="Times New Roman" w:eastAsia="Times New Roman" w:hAnsi="Times New Roman" w:cs="Times New Roman"/>
        </w:rPr>
        <w:t>ISHA</w:t>
      </w:r>
      <w:bookmarkEnd w:id="136"/>
    </w:p>
    <w:tbl>
      <w:tblPr>
        <w:tblStyle w:val="TableGrid"/>
        <w:tblW w:w="9776" w:type="dxa"/>
        <w:tblLayout w:type="fixed"/>
        <w:tblLook w:val="06A0" w:firstRow="1" w:lastRow="0" w:firstColumn="1" w:lastColumn="0" w:noHBand="1" w:noVBand="1"/>
      </w:tblPr>
      <w:tblGrid>
        <w:gridCol w:w="846"/>
        <w:gridCol w:w="1701"/>
        <w:gridCol w:w="1134"/>
        <w:gridCol w:w="1276"/>
        <w:gridCol w:w="1417"/>
        <w:gridCol w:w="2552"/>
        <w:gridCol w:w="850"/>
      </w:tblGrid>
      <w:tr w:rsidR="2FC107F1" w:rsidRPr="006A4C2A" w14:paraId="6319BDA4" w14:textId="77777777" w:rsidTr="392403C2">
        <w:trPr>
          <w:trHeight w:val="300"/>
        </w:trPr>
        <w:tc>
          <w:tcPr>
            <w:tcW w:w="846" w:type="dxa"/>
          </w:tcPr>
          <w:p w14:paraId="0FF139B6" w14:textId="51BDEABD" w:rsidR="3750F535" w:rsidRPr="006A4C2A" w:rsidRDefault="5CB456CC"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ID</w:t>
            </w:r>
          </w:p>
        </w:tc>
        <w:tc>
          <w:tcPr>
            <w:tcW w:w="1701" w:type="dxa"/>
          </w:tcPr>
          <w:p w14:paraId="3EA33696" w14:textId="29D45C77" w:rsidR="042399CD" w:rsidRPr="006A4C2A" w:rsidRDefault="4A9A470C"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Risks</w:t>
            </w:r>
          </w:p>
        </w:tc>
        <w:tc>
          <w:tcPr>
            <w:tcW w:w="1134" w:type="dxa"/>
          </w:tcPr>
          <w:p w14:paraId="16E576A0" w14:textId="0A0DB3F7" w:rsidR="71060586" w:rsidRPr="006A4C2A" w:rsidRDefault="3B684F4A"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Category</w:t>
            </w:r>
          </w:p>
        </w:tc>
        <w:tc>
          <w:tcPr>
            <w:tcW w:w="1276" w:type="dxa"/>
          </w:tcPr>
          <w:p w14:paraId="737B002F" w14:textId="323709F7" w:rsidR="042399CD" w:rsidRPr="006A4C2A" w:rsidRDefault="4A9A470C"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Likelihood</w:t>
            </w:r>
          </w:p>
        </w:tc>
        <w:tc>
          <w:tcPr>
            <w:tcW w:w="1417" w:type="dxa"/>
          </w:tcPr>
          <w:p w14:paraId="7D1DBB4A" w14:textId="149E61C3" w:rsidR="042399CD" w:rsidRPr="006A4C2A" w:rsidRDefault="43235CA1"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Impact</w:t>
            </w:r>
          </w:p>
        </w:tc>
        <w:tc>
          <w:tcPr>
            <w:tcW w:w="2552" w:type="dxa"/>
          </w:tcPr>
          <w:p w14:paraId="1F189071" w14:textId="4BE297D9" w:rsidR="042399CD" w:rsidRPr="006A4C2A" w:rsidRDefault="4A9A470C" w:rsidP="006D4150">
            <w:pPr>
              <w:spacing w:before="0" w:after="0"/>
              <w:rPr>
                <w:rFonts w:ascii="Times New Roman" w:eastAsia="Times New Roman" w:hAnsi="Times New Roman" w:cs="Times New Roman"/>
                <w:b/>
                <w:bCs/>
              </w:rPr>
            </w:pPr>
            <w:r w:rsidRPr="006A4C2A">
              <w:rPr>
                <w:rFonts w:ascii="Times New Roman" w:eastAsia="Times New Roman" w:hAnsi="Times New Roman" w:cs="Times New Roman"/>
                <w:b/>
                <w:bCs/>
              </w:rPr>
              <w:t xml:space="preserve">Mitigation </w:t>
            </w:r>
          </w:p>
        </w:tc>
        <w:tc>
          <w:tcPr>
            <w:tcW w:w="850" w:type="dxa"/>
          </w:tcPr>
          <w:p w14:paraId="19EF94F7" w14:textId="2C1A8EE1" w:rsidR="33AE97AE" w:rsidRPr="006A4C2A" w:rsidRDefault="41F995F7" w:rsidP="5B50B6F8">
            <w:pPr>
              <w:rPr>
                <w:rFonts w:ascii="Times New Roman" w:eastAsia="Times New Roman" w:hAnsi="Times New Roman" w:cs="Times New Roman"/>
                <w:b/>
                <w:bCs/>
              </w:rPr>
            </w:pPr>
            <w:r w:rsidRPr="006A4C2A">
              <w:rPr>
                <w:rFonts w:ascii="Times New Roman" w:eastAsia="Times New Roman" w:hAnsi="Times New Roman" w:cs="Times New Roman"/>
                <w:b/>
                <w:bCs/>
              </w:rPr>
              <w:t>Owner</w:t>
            </w:r>
          </w:p>
        </w:tc>
      </w:tr>
      <w:tr w:rsidR="2FC107F1" w:rsidRPr="006A4C2A" w14:paraId="11D5EB00" w14:textId="77777777" w:rsidTr="392403C2">
        <w:trPr>
          <w:trHeight w:val="300"/>
        </w:trPr>
        <w:tc>
          <w:tcPr>
            <w:tcW w:w="846" w:type="dxa"/>
          </w:tcPr>
          <w:p w14:paraId="51F3B2A2" w14:textId="11DA2134" w:rsidR="62B6C78A" w:rsidRPr="006A4C2A" w:rsidRDefault="0087601D"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R01</w:t>
            </w:r>
          </w:p>
        </w:tc>
        <w:tc>
          <w:tcPr>
            <w:tcW w:w="1701" w:type="dxa"/>
          </w:tcPr>
          <w:p w14:paraId="631BBC02" w14:textId="2B99B76E" w:rsidR="042399CD" w:rsidRPr="006A4C2A" w:rsidRDefault="4A9A470C"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If a user forgot the password, it could cause a login error.</w:t>
            </w:r>
          </w:p>
        </w:tc>
        <w:tc>
          <w:tcPr>
            <w:tcW w:w="1134" w:type="dxa"/>
          </w:tcPr>
          <w:p w14:paraId="719AFF17" w14:textId="2A08B0BD" w:rsidR="2FC107F1" w:rsidRPr="006A4C2A" w:rsidRDefault="2285CA3B"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276" w:type="dxa"/>
          </w:tcPr>
          <w:p w14:paraId="06F58FF6" w14:textId="09ABDB9C" w:rsidR="6985ACE2" w:rsidRPr="006A4C2A" w:rsidRDefault="0A8F71D8"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Moderate</w:t>
            </w:r>
          </w:p>
        </w:tc>
        <w:tc>
          <w:tcPr>
            <w:tcW w:w="1417" w:type="dxa"/>
          </w:tcPr>
          <w:p w14:paraId="6649CB07" w14:textId="12CE2D12" w:rsidR="6985ACE2" w:rsidRPr="006A4C2A" w:rsidRDefault="38D8482E" w:rsidP="006D4150">
            <w:pPr>
              <w:spacing w:before="0" w:after="0"/>
              <w:rPr>
                <w:rFonts w:ascii="Times New Roman" w:eastAsia="Times New Roman" w:hAnsi="Times New Roman" w:cs="Times New Roman"/>
              </w:rPr>
            </w:pPr>
            <w:proofErr w:type="gramStart"/>
            <w:r w:rsidRPr="006A4C2A">
              <w:rPr>
                <w:rFonts w:ascii="Times New Roman" w:eastAsia="Times New Roman" w:hAnsi="Times New Roman" w:cs="Times New Roman"/>
              </w:rPr>
              <w:t>User</w:t>
            </w:r>
            <w:proofErr w:type="gramEnd"/>
            <w:r w:rsidRPr="006A4C2A">
              <w:rPr>
                <w:rFonts w:ascii="Times New Roman" w:eastAsia="Times New Roman" w:hAnsi="Times New Roman" w:cs="Times New Roman"/>
              </w:rPr>
              <w:t xml:space="preserve"> may abandon login due to frustration</w:t>
            </w:r>
          </w:p>
        </w:tc>
        <w:tc>
          <w:tcPr>
            <w:tcW w:w="2552" w:type="dxa"/>
          </w:tcPr>
          <w:p w14:paraId="672EB70F" w14:textId="07383047" w:rsidR="6135B494" w:rsidRPr="006A4C2A" w:rsidRDefault="645DCE91"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Implementing the feature- “Forgot Password”</w:t>
            </w:r>
          </w:p>
        </w:tc>
        <w:tc>
          <w:tcPr>
            <w:tcW w:w="850" w:type="dxa"/>
          </w:tcPr>
          <w:p w14:paraId="254D6A9B" w14:textId="212A0DC9" w:rsidR="4B0C6B9D" w:rsidRPr="006A4C2A" w:rsidRDefault="06E5B1D8" w:rsidP="10CD7A87">
            <w:pPr>
              <w:rPr>
                <w:rFonts w:ascii="Times New Roman" w:eastAsia="Times New Roman" w:hAnsi="Times New Roman" w:cs="Times New Roman"/>
                <w:b/>
                <w:bCs/>
              </w:rPr>
            </w:pPr>
            <w:r w:rsidRPr="006A4C2A">
              <w:rPr>
                <w:rFonts w:ascii="Times New Roman" w:eastAsia="Times New Roman" w:hAnsi="Times New Roman" w:cs="Times New Roman"/>
                <w:b/>
                <w:bCs/>
              </w:rPr>
              <w:t>ISHA</w:t>
            </w:r>
          </w:p>
          <w:p w14:paraId="20F01A93" w14:textId="50EB7812" w:rsidR="4B0C6B9D" w:rsidRPr="006A4C2A" w:rsidRDefault="4B0C6B9D" w:rsidP="5B50B6F8">
            <w:pPr>
              <w:rPr>
                <w:rFonts w:ascii="Times New Roman" w:eastAsia="Times New Roman" w:hAnsi="Times New Roman" w:cs="Times New Roman"/>
              </w:rPr>
            </w:pPr>
          </w:p>
        </w:tc>
      </w:tr>
      <w:tr w:rsidR="2FC107F1" w:rsidRPr="006A4C2A" w14:paraId="76DF5808" w14:textId="77777777" w:rsidTr="392403C2">
        <w:trPr>
          <w:trHeight w:val="1000"/>
        </w:trPr>
        <w:tc>
          <w:tcPr>
            <w:tcW w:w="846" w:type="dxa"/>
          </w:tcPr>
          <w:p w14:paraId="5E113F7D" w14:textId="6023B506" w:rsidR="52057D9E" w:rsidRPr="006A4C2A" w:rsidRDefault="031C78C4"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R02</w:t>
            </w:r>
          </w:p>
        </w:tc>
        <w:tc>
          <w:tcPr>
            <w:tcW w:w="1701" w:type="dxa"/>
          </w:tcPr>
          <w:p w14:paraId="3D61AB78" w14:textId="097268E8"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Security </w:t>
            </w:r>
            <w:r w:rsidR="0F15796D" w:rsidRPr="006A4C2A">
              <w:rPr>
                <w:rFonts w:ascii="Times New Roman" w:eastAsia="Times New Roman" w:hAnsi="Times New Roman" w:cs="Times New Roman"/>
              </w:rPr>
              <w:t>Breach</w:t>
            </w:r>
          </w:p>
        </w:tc>
        <w:tc>
          <w:tcPr>
            <w:tcW w:w="1134" w:type="dxa"/>
          </w:tcPr>
          <w:p w14:paraId="035E92C2" w14:textId="25BDFDAF" w:rsidR="2FC107F1" w:rsidRPr="006A4C2A" w:rsidRDefault="53F7125F"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Security</w:t>
            </w:r>
          </w:p>
        </w:tc>
        <w:tc>
          <w:tcPr>
            <w:tcW w:w="1276" w:type="dxa"/>
          </w:tcPr>
          <w:p w14:paraId="0F3887AB" w14:textId="2BE993DE"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Moderate</w:t>
            </w:r>
          </w:p>
        </w:tc>
        <w:tc>
          <w:tcPr>
            <w:tcW w:w="1417" w:type="dxa"/>
          </w:tcPr>
          <w:p w14:paraId="17659B4B" w14:textId="782B9EBB"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Unauthorized access</w:t>
            </w:r>
            <w:r w:rsidR="58E60162" w:rsidRPr="006A4C2A">
              <w:rPr>
                <w:rFonts w:ascii="Times New Roman" w:eastAsia="Times New Roman" w:hAnsi="Times New Roman" w:cs="Times New Roman"/>
              </w:rPr>
              <w:t xml:space="preserve"> &amp;</w:t>
            </w:r>
            <w:r w:rsidR="3CAE2A14" w:rsidRPr="006A4C2A">
              <w:rPr>
                <w:rFonts w:ascii="Times New Roman" w:eastAsia="Times New Roman" w:hAnsi="Times New Roman" w:cs="Times New Roman"/>
              </w:rPr>
              <w:t xml:space="preserve"> compromising </w:t>
            </w:r>
            <w:r w:rsidR="5D6DBC4B" w:rsidRPr="006A4C2A">
              <w:rPr>
                <w:rFonts w:ascii="Times New Roman" w:eastAsia="Times New Roman" w:hAnsi="Times New Roman" w:cs="Times New Roman"/>
              </w:rPr>
              <w:t>user data</w:t>
            </w:r>
          </w:p>
        </w:tc>
        <w:tc>
          <w:tcPr>
            <w:tcW w:w="2552" w:type="dxa"/>
          </w:tcPr>
          <w:p w14:paraId="109B0912" w14:textId="0364A2B9"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Hash </w:t>
            </w:r>
            <w:r w:rsidR="3E5B3846" w:rsidRPr="006A4C2A">
              <w:rPr>
                <w:rFonts w:ascii="Times New Roman" w:eastAsia="Times New Roman" w:hAnsi="Times New Roman" w:cs="Times New Roman"/>
              </w:rPr>
              <w:t>passwords</w:t>
            </w:r>
            <w:r w:rsidR="105C6574" w:rsidRPr="006A4C2A">
              <w:rPr>
                <w:rFonts w:ascii="Times New Roman" w:eastAsia="Times New Roman" w:hAnsi="Times New Roman" w:cs="Times New Roman"/>
              </w:rPr>
              <w:t xml:space="preserve"> using </w:t>
            </w:r>
            <w:proofErr w:type="spellStart"/>
            <w:r w:rsidR="105C6574" w:rsidRPr="006A4C2A">
              <w:rPr>
                <w:rFonts w:ascii="Times New Roman" w:eastAsia="Times New Roman" w:hAnsi="Times New Roman" w:cs="Times New Roman"/>
              </w:rPr>
              <w:t>bcrypt</w:t>
            </w:r>
            <w:proofErr w:type="spellEnd"/>
            <w:r w:rsidR="3E5B3846" w:rsidRPr="006A4C2A">
              <w:rPr>
                <w:rFonts w:ascii="Times New Roman" w:eastAsia="Times New Roman" w:hAnsi="Times New Roman" w:cs="Times New Roman"/>
              </w:rPr>
              <w:t>, pass</w:t>
            </w:r>
            <w:r w:rsidR="7EA8607A" w:rsidRPr="006A4C2A">
              <w:rPr>
                <w:rFonts w:ascii="Times New Roman" w:eastAsia="Times New Roman" w:hAnsi="Times New Roman" w:cs="Times New Roman"/>
              </w:rPr>
              <w:t xml:space="preserve"> strength</w:t>
            </w:r>
            <w:r w:rsidRPr="006A4C2A">
              <w:rPr>
                <w:rFonts w:ascii="Times New Roman" w:eastAsia="Times New Roman" w:hAnsi="Times New Roman" w:cs="Times New Roman"/>
              </w:rPr>
              <w:t xml:space="preserve"> </w:t>
            </w:r>
            <w:r w:rsidR="610F9510" w:rsidRPr="006A4C2A">
              <w:rPr>
                <w:rFonts w:ascii="Times New Roman" w:eastAsia="Times New Roman" w:hAnsi="Times New Roman" w:cs="Times New Roman"/>
              </w:rPr>
              <w:t xml:space="preserve">&amp; </w:t>
            </w:r>
            <w:r w:rsidR="46154B03" w:rsidRPr="006A4C2A">
              <w:rPr>
                <w:rFonts w:ascii="Times New Roman" w:eastAsia="Times New Roman" w:hAnsi="Times New Roman" w:cs="Times New Roman"/>
              </w:rPr>
              <w:t>keep</w:t>
            </w:r>
            <w:r w:rsidR="610F9510" w:rsidRPr="006A4C2A">
              <w:rPr>
                <w:rFonts w:ascii="Times New Roman" w:eastAsia="Times New Roman" w:hAnsi="Times New Roman" w:cs="Times New Roman"/>
              </w:rPr>
              <w:t xml:space="preserve"> </w:t>
            </w:r>
            <w:r w:rsidR="0FDA66E7" w:rsidRPr="006A4C2A">
              <w:rPr>
                <w:rFonts w:ascii="Times New Roman" w:eastAsia="Times New Roman" w:hAnsi="Times New Roman" w:cs="Times New Roman"/>
              </w:rPr>
              <w:t>track</w:t>
            </w:r>
            <w:r w:rsidR="610F9510" w:rsidRPr="006A4C2A">
              <w:rPr>
                <w:rFonts w:ascii="Times New Roman" w:eastAsia="Times New Roman" w:hAnsi="Times New Roman" w:cs="Times New Roman"/>
              </w:rPr>
              <w:t xml:space="preserve"> </w:t>
            </w:r>
            <w:r w:rsidR="19BEF3FC" w:rsidRPr="006A4C2A">
              <w:rPr>
                <w:rFonts w:ascii="Times New Roman" w:eastAsia="Times New Roman" w:hAnsi="Times New Roman" w:cs="Times New Roman"/>
              </w:rPr>
              <w:t>of</w:t>
            </w:r>
            <w:r w:rsidR="610F9510" w:rsidRPr="006A4C2A">
              <w:rPr>
                <w:rFonts w:ascii="Times New Roman" w:eastAsia="Times New Roman" w:hAnsi="Times New Roman" w:cs="Times New Roman"/>
              </w:rPr>
              <w:t xml:space="preserve"> monthly login attempts.</w:t>
            </w:r>
          </w:p>
        </w:tc>
        <w:tc>
          <w:tcPr>
            <w:tcW w:w="850" w:type="dxa"/>
          </w:tcPr>
          <w:p w14:paraId="551F0997" w14:textId="212A0DC9" w:rsidR="598D80CB" w:rsidRPr="006A4C2A" w:rsidRDefault="1E8C638D" w:rsidP="10CD7A87">
            <w:pPr>
              <w:rPr>
                <w:rFonts w:ascii="Times New Roman" w:eastAsia="Times New Roman" w:hAnsi="Times New Roman" w:cs="Times New Roman"/>
                <w:b/>
                <w:bCs/>
              </w:rPr>
            </w:pPr>
            <w:r w:rsidRPr="006A4C2A">
              <w:rPr>
                <w:rFonts w:ascii="Times New Roman" w:eastAsia="Times New Roman" w:hAnsi="Times New Roman" w:cs="Times New Roman"/>
                <w:b/>
                <w:bCs/>
              </w:rPr>
              <w:t>ISHA</w:t>
            </w:r>
          </w:p>
          <w:p w14:paraId="61B5C400" w14:textId="3D79A460" w:rsidR="598D80CB" w:rsidRPr="006A4C2A" w:rsidRDefault="598D80CB" w:rsidP="5B50B6F8">
            <w:pPr>
              <w:rPr>
                <w:rFonts w:ascii="Times New Roman" w:eastAsia="Times New Roman" w:hAnsi="Times New Roman" w:cs="Times New Roman"/>
              </w:rPr>
            </w:pPr>
          </w:p>
        </w:tc>
      </w:tr>
      <w:tr w:rsidR="2FC107F1" w:rsidRPr="006A4C2A" w14:paraId="5F3B142C" w14:textId="77777777" w:rsidTr="392403C2">
        <w:trPr>
          <w:trHeight w:val="300"/>
        </w:trPr>
        <w:tc>
          <w:tcPr>
            <w:tcW w:w="846" w:type="dxa"/>
          </w:tcPr>
          <w:p w14:paraId="0AE068C5" w14:textId="379D7FD2" w:rsidR="7BEA156B" w:rsidRPr="006A4C2A" w:rsidRDefault="2BE59EEA"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R03</w:t>
            </w:r>
          </w:p>
        </w:tc>
        <w:tc>
          <w:tcPr>
            <w:tcW w:w="1701" w:type="dxa"/>
          </w:tcPr>
          <w:p w14:paraId="47194E8D" w14:textId="365F1E0D" w:rsidR="5B04D002" w:rsidRPr="006A4C2A" w:rsidRDefault="686E907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Server down</w:t>
            </w:r>
            <w:r w:rsidR="1114AEEE" w:rsidRPr="006A4C2A">
              <w:rPr>
                <w:rFonts w:ascii="Times New Roman" w:eastAsia="Times New Roman" w:hAnsi="Times New Roman" w:cs="Times New Roman"/>
              </w:rPr>
              <w:t>time</w:t>
            </w:r>
          </w:p>
        </w:tc>
        <w:tc>
          <w:tcPr>
            <w:tcW w:w="1134" w:type="dxa"/>
          </w:tcPr>
          <w:p w14:paraId="019635F7" w14:textId="06CDA2F9" w:rsidR="2FC107F1" w:rsidRPr="006A4C2A" w:rsidRDefault="22BF9618"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276" w:type="dxa"/>
          </w:tcPr>
          <w:p w14:paraId="77563533" w14:textId="3F77F00D" w:rsidR="5B04D002" w:rsidRPr="006A4C2A" w:rsidRDefault="686E907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Low</w:t>
            </w:r>
          </w:p>
        </w:tc>
        <w:tc>
          <w:tcPr>
            <w:tcW w:w="1417" w:type="dxa"/>
          </w:tcPr>
          <w:p w14:paraId="00DF5FB9" w14:textId="2FB9A80C" w:rsidR="5B04D002" w:rsidRPr="006A4C2A" w:rsidRDefault="686E907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Impact on user experience </w:t>
            </w:r>
            <w:r w:rsidR="17191BE1" w:rsidRPr="006A4C2A">
              <w:rPr>
                <w:rFonts w:ascii="Times New Roman" w:eastAsia="Times New Roman" w:hAnsi="Times New Roman" w:cs="Times New Roman"/>
              </w:rPr>
              <w:t>as it led to temporary loss of access.</w:t>
            </w:r>
          </w:p>
        </w:tc>
        <w:tc>
          <w:tcPr>
            <w:tcW w:w="2552" w:type="dxa"/>
          </w:tcPr>
          <w:p w14:paraId="0DB89AF5" w14:textId="71CDF929" w:rsidR="5B04D002" w:rsidRPr="006A4C2A" w:rsidRDefault="686E907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Monitoring on </w:t>
            </w:r>
            <w:r w:rsidR="55D9A7E3" w:rsidRPr="006A4C2A">
              <w:rPr>
                <w:rFonts w:ascii="Times New Roman" w:eastAsia="Times New Roman" w:hAnsi="Times New Roman" w:cs="Times New Roman"/>
              </w:rPr>
              <w:t>time,</w:t>
            </w:r>
            <w:r w:rsidRPr="006A4C2A">
              <w:rPr>
                <w:rFonts w:ascii="Times New Roman" w:eastAsia="Times New Roman" w:hAnsi="Times New Roman" w:cs="Times New Roman"/>
              </w:rPr>
              <w:t xml:space="preserve"> </w:t>
            </w:r>
            <w:r w:rsidR="7C91423E" w:rsidRPr="006A4C2A">
              <w:rPr>
                <w:rFonts w:ascii="Times New Roman" w:eastAsia="Times New Roman" w:hAnsi="Times New Roman" w:cs="Times New Roman"/>
              </w:rPr>
              <w:t>like implementing an auto alert system for downtime</w:t>
            </w:r>
            <w:r w:rsidR="1DC513F6" w:rsidRPr="006A4C2A">
              <w:rPr>
                <w:rFonts w:ascii="Times New Roman" w:eastAsia="Times New Roman" w:hAnsi="Times New Roman" w:cs="Times New Roman"/>
              </w:rPr>
              <w:t xml:space="preserve"> and</w:t>
            </w:r>
            <w:r w:rsidR="4E787E91" w:rsidRPr="006A4C2A">
              <w:rPr>
                <w:rFonts w:ascii="Times New Roman" w:eastAsia="Times New Roman" w:hAnsi="Times New Roman" w:cs="Times New Roman"/>
              </w:rPr>
              <w:t xml:space="preserve"> log server health metrics weekly.</w:t>
            </w:r>
          </w:p>
        </w:tc>
        <w:tc>
          <w:tcPr>
            <w:tcW w:w="850" w:type="dxa"/>
          </w:tcPr>
          <w:p w14:paraId="4D77151F" w14:textId="212A0DC9" w:rsidR="584DA220" w:rsidRPr="006A4C2A" w:rsidRDefault="2A3C6BED" w:rsidP="10CD7A87">
            <w:pPr>
              <w:rPr>
                <w:rFonts w:ascii="Times New Roman" w:eastAsia="Times New Roman" w:hAnsi="Times New Roman" w:cs="Times New Roman"/>
                <w:b/>
                <w:bCs/>
              </w:rPr>
            </w:pPr>
            <w:r w:rsidRPr="006A4C2A">
              <w:rPr>
                <w:rFonts w:ascii="Times New Roman" w:eastAsia="Times New Roman" w:hAnsi="Times New Roman" w:cs="Times New Roman"/>
                <w:b/>
                <w:bCs/>
              </w:rPr>
              <w:t>ISHA</w:t>
            </w:r>
          </w:p>
          <w:p w14:paraId="778D3E66" w14:textId="024FEBD4" w:rsidR="584DA220" w:rsidRPr="006A4C2A" w:rsidRDefault="584DA220" w:rsidP="5B50B6F8">
            <w:pPr>
              <w:rPr>
                <w:rFonts w:ascii="Times New Roman" w:eastAsia="Times New Roman" w:hAnsi="Times New Roman" w:cs="Times New Roman"/>
              </w:rPr>
            </w:pPr>
          </w:p>
        </w:tc>
      </w:tr>
      <w:tr w:rsidR="2FC107F1" w:rsidRPr="006A4C2A" w14:paraId="4B95C259" w14:textId="77777777" w:rsidTr="392403C2">
        <w:trPr>
          <w:trHeight w:val="864"/>
        </w:trPr>
        <w:tc>
          <w:tcPr>
            <w:tcW w:w="846" w:type="dxa"/>
          </w:tcPr>
          <w:p w14:paraId="2386514D" w14:textId="30D7F916" w:rsidR="29ABDC47" w:rsidRPr="006A4C2A" w:rsidRDefault="4D962F23"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R04</w:t>
            </w:r>
          </w:p>
        </w:tc>
        <w:tc>
          <w:tcPr>
            <w:tcW w:w="1701" w:type="dxa"/>
          </w:tcPr>
          <w:p w14:paraId="63064FCA" w14:textId="4063D0E6"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Poll fake voting </w:t>
            </w:r>
          </w:p>
        </w:tc>
        <w:tc>
          <w:tcPr>
            <w:tcW w:w="1134" w:type="dxa"/>
          </w:tcPr>
          <w:p w14:paraId="072861F6" w14:textId="4D20F2A0" w:rsidR="2FC107F1" w:rsidRPr="006A4C2A" w:rsidRDefault="287A6308"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276" w:type="dxa"/>
          </w:tcPr>
          <w:p w14:paraId="11E032C5" w14:textId="47D0E640"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Moderate</w:t>
            </w:r>
          </w:p>
        </w:tc>
        <w:tc>
          <w:tcPr>
            <w:tcW w:w="1417" w:type="dxa"/>
          </w:tcPr>
          <w:p w14:paraId="6D246C51" w14:textId="591C0B93" w:rsidR="6A5D2A2C" w:rsidRPr="006A4C2A" w:rsidRDefault="5C017E7E" w:rsidP="00182DAA">
            <w:pPr>
              <w:spacing w:before="0" w:after="0"/>
              <w:rPr>
                <w:rFonts w:ascii="Times New Roman" w:eastAsia="Times New Roman" w:hAnsi="Times New Roman" w:cs="Times New Roman"/>
              </w:rPr>
            </w:pPr>
            <w:r w:rsidRPr="006A4C2A">
              <w:rPr>
                <w:rFonts w:ascii="Times New Roman" w:eastAsia="Times New Roman" w:hAnsi="Times New Roman" w:cs="Times New Roman"/>
              </w:rPr>
              <w:t>Unfair</w:t>
            </w:r>
            <w:r w:rsidR="553B66CE" w:rsidRPr="006A4C2A">
              <w:rPr>
                <w:rFonts w:ascii="Times New Roman" w:eastAsia="Times New Roman" w:hAnsi="Times New Roman" w:cs="Times New Roman"/>
              </w:rPr>
              <w:t xml:space="preserve"> poll</w:t>
            </w:r>
            <w:r w:rsidRPr="006A4C2A">
              <w:rPr>
                <w:rFonts w:ascii="Times New Roman" w:eastAsia="Times New Roman" w:hAnsi="Times New Roman" w:cs="Times New Roman"/>
              </w:rPr>
              <w:t xml:space="preserve"> results</w:t>
            </w:r>
          </w:p>
        </w:tc>
        <w:tc>
          <w:tcPr>
            <w:tcW w:w="2552" w:type="dxa"/>
          </w:tcPr>
          <w:p w14:paraId="14FEE4FB" w14:textId="0A1EE781" w:rsidR="6A5D2A2C" w:rsidRPr="006A4C2A" w:rsidRDefault="5C017E7E"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Implementing CAPTCHA &amp; one </w:t>
            </w:r>
            <w:r w:rsidR="7E59045B" w:rsidRPr="006A4C2A">
              <w:rPr>
                <w:rFonts w:ascii="Times New Roman" w:eastAsia="Times New Roman" w:hAnsi="Times New Roman" w:cs="Times New Roman"/>
              </w:rPr>
              <w:t>vote per account</w:t>
            </w:r>
            <w:r w:rsidR="3E77E45D" w:rsidRPr="006A4C2A">
              <w:rPr>
                <w:rFonts w:ascii="Times New Roman" w:eastAsia="Times New Roman" w:hAnsi="Times New Roman" w:cs="Times New Roman"/>
              </w:rPr>
              <w:t xml:space="preserve"> </w:t>
            </w:r>
            <w:r w:rsidR="4F1F5480" w:rsidRPr="006A4C2A">
              <w:rPr>
                <w:rFonts w:ascii="Times New Roman" w:eastAsia="Times New Roman" w:hAnsi="Times New Roman" w:cs="Times New Roman"/>
              </w:rPr>
              <w:t>and</w:t>
            </w:r>
            <w:r w:rsidR="3E77E45D" w:rsidRPr="006A4C2A">
              <w:rPr>
                <w:rFonts w:ascii="Times New Roman" w:eastAsia="Times New Roman" w:hAnsi="Times New Roman" w:cs="Times New Roman"/>
              </w:rPr>
              <w:t xml:space="preserve"> </w:t>
            </w:r>
            <w:r w:rsidR="7BA20632" w:rsidRPr="006A4C2A">
              <w:rPr>
                <w:rFonts w:ascii="Times New Roman" w:eastAsia="Times New Roman" w:hAnsi="Times New Roman" w:cs="Times New Roman"/>
              </w:rPr>
              <w:t>monitoring</w:t>
            </w:r>
            <w:r w:rsidR="3E77E45D" w:rsidRPr="006A4C2A">
              <w:rPr>
                <w:rFonts w:ascii="Times New Roman" w:eastAsia="Times New Roman" w:hAnsi="Times New Roman" w:cs="Times New Roman"/>
              </w:rPr>
              <w:t xml:space="preserve"> voting patterns.</w:t>
            </w:r>
          </w:p>
        </w:tc>
        <w:tc>
          <w:tcPr>
            <w:tcW w:w="850" w:type="dxa"/>
          </w:tcPr>
          <w:p w14:paraId="69D4D788" w14:textId="212A0DC9" w:rsidR="00FD938B" w:rsidRPr="006A4C2A" w:rsidRDefault="0AE0CFB8" w:rsidP="10CD7A87">
            <w:pPr>
              <w:rPr>
                <w:rFonts w:ascii="Times New Roman" w:eastAsia="Times New Roman" w:hAnsi="Times New Roman" w:cs="Times New Roman"/>
                <w:b/>
                <w:bCs/>
              </w:rPr>
            </w:pPr>
            <w:r w:rsidRPr="006A4C2A">
              <w:rPr>
                <w:rFonts w:ascii="Times New Roman" w:eastAsia="Times New Roman" w:hAnsi="Times New Roman" w:cs="Times New Roman"/>
                <w:b/>
                <w:bCs/>
              </w:rPr>
              <w:t>ISHA</w:t>
            </w:r>
          </w:p>
          <w:p w14:paraId="7C8AE05A" w14:textId="66164B35" w:rsidR="00FD938B" w:rsidRPr="006A4C2A" w:rsidRDefault="00FD938B" w:rsidP="5B50B6F8">
            <w:pPr>
              <w:rPr>
                <w:rFonts w:ascii="Times New Roman" w:eastAsia="Times New Roman" w:hAnsi="Times New Roman" w:cs="Times New Roman"/>
              </w:rPr>
            </w:pPr>
          </w:p>
        </w:tc>
      </w:tr>
      <w:tr w:rsidR="2FC107F1" w:rsidRPr="006A4C2A" w14:paraId="6B3196AC" w14:textId="77777777" w:rsidTr="392403C2">
        <w:trPr>
          <w:trHeight w:val="60"/>
        </w:trPr>
        <w:tc>
          <w:tcPr>
            <w:tcW w:w="846" w:type="dxa"/>
          </w:tcPr>
          <w:p w14:paraId="14EE9A13" w14:textId="2EB0A73A" w:rsidR="4E803085" w:rsidRPr="006A4C2A" w:rsidRDefault="28822282"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R05</w:t>
            </w:r>
          </w:p>
        </w:tc>
        <w:tc>
          <w:tcPr>
            <w:tcW w:w="1701" w:type="dxa"/>
          </w:tcPr>
          <w:p w14:paraId="09B93F02" w14:textId="7DC4D2C2" w:rsidR="2FC107F1" w:rsidRPr="006A4C2A" w:rsidRDefault="68034169"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 xml:space="preserve">Reward system abused by point </w:t>
            </w:r>
            <w:r w:rsidR="160C9EC9" w:rsidRPr="006A4C2A">
              <w:rPr>
                <w:rFonts w:ascii="Times New Roman" w:eastAsia="Times New Roman" w:hAnsi="Times New Roman" w:cs="Times New Roman"/>
              </w:rPr>
              <w:t>repetition</w:t>
            </w:r>
          </w:p>
        </w:tc>
        <w:tc>
          <w:tcPr>
            <w:tcW w:w="1134" w:type="dxa"/>
          </w:tcPr>
          <w:p w14:paraId="7E554A24" w14:textId="0B3CE18E" w:rsidR="2FC107F1" w:rsidRPr="006A4C2A" w:rsidRDefault="44E1E0D6"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Security</w:t>
            </w:r>
          </w:p>
        </w:tc>
        <w:tc>
          <w:tcPr>
            <w:tcW w:w="1276" w:type="dxa"/>
          </w:tcPr>
          <w:p w14:paraId="4E2EF2C2" w14:textId="1AC9975F" w:rsidR="2FC107F1" w:rsidRPr="006A4C2A" w:rsidRDefault="44E1E0D6"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Moderate</w:t>
            </w:r>
          </w:p>
        </w:tc>
        <w:tc>
          <w:tcPr>
            <w:tcW w:w="1417" w:type="dxa"/>
          </w:tcPr>
          <w:p w14:paraId="78263738" w14:textId="4C3A93DC" w:rsidR="2FC107F1" w:rsidRPr="006A4C2A" w:rsidRDefault="072A14D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Decreased Trust in the System</w:t>
            </w:r>
          </w:p>
        </w:tc>
        <w:tc>
          <w:tcPr>
            <w:tcW w:w="2552" w:type="dxa"/>
          </w:tcPr>
          <w:p w14:paraId="519C9F4E" w14:textId="0E11D36D" w:rsidR="2FC107F1" w:rsidRPr="006A4C2A" w:rsidRDefault="0BC696A5" w:rsidP="006D4150">
            <w:pPr>
              <w:spacing w:before="0" w:after="0"/>
              <w:rPr>
                <w:rFonts w:ascii="Times New Roman" w:eastAsia="Times New Roman" w:hAnsi="Times New Roman" w:cs="Times New Roman"/>
              </w:rPr>
            </w:pPr>
            <w:r w:rsidRPr="006A4C2A">
              <w:rPr>
                <w:rFonts w:ascii="Times New Roman" w:eastAsia="Times New Roman" w:hAnsi="Times New Roman" w:cs="Times New Roman"/>
              </w:rPr>
              <w:t>Set redemption limits, track user reward activity, and enforce cooldown periods</w:t>
            </w:r>
          </w:p>
          <w:p w14:paraId="3E4CCE98" w14:textId="1603D670" w:rsidR="2FC107F1" w:rsidRPr="006A4C2A" w:rsidRDefault="2FC107F1" w:rsidP="006D4150">
            <w:pPr>
              <w:spacing w:before="0" w:after="0"/>
              <w:rPr>
                <w:rFonts w:ascii="Times New Roman" w:eastAsia="Times New Roman" w:hAnsi="Times New Roman" w:cs="Times New Roman"/>
              </w:rPr>
            </w:pPr>
          </w:p>
        </w:tc>
        <w:tc>
          <w:tcPr>
            <w:tcW w:w="850" w:type="dxa"/>
          </w:tcPr>
          <w:p w14:paraId="4492B702" w14:textId="54CC2098" w:rsidR="00FD938B" w:rsidRPr="006A4C2A" w:rsidRDefault="2245E921" w:rsidP="10CD7A87">
            <w:pPr>
              <w:rPr>
                <w:rFonts w:ascii="Times New Roman" w:eastAsia="Times New Roman" w:hAnsi="Times New Roman" w:cs="Times New Roman"/>
                <w:b/>
                <w:bCs/>
              </w:rPr>
            </w:pPr>
            <w:r w:rsidRPr="006A4C2A">
              <w:rPr>
                <w:rFonts w:ascii="Times New Roman" w:eastAsia="Times New Roman" w:hAnsi="Times New Roman" w:cs="Times New Roman"/>
                <w:b/>
                <w:bCs/>
              </w:rPr>
              <w:t>ISHA</w:t>
            </w:r>
            <w:r w:rsidRPr="006A4C2A">
              <w:rPr>
                <w:rFonts w:ascii="Times New Roman" w:eastAsia="Times New Roman" w:hAnsi="Times New Roman" w:cs="Times New Roman"/>
              </w:rPr>
              <w:t xml:space="preserve"> </w:t>
            </w:r>
          </w:p>
          <w:p w14:paraId="2AE3F1EC" w14:textId="735EFD75" w:rsidR="00FD938B" w:rsidRPr="006A4C2A" w:rsidRDefault="00FD938B" w:rsidP="5B50B6F8">
            <w:pPr>
              <w:rPr>
                <w:rFonts w:ascii="Times New Roman" w:eastAsia="Times New Roman" w:hAnsi="Times New Roman" w:cs="Times New Roman"/>
              </w:rPr>
            </w:pPr>
          </w:p>
        </w:tc>
      </w:tr>
    </w:tbl>
    <w:p w14:paraId="7E9FA725" w14:textId="77777777" w:rsidR="00182DAA" w:rsidRPr="006A4C2A" w:rsidRDefault="00182DAA" w:rsidP="5B50B6F8">
      <w:pPr>
        <w:spacing w:before="0" w:after="0"/>
        <w:rPr>
          <w:rFonts w:ascii="Times New Roman" w:eastAsia="Times New Roman" w:hAnsi="Times New Roman" w:cs="Times New Roman"/>
          <w:b/>
          <w:bCs/>
          <w:color w:val="000000" w:themeColor="text1"/>
          <w:sz w:val="24"/>
          <w:szCs w:val="24"/>
        </w:rPr>
      </w:pPr>
    </w:p>
    <w:p w14:paraId="0A1CB883" w14:textId="2444CE00" w:rsidR="26159C29" w:rsidRPr="006A4C2A" w:rsidRDefault="1BED4782" w:rsidP="392403C2">
      <w:pPr>
        <w:pStyle w:val="Heading2"/>
        <w:rPr>
          <w:rFonts w:ascii="Times New Roman" w:eastAsia="Times New Roman" w:hAnsi="Times New Roman" w:cs="Times New Roman"/>
        </w:rPr>
      </w:pPr>
      <w:bookmarkStart w:id="137" w:name="_Toc201003056"/>
      <w:proofErr w:type="spellStart"/>
      <w:r w:rsidRPr="006A4C2A">
        <w:rPr>
          <w:rFonts w:ascii="Times New Roman" w:eastAsia="Times New Roman" w:hAnsi="Times New Roman" w:cs="Times New Roman"/>
        </w:rPr>
        <w:t>Nupjan</w:t>
      </w:r>
      <w:bookmarkEnd w:id="137"/>
      <w:proofErr w:type="spellEnd"/>
    </w:p>
    <w:tbl>
      <w:tblPr>
        <w:tblStyle w:val="TableGrid"/>
        <w:tblW w:w="9776" w:type="dxa"/>
        <w:tblLayout w:type="fixed"/>
        <w:tblLook w:val="06A0" w:firstRow="1" w:lastRow="0" w:firstColumn="1" w:lastColumn="0" w:noHBand="1" w:noVBand="1"/>
      </w:tblPr>
      <w:tblGrid>
        <w:gridCol w:w="585"/>
        <w:gridCol w:w="1820"/>
        <w:gridCol w:w="1276"/>
        <w:gridCol w:w="1276"/>
        <w:gridCol w:w="992"/>
        <w:gridCol w:w="2551"/>
        <w:gridCol w:w="1276"/>
      </w:tblGrid>
      <w:tr w:rsidR="7EC3A0CE" w:rsidRPr="006A4C2A" w14:paraId="58A45F59" w14:textId="77777777" w:rsidTr="392403C2">
        <w:trPr>
          <w:trHeight w:val="300"/>
        </w:trPr>
        <w:tc>
          <w:tcPr>
            <w:tcW w:w="585" w:type="dxa"/>
          </w:tcPr>
          <w:p w14:paraId="5512C251" w14:textId="1D968882"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ID</w:t>
            </w:r>
          </w:p>
        </w:tc>
        <w:tc>
          <w:tcPr>
            <w:tcW w:w="1820" w:type="dxa"/>
          </w:tcPr>
          <w:p w14:paraId="415140AE" w14:textId="134BFBEB"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Risk Description</w:t>
            </w:r>
          </w:p>
        </w:tc>
        <w:tc>
          <w:tcPr>
            <w:tcW w:w="1276" w:type="dxa"/>
          </w:tcPr>
          <w:p w14:paraId="1D39F2B4" w14:textId="18259216"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Category</w:t>
            </w:r>
          </w:p>
        </w:tc>
        <w:tc>
          <w:tcPr>
            <w:tcW w:w="1276" w:type="dxa"/>
          </w:tcPr>
          <w:p w14:paraId="578ED064" w14:textId="1A779CD1"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Likelihood</w:t>
            </w:r>
          </w:p>
        </w:tc>
        <w:tc>
          <w:tcPr>
            <w:tcW w:w="992" w:type="dxa"/>
          </w:tcPr>
          <w:p w14:paraId="0013527E" w14:textId="270A27A3"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Impact</w:t>
            </w:r>
          </w:p>
        </w:tc>
        <w:tc>
          <w:tcPr>
            <w:tcW w:w="2551" w:type="dxa"/>
          </w:tcPr>
          <w:p w14:paraId="48BF7789" w14:textId="79327B2C"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Mitigation Strategy</w:t>
            </w:r>
          </w:p>
        </w:tc>
        <w:tc>
          <w:tcPr>
            <w:tcW w:w="1276" w:type="dxa"/>
          </w:tcPr>
          <w:p w14:paraId="344DBAE3" w14:textId="55234759" w:rsidR="7EC3A0CE" w:rsidRPr="006A4C2A" w:rsidRDefault="3A2A3A35" w:rsidP="5B50B6F8">
            <w:pPr>
              <w:spacing w:before="0" w:after="160"/>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Owner</w:t>
            </w:r>
          </w:p>
        </w:tc>
      </w:tr>
      <w:tr w:rsidR="7EC3A0CE" w:rsidRPr="006A4C2A" w14:paraId="033CFF9E" w14:textId="77777777" w:rsidTr="392403C2">
        <w:trPr>
          <w:trHeight w:val="300"/>
        </w:trPr>
        <w:tc>
          <w:tcPr>
            <w:tcW w:w="585" w:type="dxa"/>
          </w:tcPr>
          <w:p w14:paraId="348F5EF4" w14:textId="0409FB66"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R</w:t>
            </w:r>
            <w:r w:rsidR="75A59F2A" w:rsidRPr="006A4C2A">
              <w:rPr>
                <w:rFonts w:ascii="Times New Roman" w:eastAsia="Times New Roman" w:hAnsi="Times New Roman" w:cs="Times New Roman"/>
                <w:b/>
                <w:bCs/>
                <w:color w:val="000000" w:themeColor="text1"/>
              </w:rPr>
              <w:t>06</w:t>
            </w:r>
          </w:p>
        </w:tc>
        <w:tc>
          <w:tcPr>
            <w:tcW w:w="1820" w:type="dxa"/>
          </w:tcPr>
          <w:p w14:paraId="007285A0" w14:textId="7E0314E7"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Homepage loads slowly on mobile or poor networks</w:t>
            </w:r>
          </w:p>
        </w:tc>
        <w:tc>
          <w:tcPr>
            <w:tcW w:w="1276" w:type="dxa"/>
          </w:tcPr>
          <w:p w14:paraId="65007155" w14:textId="48D9DC11"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Performance</w:t>
            </w:r>
          </w:p>
        </w:tc>
        <w:tc>
          <w:tcPr>
            <w:tcW w:w="1276" w:type="dxa"/>
          </w:tcPr>
          <w:p w14:paraId="35927E1A" w14:textId="5B4E1C96"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High</w:t>
            </w:r>
          </w:p>
        </w:tc>
        <w:tc>
          <w:tcPr>
            <w:tcW w:w="992" w:type="dxa"/>
          </w:tcPr>
          <w:p w14:paraId="31CB207D" w14:textId="4FC8623D"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2551" w:type="dxa"/>
          </w:tcPr>
          <w:p w14:paraId="3492B93D" w14:textId="72B005AA"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Use image compression, CDN, and lazy loading for performance optimization</w:t>
            </w:r>
          </w:p>
        </w:tc>
        <w:tc>
          <w:tcPr>
            <w:tcW w:w="1276" w:type="dxa"/>
          </w:tcPr>
          <w:p w14:paraId="3DFCB2F2" w14:textId="0DDAF2C0" w:rsidR="7EC3A0CE" w:rsidRPr="006A4C2A" w:rsidRDefault="062B25F7" w:rsidP="392403C2">
            <w:pPr>
              <w:spacing w:before="0" w:after="16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NUPJAN</w:t>
            </w:r>
          </w:p>
        </w:tc>
      </w:tr>
      <w:tr w:rsidR="7EC3A0CE" w:rsidRPr="006A4C2A" w14:paraId="78469DA1" w14:textId="77777777" w:rsidTr="392403C2">
        <w:trPr>
          <w:trHeight w:val="300"/>
        </w:trPr>
        <w:tc>
          <w:tcPr>
            <w:tcW w:w="585" w:type="dxa"/>
          </w:tcPr>
          <w:p w14:paraId="2B4C5B1A" w14:textId="12B21346"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R</w:t>
            </w:r>
            <w:r w:rsidR="372340FE" w:rsidRPr="006A4C2A">
              <w:rPr>
                <w:rFonts w:ascii="Times New Roman" w:eastAsia="Times New Roman" w:hAnsi="Times New Roman" w:cs="Times New Roman"/>
                <w:b/>
                <w:bCs/>
                <w:color w:val="000000" w:themeColor="text1"/>
              </w:rPr>
              <w:t>07</w:t>
            </w:r>
          </w:p>
        </w:tc>
        <w:tc>
          <w:tcPr>
            <w:tcW w:w="1820" w:type="dxa"/>
          </w:tcPr>
          <w:p w14:paraId="58087311" w14:textId="73F269FB"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Homepage layout confuses or overwhelms users</w:t>
            </w:r>
          </w:p>
        </w:tc>
        <w:tc>
          <w:tcPr>
            <w:tcW w:w="1276" w:type="dxa"/>
          </w:tcPr>
          <w:p w14:paraId="137024A8" w14:textId="2E759FD9"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UX</w:t>
            </w:r>
          </w:p>
        </w:tc>
        <w:tc>
          <w:tcPr>
            <w:tcW w:w="1276" w:type="dxa"/>
          </w:tcPr>
          <w:p w14:paraId="77DFC3D7" w14:textId="28F69516"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992" w:type="dxa"/>
          </w:tcPr>
          <w:p w14:paraId="3216F881" w14:textId="53946083"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2551" w:type="dxa"/>
          </w:tcPr>
          <w:p w14:paraId="2A09AC0A" w14:textId="3C6387AD"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Run usability testing and simplify layout based on feedback</w:t>
            </w:r>
          </w:p>
        </w:tc>
        <w:tc>
          <w:tcPr>
            <w:tcW w:w="1276" w:type="dxa"/>
          </w:tcPr>
          <w:p w14:paraId="00D5D5BA" w14:textId="3FFB8309" w:rsidR="7EC3A0CE" w:rsidRPr="006A4C2A" w:rsidRDefault="7252B1EA" w:rsidP="392403C2">
            <w:pPr>
              <w:spacing w:before="0" w:after="160"/>
              <w:rPr>
                <w:rFonts w:ascii="Times New Roman" w:eastAsia="Times New Roman" w:hAnsi="Times New Roman" w:cs="Times New Roman"/>
                <w:color w:val="000000" w:themeColor="text1"/>
                <w:sz w:val="24"/>
                <w:szCs w:val="24"/>
              </w:rPr>
            </w:pPr>
            <w:r w:rsidRPr="006A4C2A">
              <w:rPr>
                <w:rFonts w:ascii="Times New Roman" w:eastAsia="Times New Roman" w:hAnsi="Times New Roman" w:cs="Times New Roman"/>
                <w:color w:val="000000" w:themeColor="text1"/>
                <w:sz w:val="24"/>
                <w:szCs w:val="24"/>
              </w:rPr>
              <w:t>NUPJAN</w:t>
            </w:r>
          </w:p>
          <w:p w14:paraId="3EEFB6CA" w14:textId="4E469C8D" w:rsidR="7EC3A0CE" w:rsidRPr="006A4C2A" w:rsidRDefault="7EC3A0CE" w:rsidP="5B50B6F8">
            <w:pPr>
              <w:spacing w:before="0" w:after="160"/>
              <w:rPr>
                <w:rFonts w:ascii="Times New Roman" w:eastAsia="Times New Roman" w:hAnsi="Times New Roman" w:cs="Times New Roman"/>
                <w:color w:val="000000" w:themeColor="text1"/>
                <w:sz w:val="24"/>
                <w:szCs w:val="24"/>
              </w:rPr>
            </w:pPr>
          </w:p>
        </w:tc>
      </w:tr>
      <w:tr w:rsidR="7EC3A0CE" w:rsidRPr="006A4C2A" w14:paraId="457EEA0F" w14:textId="77777777" w:rsidTr="392403C2">
        <w:trPr>
          <w:trHeight w:val="300"/>
        </w:trPr>
        <w:tc>
          <w:tcPr>
            <w:tcW w:w="585" w:type="dxa"/>
          </w:tcPr>
          <w:p w14:paraId="0CAA0ACB" w14:textId="39EE6266"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R</w:t>
            </w:r>
            <w:r w:rsidR="7AD73066" w:rsidRPr="006A4C2A">
              <w:rPr>
                <w:rFonts w:ascii="Times New Roman" w:eastAsia="Times New Roman" w:hAnsi="Times New Roman" w:cs="Times New Roman"/>
                <w:b/>
                <w:bCs/>
                <w:color w:val="000000" w:themeColor="text1"/>
              </w:rPr>
              <w:t>08</w:t>
            </w:r>
          </w:p>
        </w:tc>
        <w:tc>
          <w:tcPr>
            <w:tcW w:w="1820" w:type="dxa"/>
          </w:tcPr>
          <w:p w14:paraId="2BCA3B13" w14:textId="2A3DAF0F"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Movie API becomes unavailable or rate-limited</w:t>
            </w:r>
          </w:p>
        </w:tc>
        <w:tc>
          <w:tcPr>
            <w:tcW w:w="1276" w:type="dxa"/>
          </w:tcPr>
          <w:p w14:paraId="24E36FCA" w14:textId="6E003571"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Technical</w:t>
            </w:r>
          </w:p>
        </w:tc>
        <w:tc>
          <w:tcPr>
            <w:tcW w:w="1276" w:type="dxa"/>
          </w:tcPr>
          <w:p w14:paraId="0F2C5EE9" w14:textId="17ABBE33"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992" w:type="dxa"/>
          </w:tcPr>
          <w:p w14:paraId="0E8089D2" w14:textId="651918A4"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High</w:t>
            </w:r>
          </w:p>
        </w:tc>
        <w:tc>
          <w:tcPr>
            <w:tcW w:w="2551" w:type="dxa"/>
          </w:tcPr>
          <w:p w14:paraId="0497E11C" w14:textId="73DC9E77"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Cache movie data locally and prepare a fallback dataset</w:t>
            </w:r>
          </w:p>
        </w:tc>
        <w:tc>
          <w:tcPr>
            <w:tcW w:w="1276" w:type="dxa"/>
          </w:tcPr>
          <w:p w14:paraId="2D5B97E4" w14:textId="24F15BC4" w:rsidR="7EC3A0CE" w:rsidRPr="006A4C2A" w:rsidRDefault="71558B94" w:rsidP="10CD7A87">
            <w:pPr>
              <w:spacing w:before="0" w:after="0"/>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  </w:t>
            </w:r>
            <w:proofErr w:type="spellStart"/>
            <w:r w:rsidRPr="006A4C2A">
              <w:rPr>
                <w:rFonts w:ascii="Times New Roman" w:eastAsia="Times New Roman" w:hAnsi="Times New Roman" w:cs="Times New Roman"/>
                <w:b/>
                <w:bCs/>
                <w:color w:val="000000" w:themeColor="text1"/>
                <w:sz w:val="24"/>
                <w:szCs w:val="24"/>
              </w:rPr>
              <w:t>Nupjan</w:t>
            </w:r>
            <w:proofErr w:type="spellEnd"/>
          </w:p>
          <w:p w14:paraId="4CAE1578" w14:textId="1D050444" w:rsidR="7EC3A0CE" w:rsidRPr="006A4C2A" w:rsidRDefault="7EC3A0CE" w:rsidP="5B50B6F8">
            <w:pPr>
              <w:spacing w:before="0" w:after="160"/>
              <w:rPr>
                <w:rFonts w:ascii="Times New Roman" w:eastAsia="Times New Roman" w:hAnsi="Times New Roman" w:cs="Times New Roman"/>
                <w:color w:val="000000" w:themeColor="text1"/>
                <w:sz w:val="24"/>
                <w:szCs w:val="24"/>
              </w:rPr>
            </w:pPr>
          </w:p>
        </w:tc>
      </w:tr>
      <w:tr w:rsidR="7EC3A0CE" w:rsidRPr="006A4C2A" w14:paraId="7F3ADFFD" w14:textId="77777777" w:rsidTr="392403C2">
        <w:trPr>
          <w:trHeight w:val="300"/>
        </w:trPr>
        <w:tc>
          <w:tcPr>
            <w:tcW w:w="585" w:type="dxa"/>
          </w:tcPr>
          <w:p w14:paraId="686CCF61" w14:textId="24AF1DA4" w:rsidR="7EC3A0CE" w:rsidRPr="006A4C2A" w:rsidRDefault="71680A0A"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lastRenderedPageBreak/>
              <w:t>R09</w:t>
            </w:r>
          </w:p>
        </w:tc>
        <w:tc>
          <w:tcPr>
            <w:tcW w:w="1820" w:type="dxa"/>
          </w:tcPr>
          <w:p w14:paraId="621E11F0" w14:textId="38059C2D"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Reviews/discussions contain spam, offensive content</w:t>
            </w:r>
          </w:p>
        </w:tc>
        <w:tc>
          <w:tcPr>
            <w:tcW w:w="1276" w:type="dxa"/>
          </w:tcPr>
          <w:p w14:paraId="61B733FC" w14:textId="59796E45"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Social</w:t>
            </w:r>
          </w:p>
        </w:tc>
        <w:tc>
          <w:tcPr>
            <w:tcW w:w="1276" w:type="dxa"/>
          </w:tcPr>
          <w:p w14:paraId="07E5E46E" w14:textId="2214AEEC"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Low</w:t>
            </w:r>
          </w:p>
        </w:tc>
        <w:tc>
          <w:tcPr>
            <w:tcW w:w="992" w:type="dxa"/>
          </w:tcPr>
          <w:p w14:paraId="36D8CD65" w14:textId="0907C86C"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2551" w:type="dxa"/>
          </w:tcPr>
          <w:p w14:paraId="06687F3F" w14:textId="01C78747"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Add moderation/reporting tools and automatic filters for profanity/spam</w:t>
            </w:r>
          </w:p>
        </w:tc>
        <w:tc>
          <w:tcPr>
            <w:tcW w:w="1276" w:type="dxa"/>
          </w:tcPr>
          <w:p w14:paraId="0B428CAF" w14:textId="32958093" w:rsidR="7EC3A0CE" w:rsidRPr="006A4C2A" w:rsidRDefault="44604796" w:rsidP="10CD7A87">
            <w:pPr>
              <w:spacing w:before="0" w:after="0"/>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  </w:t>
            </w:r>
            <w:proofErr w:type="spellStart"/>
            <w:r w:rsidRPr="006A4C2A">
              <w:rPr>
                <w:rFonts w:ascii="Times New Roman" w:eastAsia="Times New Roman" w:hAnsi="Times New Roman" w:cs="Times New Roman"/>
                <w:b/>
                <w:bCs/>
                <w:color w:val="000000" w:themeColor="text1"/>
                <w:sz w:val="24"/>
                <w:szCs w:val="24"/>
              </w:rPr>
              <w:t>Nupjan</w:t>
            </w:r>
            <w:proofErr w:type="spellEnd"/>
          </w:p>
          <w:p w14:paraId="70C82D8E" w14:textId="06AFE9F9" w:rsidR="7EC3A0CE" w:rsidRPr="006A4C2A" w:rsidRDefault="7EC3A0CE" w:rsidP="5B50B6F8">
            <w:pPr>
              <w:spacing w:before="0" w:after="160"/>
              <w:rPr>
                <w:rFonts w:ascii="Times New Roman" w:eastAsia="Times New Roman" w:hAnsi="Times New Roman" w:cs="Times New Roman"/>
                <w:color w:val="000000" w:themeColor="text1"/>
                <w:sz w:val="24"/>
                <w:szCs w:val="24"/>
              </w:rPr>
            </w:pPr>
          </w:p>
        </w:tc>
      </w:tr>
      <w:tr w:rsidR="7EC3A0CE" w:rsidRPr="006A4C2A" w14:paraId="31C2D94D" w14:textId="77777777" w:rsidTr="392403C2">
        <w:trPr>
          <w:trHeight w:val="300"/>
        </w:trPr>
        <w:tc>
          <w:tcPr>
            <w:tcW w:w="585" w:type="dxa"/>
          </w:tcPr>
          <w:p w14:paraId="5B6CB10A" w14:textId="3943CEF1" w:rsidR="7EC3A0CE" w:rsidRPr="006A4C2A" w:rsidRDefault="3A2A3A35" w:rsidP="5B50B6F8">
            <w:pPr>
              <w:spacing w:before="0" w:after="160"/>
              <w:rPr>
                <w:rFonts w:ascii="Times New Roman" w:eastAsia="Times New Roman" w:hAnsi="Times New Roman" w:cs="Times New Roman"/>
                <w:b/>
                <w:bCs/>
                <w:color w:val="000000" w:themeColor="text1"/>
              </w:rPr>
            </w:pPr>
            <w:r w:rsidRPr="006A4C2A">
              <w:rPr>
                <w:rFonts w:ascii="Times New Roman" w:eastAsia="Times New Roman" w:hAnsi="Times New Roman" w:cs="Times New Roman"/>
                <w:b/>
                <w:bCs/>
                <w:color w:val="000000" w:themeColor="text1"/>
              </w:rPr>
              <w:t>R05</w:t>
            </w:r>
          </w:p>
        </w:tc>
        <w:tc>
          <w:tcPr>
            <w:tcW w:w="1820" w:type="dxa"/>
          </w:tcPr>
          <w:p w14:paraId="48648C53" w14:textId="4352A733"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Movie data (synopsis, ratings) becomes outdated</w:t>
            </w:r>
          </w:p>
        </w:tc>
        <w:tc>
          <w:tcPr>
            <w:tcW w:w="1276" w:type="dxa"/>
          </w:tcPr>
          <w:p w14:paraId="6038F4A2" w14:textId="12CFEB98"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Data</w:t>
            </w:r>
          </w:p>
        </w:tc>
        <w:tc>
          <w:tcPr>
            <w:tcW w:w="1276" w:type="dxa"/>
          </w:tcPr>
          <w:p w14:paraId="65FF7E7C" w14:textId="782DCBB0"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Medium</w:t>
            </w:r>
          </w:p>
        </w:tc>
        <w:tc>
          <w:tcPr>
            <w:tcW w:w="992" w:type="dxa"/>
          </w:tcPr>
          <w:p w14:paraId="126BC9B2" w14:textId="25770C00"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Low</w:t>
            </w:r>
          </w:p>
        </w:tc>
        <w:tc>
          <w:tcPr>
            <w:tcW w:w="2551" w:type="dxa"/>
          </w:tcPr>
          <w:p w14:paraId="529B9537" w14:textId="582CEF4B"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Refresh movie API daily and log/update missing</w:t>
            </w:r>
          </w:p>
          <w:p w14:paraId="6C552846" w14:textId="2FC0203E" w:rsidR="7EC3A0CE" w:rsidRPr="006A4C2A" w:rsidRDefault="3A2A3A35" w:rsidP="5B50B6F8">
            <w:pPr>
              <w:spacing w:before="0" w:after="160"/>
              <w:rPr>
                <w:rFonts w:ascii="Times New Roman" w:eastAsia="Times New Roman" w:hAnsi="Times New Roman" w:cs="Times New Roman"/>
                <w:color w:val="000000" w:themeColor="text1"/>
              </w:rPr>
            </w:pPr>
            <w:r w:rsidRPr="006A4C2A">
              <w:rPr>
                <w:rFonts w:ascii="Times New Roman" w:eastAsia="Times New Roman" w:hAnsi="Times New Roman" w:cs="Times New Roman"/>
                <w:color w:val="000000" w:themeColor="text1"/>
              </w:rPr>
              <w:t xml:space="preserve"> data</w:t>
            </w:r>
          </w:p>
        </w:tc>
        <w:tc>
          <w:tcPr>
            <w:tcW w:w="1276" w:type="dxa"/>
          </w:tcPr>
          <w:p w14:paraId="3AB568F4" w14:textId="24F15BC4" w:rsidR="7EC3A0CE" w:rsidRPr="006A4C2A" w:rsidRDefault="346F61EF" w:rsidP="10CD7A87">
            <w:pPr>
              <w:spacing w:before="0" w:after="0"/>
              <w:rPr>
                <w:rFonts w:ascii="Times New Roman" w:eastAsia="Times New Roman" w:hAnsi="Times New Roman" w:cs="Times New Roman"/>
                <w:b/>
                <w:bCs/>
                <w:color w:val="000000" w:themeColor="text1"/>
                <w:sz w:val="24"/>
                <w:szCs w:val="24"/>
              </w:rPr>
            </w:pPr>
            <w:r w:rsidRPr="006A4C2A">
              <w:rPr>
                <w:rFonts w:ascii="Times New Roman" w:eastAsia="Times New Roman" w:hAnsi="Times New Roman" w:cs="Times New Roman"/>
                <w:b/>
                <w:bCs/>
                <w:color w:val="000000" w:themeColor="text1"/>
                <w:sz w:val="24"/>
                <w:szCs w:val="24"/>
              </w:rPr>
              <w:t xml:space="preserve">  </w:t>
            </w:r>
            <w:proofErr w:type="spellStart"/>
            <w:r w:rsidRPr="006A4C2A">
              <w:rPr>
                <w:rFonts w:ascii="Times New Roman" w:eastAsia="Times New Roman" w:hAnsi="Times New Roman" w:cs="Times New Roman"/>
                <w:b/>
                <w:bCs/>
                <w:color w:val="000000" w:themeColor="text1"/>
                <w:sz w:val="24"/>
                <w:szCs w:val="24"/>
              </w:rPr>
              <w:t>Nupjan</w:t>
            </w:r>
            <w:proofErr w:type="spellEnd"/>
          </w:p>
          <w:p w14:paraId="39DB251F" w14:textId="7640C58E" w:rsidR="7EC3A0CE" w:rsidRPr="006A4C2A" w:rsidRDefault="7EC3A0CE" w:rsidP="5B50B6F8">
            <w:pPr>
              <w:spacing w:before="0" w:after="160"/>
              <w:rPr>
                <w:rFonts w:ascii="Times New Roman" w:eastAsia="Times New Roman" w:hAnsi="Times New Roman" w:cs="Times New Roman"/>
                <w:color w:val="000000" w:themeColor="text1"/>
                <w:sz w:val="24"/>
                <w:szCs w:val="24"/>
              </w:rPr>
            </w:pPr>
          </w:p>
        </w:tc>
      </w:tr>
    </w:tbl>
    <w:p w14:paraId="1A71198F" w14:textId="73DABFDA" w:rsidR="5B50B6F8" w:rsidRPr="006A4C2A" w:rsidRDefault="5B50B6F8" w:rsidP="392403C2">
      <w:pPr>
        <w:pStyle w:val="Heading4"/>
        <w:rPr>
          <w:rFonts w:ascii="Times New Roman" w:eastAsia="Times New Roman" w:hAnsi="Times New Roman" w:cs="Times New Roman"/>
          <w:b/>
          <w:bCs/>
          <w:i w:val="0"/>
          <w:iCs w:val="0"/>
          <w:color w:val="002060"/>
          <w:sz w:val="32"/>
          <w:szCs w:val="32"/>
        </w:rPr>
      </w:pPr>
    </w:p>
    <w:p w14:paraId="0DF91E8D" w14:textId="586BE21F" w:rsidR="0099650A" w:rsidRPr="006A4C2A" w:rsidRDefault="0099650A" w:rsidP="392403C2">
      <w:pPr>
        <w:rPr>
          <w:rFonts w:ascii="Times New Roman" w:eastAsia="Times New Roman" w:hAnsi="Times New Roman" w:cs="Times New Roman"/>
        </w:rPr>
      </w:pPr>
    </w:p>
    <w:p w14:paraId="1ABC579E" w14:textId="630086D3" w:rsidR="29B6A59F" w:rsidRPr="006A4C2A" w:rsidRDefault="25864157" w:rsidP="392403C2">
      <w:pPr>
        <w:pStyle w:val="Heading2"/>
        <w:rPr>
          <w:rFonts w:ascii="Times New Roman" w:eastAsia="Times New Roman" w:hAnsi="Times New Roman" w:cs="Times New Roman"/>
        </w:rPr>
      </w:pPr>
      <w:bookmarkStart w:id="138" w:name="_Toc201003057"/>
      <w:proofErr w:type="spellStart"/>
      <w:r w:rsidRPr="006A4C2A">
        <w:rPr>
          <w:rFonts w:ascii="Times New Roman" w:eastAsia="Times New Roman" w:hAnsi="Times New Roman" w:cs="Times New Roman"/>
        </w:rPr>
        <w:t>Sulav</w:t>
      </w:r>
      <w:bookmarkEnd w:id="138"/>
      <w:proofErr w:type="spellEnd"/>
    </w:p>
    <w:tbl>
      <w:tblPr>
        <w:tblStyle w:val="TableGrid"/>
        <w:tblW w:w="9771" w:type="dxa"/>
        <w:tblLayout w:type="fixed"/>
        <w:tblLook w:val="04A0" w:firstRow="1" w:lastRow="0" w:firstColumn="1" w:lastColumn="0" w:noHBand="0" w:noVBand="1"/>
      </w:tblPr>
      <w:tblGrid>
        <w:gridCol w:w="630"/>
        <w:gridCol w:w="1916"/>
        <w:gridCol w:w="1130"/>
        <w:gridCol w:w="1417"/>
        <w:gridCol w:w="851"/>
        <w:gridCol w:w="2977"/>
        <w:gridCol w:w="850"/>
      </w:tblGrid>
      <w:tr w:rsidR="5B50B6F8" w:rsidRPr="006A4C2A" w14:paraId="20248054" w14:textId="77777777" w:rsidTr="392403C2">
        <w:trPr>
          <w:trHeight w:val="300"/>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0AA5911B" w14:textId="7E29CF64"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ID</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672280E6" w14:textId="55D82B41"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Risk Description</w:t>
            </w:r>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3FBD7E4F" w14:textId="1AB22A85"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Category</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08603CD5" w14:textId="542C2552"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Likelihood</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3D197E59" w14:textId="3F4D429B"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Impact</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3BF8FA86" w14:textId="221F7269"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Mitigation Strategy</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5A477CBC" w14:textId="2B2BD623"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Owner</w:t>
            </w:r>
          </w:p>
        </w:tc>
      </w:tr>
      <w:tr w:rsidR="5B50B6F8" w:rsidRPr="006A4C2A" w14:paraId="54E55BDF" w14:textId="77777777" w:rsidTr="392403C2">
        <w:trPr>
          <w:trHeight w:val="300"/>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44739279" w14:textId="24FB2DE9"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R11</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329BB15B" w14:textId="0271BE94"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Two users select the same seat at the same time</w:t>
            </w:r>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6A21FF90" w14:textId="2984C266"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4EA6640C" w14:textId="2C155AB0"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High</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7A03C1EC" w14:textId="1233F034"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High</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59BBB1AD" w14:textId="3862EDB9"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Use database locking (SELECT FOR UPDATE) during seat selection</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2E0E5953" w14:textId="44E33EBF" w:rsidR="5B50B6F8" w:rsidRPr="006A4C2A" w:rsidRDefault="60BF67E4" w:rsidP="392403C2">
            <w:pPr>
              <w:rPr>
                <w:rFonts w:ascii="Times New Roman" w:eastAsia="Times New Roman" w:hAnsi="Times New Roman" w:cs="Times New Roman"/>
                <w:b/>
                <w:bCs/>
                <w:i/>
                <w:iCs/>
                <w:color w:val="002060"/>
              </w:rPr>
            </w:pPr>
            <w:proofErr w:type="spellStart"/>
            <w:r w:rsidRPr="006A4C2A">
              <w:rPr>
                <w:rFonts w:ascii="Times New Roman" w:hAnsi="Times New Roman" w:cs="Times New Roman"/>
              </w:rPr>
              <w:t>Sulav</w:t>
            </w:r>
            <w:proofErr w:type="spellEnd"/>
          </w:p>
          <w:p w14:paraId="6628CAE7" w14:textId="6685CC91" w:rsidR="5B50B6F8" w:rsidRPr="006A4C2A" w:rsidRDefault="5B50B6F8" w:rsidP="5B50B6F8">
            <w:pPr>
              <w:spacing w:before="0" w:after="160"/>
              <w:rPr>
                <w:rFonts w:ascii="Times New Roman" w:eastAsia="Times New Roman" w:hAnsi="Times New Roman" w:cs="Times New Roman"/>
              </w:rPr>
            </w:pPr>
          </w:p>
        </w:tc>
      </w:tr>
      <w:tr w:rsidR="5B50B6F8" w:rsidRPr="006A4C2A" w14:paraId="0CBD82F1" w14:textId="77777777" w:rsidTr="392403C2">
        <w:trPr>
          <w:trHeight w:val="300"/>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38B8C22D" w14:textId="6A29431E"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R12</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3F1BB28C" w14:textId="166C070E"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Pricing logic miscalculates total</w:t>
            </w:r>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751C9581" w14:textId="6F6ABBB7"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1B0C5368" w14:textId="0E4FB94F"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5DDEF892" w14:textId="39BBE52A"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0C1B99A5" w14:textId="7803722B"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Validate ticket types and unit test pricing formula</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34D258C8" w14:textId="4CBF0D36" w:rsidR="5B50B6F8" w:rsidRPr="006A4C2A" w:rsidRDefault="78DC0F7A" w:rsidP="392403C2">
            <w:pPr>
              <w:rPr>
                <w:rFonts w:ascii="Times New Roman" w:eastAsia="Times New Roman" w:hAnsi="Times New Roman" w:cs="Times New Roman"/>
                <w:b/>
                <w:bCs/>
                <w:i/>
                <w:iCs/>
                <w:color w:val="002060"/>
              </w:rPr>
            </w:pPr>
            <w:proofErr w:type="spellStart"/>
            <w:r w:rsidRPr="006A4C2A">
              <w:rPr>
                <w:rFonts w:ascii="Times New Roman" w:eastAsia="Times New Roman" w:hAnsi="Times New Roman" w:cs="Times New Roman"/>
              </w:rPr>
              <w:t>Sulav</w:t>
            </w:r>
            <w:proofErr w:type="spellEnd"/>
          </w:p>
          <w:p w14:paraId="2189B1F6" w14:textId="68340E1F" w:rsidR="5B50B6F8" w:rsidRPr="006A4C2A" w:rsidRDefault="5B50B6F8" w:rsidP="5B50B6F8">
            <w:pPr>
              <w:spacing w:before="0" w:after="160"/>
              <w:rPr>
                <w:rFonts w:ascii="Times New Roman" w:eastAsia="Times New Roman" w:hAnsi="Times New Roman" w:cs="Times New Roman"/>
              </w:rPr>
            </w:pPr>
          </w:p>
        </w:tc>
      </w:tr>
      <w:tr w:rsidR="5B50B6F8" w:rsidRPr="006A4C2A" w14:paraId="7436F558" w14:textId="77777777" w:rsidTr="392403C2">
        <w:trPr>
          <w:trHeight w:val="766"/>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2205CA59" w14:textId="53E035E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R13</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4223BB7F" w14:textId="43E16192"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 xml:space="preserve">Showtime appears in incorrect </w:t>
            </w:r>
            <w:proofErr w:type="spellStart"/>
            <w:r w:rsidRPr="006A4C2A">
              <w:rPr>
                <w:rFonts w:ascii="Times New Roman" w:eastAsia="Times New Roman" w:hAnsi="Times New Roman" w:cs="Times New Roman"/>
              </w:rPr>
              <w:t>timezone</w:t>
            </w:r>
            <w:proofErr w:type="spellEnd"/>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64180CCD" w14:textId="06DEA067"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57981A4E" w14:textId="141B2304"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Low</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5D194A5E" w14:textId="7B94B06D"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219FA623" w14:textId="73E9F19A"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Standardize time format using UTC and convert in frontend</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0F420058" w14:textId="0A734FEE" w:rsidR="5B50B6F8" w:rsidRPr="006A4C2A" w:rsidRDefault="2A669976" w:rsidP="392403C2">
            <w:pPr>
              <w:rPr>
                <w:rFonts w:ascii="Times New Roman" w:eastAsia="Times New Roman" w:hAnsi="Times New Roman" w:cs="Times New Roman"/>
                <w:b/>
                <w:bCs/>
                <w:i/>
                <w:iCs/>
                <w:color w:val="002060"/>
              </w:rPr>
            </w:pPr>
            <w:proofErr w:type="spellStart"/>
            <w:r w:rsidRPr="006A4C2A">
              <w:rPr>
                <w:rFonts w:ascii="Times New Roman" w:eastAsia="Times New Roman" w:hAnsi="Times New Roman" w:cs="Times New Roman"/>
              </w:rPr>
              <w:t>Sulav</w:t>
            </w:r>
            <w:proofErr w:type="spellEnd"/>
          </w:p>
          <w:p w14:paraId="025D2A68" w14:textId="560848D9" w:rsidR="5B50B6F8" w:rsidRPr="006A4C2A" w:rsidRDefault="5B50B6F8" w:rsidP="5B50B6F8">
            <w:pPr>
              <w:spacing w:before="0" w:after="160"/>
              <w:rPr>
                <w:rFonts w:ascii="Times New Roman" w:eastAsia="Times New Roman" w:hAnsi="Times New Roman" w:cs="Times New Roman"/>
              </w:rPr>
            </w:pPr>
          </w:p>
        </w:tc>
      </w:tr>
      <w:tr w:rsidR="5B50B6F8" w:rsidRPr="006A4C2A" w14:paraId="6C298A29" w14:textId="77777777" w:rsidTr="392403C2">
        <w:trPr>
          <w:trHeight w:val="1164"/>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381B1B6B" w14:textId="7DFF39E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R14</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75D3165C" w14:textId="43E48037"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Seat map isn’t accessible to keyboard/screen readers</w:t>
            </w:r>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097DF754" w14:textId="5671906B"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Accessibility</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15B3C6DA" w14:textId="6CC788D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55FA8D4D" w14:textId="63192D8B"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53582000" w14:textId="0F07687C"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Implement WCAG-compliant interactive map</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2B67E438" w14:textId="729F3C3F" w:rsidR="5B50B6F8" w:rsidRPr="006A4C2A" w:rsidRDefault="738F9FE9" w:rsidP="392403C2">
            <w:pPr>
              <w:rPr>
                <w:rFonts w:ascii="Times New Roman" w:eastAsia="Times New Roman" w:hAnsi="Times New Roman" w:cs="Times New Roman"/>
                <w:b/>
                <w:bCs/>
                <w:i/>
                <w:iCs/>
                <w:color w:val="002060"/>
              </w:rPr>
            </w:pPr>
            <w:proofErr w:type="spellStart"/>
            <w:r w:rsidRPr="006A4C2A">
              <w:rPr>
                <w:rFonts w:ascii="Times New Roman" w:eastAsia="Times New Roman" w:hAnsi="Times New Roman" w:cs="Times New Roman"/>
              </w:rPr>
              <w:t>Sulav</w:t>
            </w:r>
            <w:proofErr w:type="spellEnd"/>
          </w:p>
          <w:p w14:paraId="3687FD66" w14:textId="5DF74C99" w:rsidR="5B50B6F8" w:rsidRPr="006A4C2A" w:rsidRDefault="5B50B6F8" w:rsidP="5B50B6F8">
            <w:pPr>
              <w:spacing w:before="0" w:after="160"/>
              <w:rPr>
                <w:rFonts w:ascii="Times New Roman" w:eastAsia="Times New Roman" w:hAnsi="Times New Roman" w:cs="Times New Roman"/>
              </w:rPr>
            </w:pPr>
          </w:p>
        </w:tc>
      </w:tr>
      <w:tr w:rsidR="5B50B6F8" w:rsidRPr="006A4C2A" w14:paraId="6DCB9AEB" w14:textId="77777777" w:rsidTr="392403C2">
        <w:trPr>
          <w:trHeight w:val="770"/>
        </w:trPr>
        <w:tc>
          <w:tcPr>
            <w:tcW w:w="630" w:type="dxa"/>
            <w:tcBorders>
              <w:top w:val="single" w:sz="8" w:space="0" w:color="auto"/>
              <w:left w:val="single" w:sz="8" w:space="0" w:color="auto"/>
              <w:bottom w:val="single" w:sz="8" w:space="0" w:color="auto"/>
              <w:right w:val="single" w:sz="8" w:space="0" w:color="auto"/>
            </w:tcBorders>
            <w:tcMar>
              <w:left w:w="108" w:type="dxa"/>
              <w:right w:w="108" w:type="dxa"/>
            </w:tcMar>
          </w:tcPr>
          <w:p w14:paraId="5D7E743F" w14:textId="139F50A7"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R15</w:t>
            </w:r>
          </w:p>
        </w:tc>
        <w:tc>
          <w:tcPr>
            <w:tcW w:w="1916" w:type="dxa"/>
            <w:tcBorders>
              <w:top w:val="single" w:sz="8" w:space="0" w:color="auto"/>
              <w:left w:val="single" w:sz="8" w:space="0" w:color="auto"/>
              <w:bottom w:val="single" w:sz="8" w:space="0" w:color="auto"/>
              <w:right w:val="single" w:sz="8" w:space="0" w:color="auto"/>
            </w:tcBorders>
            <w:tcMar>
              <w:left w:w="108" w:type="dxa"/>
              <w:right w:w="108" w:type="dxa"/>
            </w:tcMar>
          </w:tcPr>
          <w:p w14:paraId="11923AF2" w14:textId="5618AC7C"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Booking is abandoned due to delay or errors</w:t>
            </w:r>
          </w:p>
        </w:tc>
        <w:tc>
          <w:tcPr>
            <w:tcW w:w="1130" w:type="dxa"/>
            <w:tcBorders>
              <w:top w:val="single" w:sz="8" w:space="0" w:color="auto"/>
              <w:left w:val="single" w:sz="8" w:space="0" w:color="auto"/>
              <w:bottom w:val="single" w:sz="8" w:space="0" w:color="auto"/>
              <w:right w:val="single" w:sz="8" w:space="0" w:color="auto"/>
            </w:tcBorders>
            <w:tcMar>
              <w:left w:w="108" w:type="dxa"/>
              <w:right w:w="108" w:type="dxa"/>
            </w:tcMar>
          </w:tcPr>
          <w:p w14:paraId="29417955" w14:textId="14A1074B"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UX</w:t>
            </w:r>
          </w:p>
        </w:tc>
        <w:tc>
          <w:tcPr>
            <w:tcW w:w="1417" w:type="dxa"/>
            <w:tcBorders>
              <w:top w:val="single" w:sz="8" w:space="0" w:color="auto"/>
              <w:left w:val="single" w:sz="8" w:space="0" w:color="auto"/>
              <w:bottom w:val="single" w:sz="8" w:space="0" w:color="auto"/>
              <w:right w:val="single" w:sz="8" w:space="0" w:color="auto"/>
            </w:tcBorders>
            <w:tcMar>
              <w:left w:w="108" w:type="dxa"/>
              <w:right w:w="108" w:type="dxa"/>
            </w:tcMar>
          </w:tcPr>
          <w:p w14:paraId="4428A1B7" w14:textId="7DD369DD"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851" w:type="dxa"/>
            <w:tcBorders>
              <w:top w:val="single" w:sz="8" w:space="0" w:color="auto"/>
              <w:left w:val="single" w:sz="8" w:space="0" w:color="auto"/>
              <w:bottom w:val="single" w:sz="8" w:space="0" w:color="auto"/>
              <w:right w:val="single" w:sz="8" w:space="0" w:color="auto"/>
            </w:tcBorders>
            <w:tcMar>
              <w:left w:w="108" w:type="dxa"/>
              <w:right w:w="108" w:type="dxa"/>
            </w:tcMar>
          </w:tcPr>
          <w:p w14:paraId="756E9104" w14:textId="28BE359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977" w:type="dxa"/>
            <w:tcBorders>
              <w:top w:val="single" w:sz="8" w:space="0" w:color="auto"/>
              <w:left w:val="single" w:sz="8" w:space="0" w:color="auto"/>
              <w:bottom w:val="single" w:sz="8" w:space="0" w:color="auto"/>
              <w:right w:val="single" w:sz="8" w:space="0" w:color="auto"/>
            </w:tcBorders>
            <w:tcMar>
              <w:left w:w="108" w:type="dxa"/>
              <w:right w:w="108" w:type="dxa"/>
            </w:tcMar>
          </w:tcPr>
          <w:p w14:paraId="53791CA3" w14:textId="744EB8B2"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Show real-time seat availability and clear UI indicators</w:t>
            </w:r>
          </w:p>
        </w:tc>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359967E0" w14:textId="183CF73B" w:rsidR="5B50B6F8" w:rsidRPr="006A4C2A" w:rsidRDefault="253F8C84" w:rsidP="392403C2">
            <w:pPr>
              <w:rPr>
                <w:rFonts w:ascii="Times New Roman" w:eastAsia="Times New Roman" w:hAnsi="Times New Roman" w:cs="Times New Roman"/>
                <w:b/>
                <w:bCs/>
                <w:i/>
                <w:iCs/>
                <w:color w:val="002060"/>
              </w:rPr>
            </w:pPr>
            <w:proofErr w:type="spellStart"/>
            <w:r w:rsidRPr="006A4C2A">
              <w:rPr>
                <w:rFonts w:ascii="Times New Roman" w:eastAsia="Times New Roman" w:hAnsi="Times New Roman" w:cs="Times New Roman"/>
              </w:rPr>
              <w:t>Sulav</w:t>
            </w:r>
            <w:proofErr w:type="spellEnd"/>
          </w:p>
          <w:p w14:paraId="265E2849" w14:textId="14F426E3" w:rsidR="5B50B6F8" w:rsidRPr="006A4C2A" w:rsidRDefault="5B50B6F8" w:rsidP="5B50B6F8">
            <w:pPr>
              <w:spacing w:before="0" w:after="160"/>
              <w:rPr>
                <w:rFonts w:ascii="Times New Roman" w:eastAsia="Times New Roman" w:hAnsi="Times New Roman" w:cs="Times New Roman"/>
              </w:rPr>
            </w:pPr>
          </w:p>
        </w:tc>
      </w:tr>
    </w:tbl>
    <w:p w14:paraId="22BDD770" w14:textId="06B9650B" w:rsidR="5B50B6F8" w:rsidRPr="006A4C2A" w:rsidRDefault="5B50B6F8" w:rsidP="5B50B6F8">
      <w:pPr>
        <w:pStyle w:val="Heading2"/>
        <w:rPr>
          <w:rFonts w:ascii="Times New Roman" w:eastAsia="Times New Roman" w:hAnsi="Times New Roman" w:cs="Times New Roman"/>
          <w:sz w:val="24"/>
          <w:szCs w:val="24"/>
        </w:rPr>
      </w:pPr>
    </w:p>
    <w:p w14:paraId="41F2F356" w14:textId="5939DA6B" w:rsidR="0099650A" w:rsidRPr="006A4C2A" w:rsidRDefault="0099650A" w:rsidP="392403C2">
      <w:pPr>
        <w:rPr>
          <w:rFonts w:ascii="Times New Roman" w:eastAsia="Times New Roman" w:hAnsi="Times New Roman" w:cs="Times New Roman"/>
        </w:rPr>
      </w:pPr>
    </w:p>
    <w:p w14:paraId="38BEDE5E" w14:textId="5D2633F1" w:rsidR="0099650A" w:rsidRPr="006A4C2A" w:rsidRDefault="0099650A" w:rsidP="392403C2">
      <w:pPr>
        <w:rPr>
          <w:rFonts w:ascii="Times New Roman" w:eastAsia="Times New Roman" w:hAnsi="Times New Roman" w:cs="Times New Roman"/>
        </w:rPr>
      </w:pPr>
    </w:p>
    <w:p w14:paraId="116D4B18" w14:textId="48C7940E" w:rsidR="0099650A" w:rsidRPr="006A4C2A" w:rsidRDefault="0099650A" w:rsidP="392403C2">
      <w:pPr>
        <w:rPr>
          <w:rFonts w:ascii="Times New Roman" w:eastAsia="Times New Roman" w:hAnsi="Times New Roman" w:cs="Times New Roman"/>
        </w:rPr>
      </w:pPr>
    </w:p>
    <w:p w14:paraId="485E4AE0" w14:textId="3CA5D06B" w:rsidR="0099650A" w:rsidRPr="006A4C2A" w:rsidRDefault="0099650A" w:rsidP="392403C2">
      <w:pPr>
        <w:rPr>
          <w:rFonts w:ascii="Times New Roman" w:eastAsia="Times New Roman" w:hAnsi="Times New Roman" w:cs="Times New Roman"/>
        </w:rPr>
      </w:pPr>
    </w:p>
    <w:p w14:paraId="79E57E68" w14:textId="41A849B9" w:rsidR="493B1241" w:rsidRPr="006A4C2A" w:rsidRDefault="6BB626E0" w:rsidP="392403C2">
      <w:pPr>
        <w:pStyle w:val="Heading2"/>
        <w:rPr>
          <w:rFonts w:ascii="Times New Roman" w:eastAsia="Times New Roman" w:hAnsi="Times New Roman" w:cs="Times New Roman"/>
        </w:rPr>
      </w:pPr>
      <w:bookmarkStart w:id="139" w:name="_Toc201003058"/>
      <w:r w:rsidRPr="006A4C2A">
        <w:rPr>
          <w:rFonts w:ascii="Times New Roman" w:eastAsia="Times New Roman" w:hAnsi="Times New Roman" w:cs="Times New Roman"/>
        </w:rPr>
        <w:lastRenderedPageBreak/>
        <w:t>Arpan</w:t>
      </w:r>
      <w:bookmarkEnd w:id="139"/>
    </w:p>
    <w:tbl>
      <w:tblPr>
        <w:tblStyle w:val="TableGrid"/>
        <w:tblW w:w="9913" w:type="dxa"/>
        <w:tblLayout w:type="fixed"/>
        <w:tblLook w:val="04A0" w:firstRow="1" w:lastRow="0" w:firstColumn="1" w:lastColumn="0" w:noHBand="0" w:noVBand="1"/>
      </w:tblPr>
      <w:tblGrid>
        <w:gridCol w:w="600"/>
        <w:gridCol w:w="2151"/>
        <w:gridCol w:w="1067"/>
        <w:gridCol w:w="1559"/>
        <w:gridCol w:w="709"/>
        <w:gridCol w:w="2835"/>
        <w:gridCol w:w="992"/>
      </w:tblGrid>
      <w:tr w:rsidR="5B50B6F8" w:rsidRPr="006A4C2A" w14:paraId="213D022A"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1C83FD41" w14:textId="0EDF1FAC"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ID</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140427FF" w14:textId="5C5274D2"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Risk Description</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2770AB31" w14:textId="3E27BF65"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Category</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300C13F2" w14:textId="7F410C9C"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Likelihood</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2046C361" w14:textId="61C39F79"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Impact</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3E3A56F3" w14:textId="2BF9BF2C"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Mitigation Strategy</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615A2C7F" w14:textId="206577F1" w:rsidR="5B50B6F8" w:rsidRPr="006A4C2A" w:rsidRDefault="5B50B6F8" w:rsidP="5B50B6F8">
            <w:pPr>
              <w:spacing w:before="0" w:after="160"/>
              <w:rPr>
                <w:rFonts w:ascii="Times New Roman" w:eastAsia="Times New Roman" w:hAnsi="Times New Roman" w:cs="Times New Roman"/>
                <w:b/>
                <w:bCs/>
              </w:rPr>
            </w:pPr>
            <w:r w:rsidRPr="006A4C2A">
              <w:rPr>
                <w:rFonts w:ascii="Times New Roman" w:eastAsia="Times New Roman" w:hAnsi="Times New Roman" w:cs="Times New Roman"/>
                <w:b/>
                <w:bCs/>
              </w:rPr>
              <w:t>Owner</w:t>
            </w:r>
          </w:p>
        </w:tc>
      </w:tr>
      <w:tr w:rsidR="5B50B6F8" w:rsidRPr="006A4C2A" w14:paraId="058F0C14"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691C7B56" w14:textId="5A2FB3A1"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R16</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40732B77" w14:textId="1E244102"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Payment gateway is unavailable or fails during transaction</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65E8616C" w14:textId="7458D2EF"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5106DDD4" w14:textId="79EEB3CF"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3DFC510D" w14:textId="3504019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High</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05526A8C" w14:textId="022100D6"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Integrate backup gateway and implement retry queue</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BA2FB11" w14:textId="0EDB6991" w:rsidR="5B50B6F8" w:rsidRPr="006A4C2A" w:rsidRDefault="40EDFB5F"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Arpan</w:t>
            </w:r>
          </w:p>
        </w:tc>
      </w:tr>
      <w:tr w:rsidR="5B50B6F8" w:rsidRPr="006A4C2A" w14:paraId="1A6D8B7E"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01A0B73C" w14:textId="183E83CE"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R17</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5D563624" w14:textId="72BAF39F"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QR ticket fails to generate or scan correctly</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1C013251" w14:textId="48775688"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4BC411D1" w14:textId="59B4A3A1"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Low</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091889DC" w14:textId="6FC8E5FF"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High</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3BBF52D7" w14:textId="57D5960A"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Use high-error-correction QR format and cross-device compatibility testing</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23B4BDD2" w14:textId="70490721" w:rsidR="5B50B6F8" w:rsidRPr="006A4C2A" w:rsidRDefault="5EEFA09F"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Arpan</w:t>
            </w:r>
          </w:p>
        </w:tc>
      </w:tr>
      <w:tr w:rsidR="5B50B6F8" w:rsidRPr="006A4C2A" w14:paraId="40F8C3BE"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5091525E" w14:textId="4725743B"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R18</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7B9CDA98" w14:textId="3E5646A1"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 xml:space="preserve">Payment goes through but </w:t>
            </w:r>
            <w:proofErr w:type="gramStart"/>
            <w:r w:rsidRPr="006A4C2A">
              <w:rPr>
                <w:rFonts w:ascii="Times New Roman" w:eastAsia="Times New Roman" w:hAnsi="Times New Roman" w:cs="Times New Roman"/>
              </w:rPr>
              <w:t>ticket</w:t>
            </w:r>
            <w:proofErr w:type="gramEnd"/>
            <w:r w:rsidRPr="006A4C2A">
              <w:rPr>
                <w:rFonts w:ascii="Times New Roman" w:eastAsia="Times New Roman" w:hAnsi="Times New Roman" w:cs="Times New Roman"/>
              </w:rPr>
              <w:t xml:space="preserve"> is not created</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625F7495" w14:textId="14DC3FC8"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43CCFC58" w14:textId="31927BB6"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4DCEEE4A" w14:textId="5C866BCA"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High</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1121B1E7" w14:textId="02C236DE"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Wrap payment and ticketing in an atomic DB transaction</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1459915" w14:textId="2AF32607" w:rsidR="5B50B6F8" w:rsidRPr="006A4C2A" w:rsidRDefault="5D0D6BB1"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Arpan</w:t>
            </w:r>
          </w:p>
        </w:tc>
      </w:tr>
      <w:tr w:rsidR="5B50B6F8" w:rsidRPr="006A4C2A" w14:paraId="10D9A795"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47DC27C7" w14:textId="7CB5BAD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R19</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02F3144A" w14:textId="125F5990"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Promo codes or loyalty points are abused</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3E022856" w14:textId="2DAE16CE"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Security</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48E1EE9F" w14:textId="42ADA5F8"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7D859D26" w14:textId="53B571DC"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4B587D5F" w14:textId="4DEF6197"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Enforce code limits, track usage, and bind points to account validity</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6DD10C7F" w14:textId="4B372D22" w:rsidR="5B50B6F8" w:rsidRPr="006A4C2A" w:rsidRDefault="503D3B06"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Arpan</w:t>
            </w:r>
          </w:p>
        </w:tc>
      </w:tr>
      <w:tr w:rsidR="5B50B6F8" w:rsidRPr="006A4C2A" w14:paraId="64A0BE69" w14:textId="77777777" w:rsidTr="392403C2">
        <w:trPr>
          <w:trHeight w:val="300"/>
        </w:trPr>
        <w:tc>
          <w:tcPr>
            <w:tcW w:w="600" w:type="dxa"/>
            <w:tcBorders>
              <w:top w:val="single" w:sz="8" w:space="0" w:color="auto"/>
              <w:left w:val="single" w:sz="8" w:space="0" w:color="auto"/>
              <w:bottom w:val="single" w:sz="8" w:space="0" w:color="auto"/>
              <w:right w:val="single" w:sz="8" w:space="0" w:color="auto"/>
            </w:tcBorders>
            <w:tcMar>
              <w:left w:w="108" w:type="dxa"/>
              <w:right w:w="108" w:type="dxa"/>
            </w:tcMar>
          </w:tcPr>
          <w:p w14:paraId="7F9E3186" w14:textId="139916C0"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R20</w:t>
            </w:r>
          </w:p>
        </w:tc>
        <w:tc>
          <w:tcPr>
            <w:tcW w:w="2151" w:type="dxa"/>
            <w:tcBorders>
              <w:top w:val="single" w:sz="8" w:space="0" w:color="auto"/>
              <w:left w:val="single" w:sz="8" w:space="0" w:color="auto"/>
              <w:bottom w:val="single" w:sz="8" w:space="0" w:color="auto"/>
              <w:right w:val="single" w:sz="8" w:space="0" w:color="auto"/>
            </w:tcBorders>
            <w:tcMar>
              <w:left w:w="108" w:type="dxa"/>
              <w:right w:w="108" w:type="dxa"/>
            </w:tcMar>
          </w:tcPr>
          <w:p w14:paraId="601D2DF4" w14:textId="7A390CB2"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User session expires during checkout</w:t>
            </w:r>
          </w:p>
        </w:tc>
        <w:tc>
          <w:tcPr>
            <w:tcW w:w="1067" w:type="dxa"/>
            <w:tcBorders>
              <w:top w:val="single" w:sz="8" w:space="0" w:color="auto"/>
              <w:left w:val="single" w:sz="8" w:space="0" w:color="auto"/>
              <w:bottom w:val="single" w:sz="8" w:space="0" w:color="auto"/>
              <w:right w:val="single" w:sz="8" w:space="0" w:color="auto"/>
            </w:tcBorders>
            <w:tcMar>
              <w:left w:w="108" w:type="dxa"/>
              <w:right w:w="108" w:type="dxa"/>
            </w:tcMar>
          </w:tcPr>
          <w:p w14:paraId="134ED38F" w14:textId="0D8F137A"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Technical</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68E75D9C" w14:textId="4B324211"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709" w:type="dxa"/>
            <w:tcBorders>
              <w:top w:val="single" w:sz="8" w:space="0" w:color="auto"/>
              <w:left w:val="single" w:sz="8" w:space="0" w:color="auto"/>
              <w:bottom w:val="single" w:sz="8" w:space="0" w:color="auto"/>
              <w:right w:val="single" w:sz="8" w:space="0" w:color="auto"/>
            </w:tcBorders>
            <w:tcMar>
              <w:left w:w="108" w:type="dxa"/>
              <w:right w:w="108" w:type="dxa"/>
            </w:tcMar>
          </w:tcPr>
          <w:p w14:paraId="2EDB5639" w14:textId="05078319"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Medium</w:t>
            </w:r>
          </w:p>
        </w:tc>
        <w:tc>
          <w:tcPr>
            <w:tcW w:w="2835" w:type="dxa"/>
            <w:tcBorders>
              <w:top w:val="single" w:sz="8" w:space="0" w:color="auto"/>
              <w:left w:val="single" w:sz="8" w:space="0" w:color="auto"/>
              <w:bottom w:val="single" w:sz="8" w:space="0" w:color="auto"/>
              <w:right w:val="single" w:sz="8" w:space="0" w:color="auto"/>
            </w:tcBorders>
            <w:tcMar>
              <w:left w:w="108" w:type="dxa"/>
              <w:right w:w="108" w:type="dxa"/>
            </w:tcMar>
          </w:tcPr>
          <w:p w14:paraId="38353106" w14:textId="1CD564B3" w:rsidR="5B50B6F8" w:rsidRPr="006A4C2A" w:rsidRDefault="5B50B6F8"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Auto-refresh tokens or save cart until login restored</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78DEAD71" w14:textId="00F73F90" w:rsidR="5B50B6F8" w:rsidRPr="006A4C2A" w:rsidRDefault="5FD2485C" w:rsidP="5B50B6F8">
            <w:pPr>
              <w:spacing w:before="0" w:after="160"/>
              <w:rPr>
                <w:rFonts w:ascii="Times New Roman" w:eastAsia="Times New Roman" w:hAnsi="Times New Roman" w:cs="Times New Roman"/>
              </w:rPr>
            </w:pPr>
            <w:r w:rsidRPr="006A4C2A">
              <w:rPr>
                <w:rFonts w:ascii="Times New Roman" w:eastAsia="Times New Roman" w:hAnsi="Times New Roman" w:cs="Times New Roman"/>
              </w:rPr>
              <w:t>Arpan</w:t>
            </w:r>
          </w:p>
        </w:tc>
      </w:tr>
    </w:tbl>
    <w:p w14:paraId="4E74B7BA" w14:textId="630E7042" w:rsidR="5B50B6F8" w:rsidRPr="006A4C2A" w:rsidRDefault="5B50B6F8" w:rsidP="5B50B6F8">
      <w:pPr>
        <w:spacing w:before="0" w:after="160"/>
        <w:rPr>
          <w:rFonts w:ascii="Times New Roman" w:eastAsia="Times New Roman" w:hAnsi="Times New Roman" w:cs="Times New Roman"/>
          <w:sz w:val="24"/>
          <w:szCs w:val="24"/>
        </w:rPr>
      </w:pPr>
    </w:p>
    <w:p w14:paraId="4FF5F4D7" w14:textId="00E7781B" w:rsidR="5B50B6F8" w:rsidRPr="006A4C2A" w:rsidRDefault="5B50B6F8" w:rsidP="5B50B6F8">
      <w:pPr>
        <w:rPr>
          <w:rFonts w:ascii="Times New Roman" w:eastAsia="Times New Roman" w:hAnsi="Times New Roman" w:cs="Times New Roman"/>
        </w:rPr>
      </w:pPr>
    </w:p>
    <w:p w14:paraId="60B8C072" w14:textId="77777777" w:rsidR="00BC1BFF" w:rsidRPr="006A4C2A" w:rsidRDefault="00BC1BFF" w:rsidP="5B50B6F8">
      <w:pPr>
        <w:rPr>
          <w:rFonts w:ascii="Times New Roman" w:eastAsia="Times New Roman" w:hAnsi="Times New Roman" w:cs="Times New Roman"/>
        </w:rPr>
      </w:pPr>
    </w:p>
    <w:p w14:paraId="489C0D27" w14:textId="77777777" w:rsidR="00BC1BFF" w:rsidRPr="006A4C2A" w:rsidRDefault="00BC1BFF" w:rsidP="5B50B6F8">
      <w:pPr>
        <w:rPr>
          <w:rFonts w:ascii="Times New Roman" w:eastAsia="Times New Roman" w:hAnsi="Times New Roman" w:cs="Times New Roman"/>
        </w:rPr>
      </w:pPr>
    </w:p>
    <w:p w14:paraId="7DAEF1E1" w14:textId="77777777" w:rsidR="00BC1BFF" w:rsidRPr="006A4C2A" w:rsidRDefault="00BC1BFF" w:rsidP="5B50B6F8">
      <w:pPr>
        <w:rPr>
          <w:rFonts w:ascii="Times New Roman" w:eastAsia="Times New Roman" w:hAnsi="Times New Roman" w:cs="Times New Roman"/>
        </w:rPr>
      </w:pPr>
    </w:p>
    <w:p w14:paraId="2F30B07E" w14:textId="77777777" w:rsidR="00BC1BFF" w:rsidRPr="006A4C2A" w:rsidRDefault="00BC1BFF" w:rsidP="5B50B6F8">
      <w:pPr>
        <w:rPr>
          <w:rFonts w:ascii="Times New Roman" w:eastAsia="Times New Roman" w:hAnsi="Times New Roman" w:cs="Times New Roman"/>
        </w:rPr>
      </w:pPr>
    </w:p>
    <w:p w14:paraId="433A6EFF" w14:textId="77777777" w:rsidR="00BC1BFF" w:rsidRPr="006A4C2A" w:rsidRDefault="00BC1BFF" w:rsidP="5B50B6F8">
      <w:pPr>
        <w:rPr>
          <w:rFonts w:ascii="Times New Roman" w:eastAsia="Times New Roman" w:hAnsi="Times New Roman" w:cs="Times New Roman"/>
        </w:rPr>
      </w:pPr>
    </w:p>
    <w:p w14:paraId="5CE20B6F" w14:textId="0139604C" w:rsidR="6AE63426" w:rsidRPr="006A4C2A" w:rsidRDefault="535702F7" w:rsidP="01E9BFC8">
      <w:pPr>
        <w:pStyle w:val="Heading1"/>
        <w:rPr>
          <w:rFonts w:ascii="Times New Roman" w:eastAsia="Times New Roman" w:hAnsi="Times New Roman" w:cs="Times New Roman"/>
        </w:rPr>
      </w:pPr>
      <w:bookmarkStart w:id="140" w:name="_Toc201003059"/>
      <w:r w:rsidRPr="006A4C2A">
        <w:rPr>
          <w:rFonts w:ascii="Times New Roman" w:eastAsia="Times New Roman" w:hAnsi="Times New Roman" w:cs="Times New Roman"/>
        </w:rPr>
        <w:lastRenderedPageBreak/>
        <w:t>ER Diagram</w:t>
      </w:r>
      <w:bookmarkEnd w:id="140"/>
    </w:p>
    <w:p w14:paraId="336D9CFD" w14:textId="02675985" w:rsidR="6AE63426" w:rsidRPr="006A4C2A" w:rsidRDefault="535702F7" w:rsidP="392403C2">
      <w:pPr>
        <w:rPr>
          <w:rFonts w:ascii="Times New Roman" w:eastAsia="Times New Roman" w:hAnsi="Times New Roman" w:cs="Times New Roman"/>
        </w:rPr>
      </w:pPr>
      <w:r w:rsidRPr="006A4C2A">
        <w:rPr>
          <w:rFonts w:ascii="Times New Roman" w:hAnsi="Times New Roman" w:cs="Times New Roman"/>
          <w:noProof/>
        </w:rPr>
        <w:drawing>
          <wp:inline distT="0" distB="0" distL="0" distR="0" wp14:anchorId="51569753" wp14:editId="0E2227AF">
            <wp:extent cx="5943600" cy="3181350"/>
            <wp:effectExtent l="0" t="0" r="0" b="0"/>
            <wp:docPr id="373624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410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36899C00" w14:textId="1A7E4635" w:rsidR="6AE63426" w:rsidRPr="006A4C2A" w:rsidRDefault="535702F7" w:rsidP="01E9BFC8">
      <w:pPr>
        <w:rPr>
          <w:rFonts w:ascii="Times New Roman" w:eastAsia="Times New Roman" w:hAnsi="Times New Roman" w:cs="Times New Roman"/>
        </w:rPr>
      </w:pPr>
      <w:r w:rsidRPr="006A4C2A">
        <w:rPr>
          <w:rFonts w:ascii="Times New Roman" w:eastAsia="Times New Roman" w:hAnsi="Times New Roman" w:cs="Times New Roman"/>
        </w:rPr>
        <w:t xml:space="preserve">Link to ER diagram: </w:t>
      </w:r>
      <w:hyperlink r:id="rId58">
        <w:r w:rsidRPr="006A4C2A">
          <w:rPr>
            <w:rStyle w:val="Hyperlink"/>
            <w:rFonts w:ascii="Times New Roman" w:eastAsia="Times New Roman" w:hAnsi="Times New Roman" w:cs="Times New Roman"/>
          </w:rPr>
          <w:t>https://lucid.app/lucidchart/43a9be1b-026a-43de-ae6d-63be2cd3e97f/edit?invitationId=inv_f15cabc7-460b-47de-b8c8-97ad68219834</w:t>
        </w:r>
      </w:hyperlink>
    </w:p>
    <w:p w14:paraId="22D44634" w14:textId="4F519987" w:rsidR="56C33F2E" w:rsidRPr="006A4C2A" w:rsidRDefault="6549EC31" w:rsidP="01E9BFC8">
      <w:pPr>
        <w:pStyle w:val="Heading2"/>
        <w:rPr>
          <w:rFonts w:ascii="Times New Roman" w:eastAsia="Times New Roman" w:hAnsi="Times New Roman" w:cs="Times New Roman"/>
        </w:rPr>
      </w:pPr>
      <w:bookmarkStart w:id="141" w:name="_Toc201003060"/>
      <w:r w:rsidRPr="006A4C2A">
        <w:rPr>
          <w:rFonts w:ascii="Times New Roman" w:eastAsia="Times New Roman" w:hAnsi="Times New Roman" w:cs="Times New Roman"/>
        </w:rPr>
        <w:t>Components of ER diagram</w:t>
      </w:r>
      <w:bookmarkEnd w:id="141"/>
    </w:p>
    <w:tbl>
      <w:tblPr>
        <w:tblStyle w:val="GridTable1Light-Accent1"/>
        <w:tblW w:w="0" w:type="auto"/>
        <w:tblLayout w:type="fixed"/>
        <w:tblLook w:val="06A0" w:firstRow="1" w:lastRow="0" w:firstColumn="1" w:lastColumn="0" w:noHBand="1" w:noVBand="1"/>
      </w:tblPr>
      <w:tblGrid>
        <w:gridCol w:w="1274"/>
        <w:gridCol w:w="1594"/>
        <w:gridCol w:w="1500"/>
        <w:gridCol w:w="1607"/>
      </w:tblGrid>
      <w:tr w:rsidR="01E9BFC8" w:rsidRPr="006A4C2A" w14:paraId="14FE314D" w14:textId="77777777" w:rsidTr="392403C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4" w:type="dxa"/>
          </w:tcPr>
          <w:p w14:paraId="6B023A65" w14:textId="48CF6852" w:rsidR="01E9BFC8" w:rsidRPr="006A4C2A" w:rsidRDefault="01E9BFC8" w:rsidP="392403C2">
            <w:pPr>
              <w:spacing w:before="0" w:after="0"/>
              <w:jc w:val="center"/>
              <w:rPr>
                <w:rFonts w:ascii="Times New Roman" w:eastAsia="Times New Roman" w:hAnsi="Times New Roman" w:cs="Times New Roman"/>
              </w:rPr>
            </w:pPr>
            <w:r w:rsidRPr="006A4C2A">
              <w:rPr>
                <w:rFonts w:ascii="Times New Roman" w:eastAsia="Times New Roman" w:hAnsi="Times New Roman" w:cs="Times New Roman"/>
              </w:rPr>
              <w:t>Entity 1</w:t>
            </w:r>
          </w:p>
        </w:tc>
        <w:tc>
          <w:tcPr>
            <w:tcW w:w="1594" w:type="dxa"/>
          </w:tcPr>
          <w:p w14:paraId="079130BE" w14:textId="4B45BB40" w:rsidR="01E9BFC8" w:rsidRPr="006A4C2A" w:rsidRDefault="01E9BFC8" w:rsidP="392403C2">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Relationship</w:t>
            </w:r>
          </w:p>
        </w:tc>
        <w:tc>
          <w:tcPr>
            <w:tcW w:w="1500" w:type="dxa"/>
          </w:tcPr>
          <w:p w14:paraId="48A68296" w14:textId="38091129" w:rsidR="01E9BFC8" w:rsidRPr="006A4C2A" w:rsidRDefault="01E9BFC8" w:rsidP="392403C2">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Entity 2</w:t>
            </w:r>
          </w:p>
        </w:tc>
        <w:tc>
          <w:tcPr>
            <w:tcW w:w="1607" w:type="dxa"/>
          </w:tcPr>
          <w:p w14:paraId="60F4C1D8" w14:textId="099F4395" w:rsidR="01E9BFC8" w:rsidRPr="006A4C2A" w:rsidRDefault="01E9BFC8" w:rsidP="392403C2">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Connectivity</w:t>
            </w:r>
          </w:p>
        </w:tc>
      </w:tr>
      <w:tr w:rsidR="01E9BFC8" w:rsidRPr="006A4C2A" w14:paraId="7D7FFB11"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70A7944A" w14:textId="189CA4F3"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User</w:t>
            </w:r>
          </w:p>
        </w:tc>
        <w:tc>
          <w:tcPr>
            <w:tcW w:w="1594" w:type="dxa"/>
          </w:tcPr>
          <w:p w14:paraId="491B871F" w14:textId="224A48A3"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book</w:t>
            </w:r>
          </w:p>
        </w:tc>
        <w:tc>
          <w:tcPr>
            <w:tcW w:w="1500" w:type="dxa"/>
          </w:tcPr>
          <w:p w14:paraId="1DF8CBD6" w14:textId="43A1531D"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Ticket</w:t>
            </w:r>
          </w:p>
        </w:tc>
        <w:tc>
          <w:tcPr>
            <w:tcW w:w="1607" w:type="dxa"/>
          </w:tcPr>
          <w:p w14:paraId="0D7973D9" w14:textId="793F48D9"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33618BB6"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555574E5" w14:textId="73FCCB6D"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User</w:t>
            </w:r>
          </w:p>
        </w:tc>
        <w:tc>
          <w:tcPr>
            <w:tcW w:w="1594" w:type="dxa"/>
          </w:tcPr>
          <w:p w14:paraId="77AC0899" w14:textId="03FDDD72"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post</w:t>
            </w:r>
          </w:p>
        </w:tc>
        <w:tc>
          <w:tcPr>
            <w:tcW w:w="1500" w:type="dxa"/>
          </w:tcPr>
          <w:p w14:paraId="7F05EC90" w14:textId="287F6C95"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Threads</w:t>
            </w:r>
          </w:p>
        </w:tc>
        <w:tc>
          <w:tcPr>
            <w:tcW w:w="1607" w:type="dxa"/>
          </w:tcPr>
          <w:p w14:paraId="40B5B679" w14:textId="7996DE65"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0FBC5C84"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0F7B5FDD" w14:textId="78F88185"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User</w:t>
            </w:r>
          </w:p>
        </w:tc>
        <w:tc>
          <w:tcPr>
            <w:tcW w:w="1594" w:type="dxa"/>
          </w:tcPr>
          <w:p w14:paraId="671D2A15" w14:textId="32656A5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write</w:t>
            </w:r>
          </w:p>
        </w:tc>
        <w:tc>
          <w:tcPr>
            <w:tcW w:w="1500" w:type="dxa"/>
          </w:tcPr>
          <w:p w14:paraId="5417597F" w14:textId="06CB159F"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Review</w:t>
            </w:r>
          </w:p>
        </w:tc>
        <w:tc>
          <w:tcPr>
            <w:tcW w:w="1607" w:type="dxa"/>
          </w:tcPr>
          <w:p w14:paraId="494F3E09" w14:textId="5EEE05BA"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21DFAA3A"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4956E236" w14:textId="54CDC9C5"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User</w:t>
            </w:r>
          </w:p>
        </w:tc>
        <w:tc>
          <w:tcPr>
            <w:tcW w:w="1594" w:type="dxa"/>
          </w:tcPr>
          <w:p w14:paraId="71CF49FB" w14:textId="4D37AA4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cast</w:t>
            </w:r>
          </w:p>
        </w:tc>
        <w:tc>
          <w:tcPr>
            <w:tcW w:w="1500" w:type="dxa"/>
          </w:tcPr>
          <w:p w14:paraId="6994E584" w14:textId="505DA99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Vote</w:t>
            </w:r>
          </w:p>
        </w:tc>
        <w:tc>
          <w:tcPr>
            <w:tcW w:w="1607" w:type="dxa"/>
          </w:tcPr>
          <w:p w14:paraId="0F42D48C" w14:textId="426866CE"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77985CB4"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19AD0003" w14:textId="3DFA8B06"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User</w:t>
            </w:r>
          </w:p>
        </w:tc>
        <w:tc>
          <w:tcPr>
            <w:tcW w:w="1594" w:type="dxa"/>
          </w:tcPr>
          <w:p w14:paraId="390A367D" w14:textId="03B8F111"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have</w:t>
            </w:r>
          </w:p>
        </w:tc>
        <w:tc>
          <w:tcPr>
            <w:tcW w:w="1500" w:type="dxa"/>
          </w:tcPr>
          <w:p w14:paraId="6E8EF43A" w14:textId="6C5B1AEE"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6A4C2A">
              <w:rPr>
                <w:rFonts w:ascii="Times New Roman" w:eastAsia="Times New Roman" w:hAnsi="Times New Roman" w:cs="Times New Roman"/>
              </w:rPr>
              <w:t>UserReward</w:t>
            </w:r>
            <w:proofErr w:type="spellEnd"/>
          </w:p>
        </w:tc>
        <w:tc>
          <w:tcPr>
            <w:tcW w:w="1607" w:type="dxa"/>
          </w:tcPr>
          <w:p w14:paraId="73318E92" w14:textId="722D21A6"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10B6858E"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4C48550E" w14:textId="3AC147DF"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Movie</w:t>
            </w:r>
          </w:p>
        </w:tc>
        <w:tc>
          <w:tcPr>
            <w:tcW w:w="1594" w:type="dxa"/>
          </w:tcPr>
          <w:p w14:paraId="54378A6B" w14:textId="0F36A1A2"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have</w:t>
            </w:r>
          </w:p>
        </w:tc>
        <w:tc>
          <w:tcPr>
            <w:tcW w:w="1500" w:type="dxa"/>
          </w:tcPr>
          <w:p w14:paraId="3077A16C" w14:textId="20575823"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Review</w:t>
            </w:r>
          </w:p>
        </w:tc>
        <w:tc>
          <w:tcPr>
            <w:tcW w:w="1607" w:type="dxa"/>
          </w:tcPr>
          <w:p w14:paraId="2277B81D" w14:textId="2BBDC305"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44655447"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541E4DE1" w14:textId="4DD926C9"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Movie</w:t>
            </w:r>
          </w:p>
        </w:tc>
        <w:tc>
          <w:tcPr>
            <w:tcW w:w="1594" w:type="dxa"/>
          </w:tcPr>
          <w:p w14:paraId="02C737E9" w14:textId="17453AC6"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have</w:t>
            </w:r>
          </w:p>
        </w:tc>
        <w:tc>
          <w:tcPr>
            <w:tcW w:w="1500" w:type="dxa"/>
          </w:tcPr>
          <w:p w14:paraId="7003A9A3" w14:textId="2069C383"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Poll</w:t>
            </w:r>
          </w:p>
        </w:tc>
        <w:tc>
          <w:tcPr>
            <w:tcW w:w="1607" w:type="dxa"/>
          </w:tcPr>
          <w:p w14:paraId="2D18F340" w14:textId="335644FE"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53BBDB0F"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6E38E304" w14:textId="246558F9"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Poll</w:t>
            </w:r>
          </w:p>
        </w:tc>
        <w:tc>
          <w:tcPr>
            <w:tcW w:w="1594" w:type="dxa"/>
          </w:tcPr>
          <w:p w14:paraId="199737E2" w14:textId="5D3F60DA"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have</w:t>
            </w:r>
          </w:p>
        </w:tc>
        <w:tc>
          <w:tcPr>
            <w:tcW w:w="1500" w:type="dxa"/>
          </w:tcPr>
          <w:p w14:paraId="2815F3AF" w14:textId="6D97E35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Vote</w:t>
            </w:r>
          </w:p>
        </w:tc>
        <w:tc>
          <w:tcPr>
            <w:tcW w:w="1607" w:type="dxa"/>
          </w:tcPr>
          <w:p w14:paraId="21A173CD" w14:textId="515091C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28F98D7E"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35E1D1FF" w14:textId="33F4B889"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Ticket</w:t>
            </w:r>
          </w:p>
        </w:tc>
        <w:tc>
          <w:tcPr>
            <w:tcW w:w="1594" w:type="dxa"/>
          </w:tcPr>
          <w:p w14:paraId="01A08320" w14:textId="15DD9FDE"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redeem</w:t>
            </w:r>
          </w:p>
        </w:tc>
        <w:tc>
          <w:tcPr>
            <w:tcW w:w="1500" w:type="dxa"/>
          </w:tcPr>
          <w:p w14:paraId="438D9216" w14:textId="2F7EE8F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Payment</w:t>
            </w:r>
          </w:p>
        </w:tc>
        <w:tc>
          <w:tcPr>
            <w:tcW w:w="1607" w:type="dxa"/>
          </w:tcPr>
          <w:p w14:paraId="49F03547" w14:textId="4FC9672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One-to-One</w:t>
            </w:r>
          </w:p>
        </w:tc>
      </w:tr>
      <w:tr w:rsidR="01E9BFC8" w:rsidRPr="006A4C2A" w14:paraId="0BA5A5E2"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524D93D9" w14:textId="4801C876"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Showtime</w:t>
            </w:r>
          </w:p>
        </w:tc>
        <w:tc>
          <w:tcPr>
            <w:tcW w:w="1594" w:type="dxa"/>
          </w:tcPr>
          <w:p w14:paraId="54E08C90" w14:textId="735F71AD"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has</w:t>
            </w:r>
          </w:p>
        </w:tc>
        <w:tc>
          <w:tcPr>
            <w:tcW w:w="1500" w:type="dxa"/>
          </w:tcPr>
          <w:p w14:paraId="26854AE5" w14:textId="1AF103E1"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Ticket</w:t>
            </w:r>
          </w:p>
        </w:tc>
        <w:tc>
          <w:tcPr>
            <w:tcW w:w="1607" w:type="dxa"/>
          </w:tcPr>
          <w:p w14:paraId="46137904" w14:textId="2D59391D"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One-to-Many</w:t>
            </w:r>
          </w:p>
        </w:tc>
      </w:tr>
      <w:tr w:rsidR="01E9BFC8" w:rsidRPr="006A4C2A" w14:paraId="718AE6A5"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62FC4010" w14:textId="5E11046D"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Ticket</w:t>
            </w:r>
          </w:p>
        </w:tc>
        <w:tc>
          <w:tcPr>
            <w:tcW w:w="1594" w:type="dxa"/>
          </w:tcPr>
          <w:p w14:paraId="72E00FFE" w14:textId="104684A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has</w:t>
            </w:r>
          </w:p>
        </w:tc>
        <w:tc>
          <w:tcPr>
            <w:tcW w:w="1500" w:type="dxa"/>
          </w:tcPr>
          <w:p w14:paraId="4323F91D" w14:textId="0EE4E542"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Showtime</w:t>
            </w:r>
          </w:p>
        </w:tc>
        <w:tc>
          <w:tcPr>
            <w:tcW w:w="1607" w:type="dxa"/>
          </w:tcPr>
          <w:p w14:paraId="05A0D298" w14:textId="3B9D784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Many-to-One</w:t>
            </w:r>
          </w:p>
        </w:tc>
      </w:tr>
      <w:tr w:rsidR="01E9BFC8" w:rsidRPr="006A4C2A" w14:paraId="161C00D9"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3071B19C" w14:textId="3E9F5235"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Ticket</w:t>
            </w:r>
          </w:p>
        </w:tc>
        <w:tc>
          <w:tcPr>
            <w:tcW w:w="1594" w:type="dxa"/>
          </w:tcPr>
          <w:p w14:paraId="28872F22" w14:textId="722F4DC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has</w:t>
            </w:r>
          </w:p>
        </w:tc>
        <w:tc>
          <w:tcPr>
            <w:tcW w:w="1500" w:type="dxa"/>
          </w:tcPr>
          <w:p w14:paraId="42966563" w14:textId="0ACA79D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Payment</w:t>
            </w:r>
          </w:p>
        </w:tc>
        <w:tc>
          <w:tcPr>
            <w:tcW w:w="1607" w:type="dxa"/>
          </w:tcPr>
          <w:p w14:paraId="35AA33B4" w14:textId="2773A609"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One-to-One</w:t>
            </w:r>
          </w:p>
        </w:tc>
      </w:tr>
      <w:tr w:rsidR="01E9BFC8" w:rsidRPr="006A4C2A" w14:paraId="57D0D860"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4BF72A6E" w14:textId="49C4A899"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Ticket</w:t>
            </w:r>
          </w:p>
        </w:tc>
        <w:tc>
          <w:tcPr>
            <w:tcW w:w="1594" w:type="dxa"/>
          </w:tcPr>
          <w:p w14:paraId="74A29D47" w14:textId="1C57F31B"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can have</w:t>
            </w:r>
          </w:p>
        </w:tc>
        <w:tc>
          <w:tcPr>
            <w:tcW w:w="1500" w:type="dxa"/>
          </w:tcPr>
          <w:p w14:paraId="60737EF8" w14:textId="3F199907"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6A4C2A">
              <w:rPr>
                <w:rFonts w:ascii="Times New Roman" w:eastAsia="Times New Roman" w:hAnsi="Times New Roman" w:cs="Times New Roman"/>
              </w:rPr>
              <w:t>QR_code</w:t>
            </w:r>
            <w:proofErr w:type="spellEnd"/>
          </w:p>
        </w:tc>
        <w:tc>
          <w:tcPr>
            <w:tcW w:w="1607" w:type="dxa"/>
          </w:tcPr>
          <w:p w14:paraId="32AE5F89" w14:textId="3BA32D21"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One-to-One</w:t>
            </w:r>
          </w:p>
        </w:tc>
      </w:tr>
      <w:tr w:rsidR="01E9BFC8" w:rsidRPr="006A4C2A" w14:paraId="2C1202DC" w14:textId="77777777" w:rsidTr="392403C2">
        <w:trPr>
          <w:trHeight w:val="300"/>
        </w:trPr>
        <w:tc>
          <w:tcPr>
            <w:cnfStyle w:val="001000000000" w:firstRow="0" w:lastRow="0" w:firstColumn="1" w:lastColumn="0" w:oddVBand="0" w:evenVBand="0" w:oddHBand="0" w:evenHBand="0" w:firstRowFirstColumn="0" w:firstRowLastColumn="0" w:lastRowFirstColumn="0" w:lastRowLastColumn="0"/>
            <w:tcW w:w="1274" w:type="dxa"/>
          </w:tcPr>
          <w:p w14:paraId="600BC6DD" w14:textId="7ED395F1" w:rsidR="01E9BFC8" w:rsidRPr="006A4C2A" w:rsidRDefault="01E9BFC8" w:rsidP="392403C2">
            <w:pPr>
              <w:spacing w:before="0" w:after="0"/>
              <w:rPr>
                <w:rFonts w:ascii="Times New Roman" w:eastAsia="Times New Roman" w:hAnsi="Times New Roman" w:cs="Times New Roman"/>
              </w:rPr>
            </w:pPr>
            <w:r w:rsidRPr="006A4C2A">
              <w:rPr>
                <w:rFonts w:ascii="Times New Roman" w:eastAsia="Times New Roman" w:hAnsi="Times New Roman" w:cs="Times New Roman"/>
              </w:rPr>
              <w:t>Threads</w:t>
            </w:r>
          </w:p>
        </w:tc>
        <w:tc>
          <w:tcPr>
            <w:tcW w:w="1594" w:type="dxa"/>
          </w:tcPr>
          <w:p w14:paraId="51EE173B" w14:textId="25F6B036"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belongs to</w:t>
            </w:r>
          </w:p>
        </w:tc>
        <w:tc>
          <w:tcPr>
            <w:tcW w:w="1500" w:type="dxa"/>
          </w:tcPr>
          <w:p w14:paraId="5C1167CD" w14:textId="574B5084"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User</w:t>
            </w:r>
          </w:p>
        </w:tc>
        <w:tc>
          <w:tcPr>
            <w:tcW w:w="1607" w:type="dxa"/>
          </w:tcPr>
          <w:p w14:paraId="0845EF47" w14:textId="2B3C0DCA" w:rsidR="01E9BFC8" w:rsidRPr="006A4C2A" w:rsidRDefault="01E9BFC8" w:rsidP="392403C2">
            <w:pPr>
              <w:spacing w:before="0"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A4C2A">
              <w:rPr>
                <w:rFonts w:ascii="Times New Roman" w:eastAsia="Times New Roman" w:hAnsi="Times New Roman" w:cs="Times New Roman"/>
              </w:rPr>
              <w:t>Many-to-One</w:t>
            </w:r>
          </w:p>
        </w:tc>
      </w:tr>
    </w:tbl>
    <w:p w14:paraId="770ADB4D" w14:textId="350812AC" w:rsidR="01E9BFC8" w:rsidRPr="006A4C2A" w:rsidRDefault="01E9BFC8" w:rsidP="01E9BFC8">
      <w:pPr>
        <w:rPr>
          <w:rFonts w:ascii="Times New Roman" w:eastAsia="Times New Roman" w:hAnsi="Times New Roman" w:cs="Times New Roman"/>
        </w:rPr>
      </w:pPr>
    </w:p>
    <w:p w14:paraId="5DA112E8" w14:textId="2FDA6866" w:rsidR="7227B66F" w:rsidRPr="006A4C2A" w:rsidRDefault="70CC183A" w:rsidP="392403C2">
      <w:pPr>
        <w:pStyle w:val="Heading1"/>
        <w:rPr>
          <w:rFonts w:ascii="Times New Roman" w:eastAsia="Times New Roman" w:hAnsi="Times New Roman" w:cs="Times New Roman"/>
          <w:b/>
          <w:bCs/>
          <w:color w:val="002060"/>
          <w:sz w:val="32"/>
          <w:szCs w:val="32"/>
        </w:rPr>
      </w:pPr>
      <w:bookmarkStart w:id="142" w:name="_Toc201003061"/>
      <w:r w:rsidRPr="006A4C2A">
        <w:rPr>
          <w:rFonts w:ascii="Times New Roman" w:hAnsi="Times New Roman" w:cs="Times New Roman"/>
        </w:rPr>
        <w:lastRenderedPageBreak/>
        <w:t>Conclusion:</w:t>
      </w:r>
      <w:bookmarkEnd w:id="142"/>
    </w:p>
    <w:p w14:paraId="7D959502" w14:textId="44D36199" w:rsidR="2FC107F1" w:rsidRPr="006A4C2A" w:rsidRDefault="68083D1E" w:rsidP="392403C2">
      <w:pPr>
        <w:spacing w:before="0" w:after="2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The </w:t>
      </w:r>
      <w:r w:rsidRPr="006A4C2A">
        <w:rPr>
          <w:rFonts w:ascii="Times New Roman" w:eastAsia="Times New Roman" w:hAnsi="Times New Roman" w:cs="Times New Roman"/>
          <w:i/>
          <w:iCs/>
          <w:sz w:val="24"/>
          <w:szCs w:val="24"/>
        </w:rPr>
        <w:t>Red Curtain</w:t>
      </w:r>
      <w:r w:rsidRPr="006A4C2A">
        <w:rPr>
          <w:rFonts w:ascii="Times New Roman" w:eastAsia="Times New Roman" w:hAnsi="Times New Roman" w:cs="Times New Roman"/>
          <w:sz w:val="24"/>
          <w:szCs w:val="24"/>
        </w:rPr>
        <w:t xml:space="preserve"> cinema management platform redefines movie-going by prioritizing </w:t>
      </w:r>
      <w:r w:rsidRPr="006A4C2A">
        <w:rPr>
          <w:rFonts w:ascii="Times New Roman" w:eastAsia="Times New Roman" w:hAnsi="Times New Roman" w:cs="Times New Roman"/>
          <w:b/>
          <w:bCs/>
          <w:sz w:val="24"/>
          <w:szCs w:val="24"/>
        </w:rPr>
        <w:t>user empowerment, social engagement, and seamless technology</w:t>
      </w:r>
      <w:r w:rsidRPr="006A4C2A">
        <w:rPr>
          <w:rFonts w:ascii="Times New Roman" w:eastAsia="Times New Roman" w:hAnsi="Times New Roman" w:cs="Times New Roman"/>
          <w:sz w:val="24"/>
          <w:szCs w:val="24"/>
        </w:rPr>
        <w:t xml:space="preserve">. Through features like </w:t>
      </w:r>
      <w:r w:rsidRPr="006A4C2A">
        <w:rPr>
          <w:rFonts w:ascii="Times New Roman" w:eastAsia="Times New Roman" w:hAnsi="Times New Roman" w:cs="Times New Roman"/>
          <w:b/>
          <w:bCs/>
          <w:sz w:val="24"/>
          <w:szCs w:val="24"/>
        </w:rPr>
        <w:t>dynamic polling, cross-chain loyalty rewards, real-time seat booking, and interactive discussions</w:t>
      </w:r>
      <w:r w:rsidRPr="006A4C2A">
        <w:rPr>
          <w:rFonts w:ascii="Times New Roman" w:eastAsia="Times New Roman" w:hAnsi="Times New Roman" w:cs="Times New Roman"/>
          <w:sz w:val="24"/>
          <w:szCs w:val="24"/>
        </w:rPr>
        <w:t>, the platform bridges gaps in the traditional cinema experience while addressing modern demands for flexibility and community.</w:t>
      </w:r>
    </w:p>
    <w:p w14:paraId="45AA8C4A" w14:textId="63E9C8E0" w:rsidR="2FC107F1" w:rsidRPr="006A4C2A" w:rsidRDefault="68083D1E" w:rsidP="392403C2">
      <w:pPr>
        <w:spacing w:before="240" w:after="2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With a </w:t>
      </w:r>
      <w:r w:rsidRPr="006A4C2A">
        <w:rPr>
          <w:rFonts w:ascii="Times New Roman" w:eastAsia="Times New Roman" w:hAnsi="Times New Roman" w:cs="Times New Roman"/>
          <w:b/>
          <w:bCs/>
          <w:sz w:val="24"/>
          <w:szCs w:val="24"/>
        </w:rPr>
        <w:t>structured development approach</w:t>
      </w:r>
      <w:r w:rsidRPr="006A4C2A">
        <w:rPr>
          <w:rFonts w:ascii="Times New Roman" w:eastAsia="Times New Roman" w:hAnsi="Times New Roman" w:cs="Times New Roman"/>
          <w:sz w:val="24"/>
          <w:szCs w:val="24"/>
        </w:rPr>
        <w:t xml:space="preserve">, clear division of roles among team members, and robust risk mitigation strategies, </w:t>
      </w:r>
      <w:r w:rsidRPr="006A4C2A">
        <w:rPr>
          <w:rFonts w:ascii="Times New Roman" w:eastAsia="Times New Roman" w:hAnsi="Times New Roman" w:cs="Times New Roman"/>
          <w:i/>
          <w:iCs/>
          <w:sz w:val="24"/>
          <w:szCs w:val="24"/>
        </w:rPr>
        <w:t>Red Curtain</w:t>
      </w:r>
      <w:r w:rsidRPr="006A4C2A">
        <w:rPr>
          <w:rFonts w:ascii="Times New Roman" w:eastAsia="Times New Roman" w:hAnsi="Times New Roman" w:cs="Times New Roman"/>
          <w:sz w:val="24"/>
          <w:szCs w:val="24"/>
        </w:rPr>
        <w:t xml:space="preserve"> is poised to deliver a </w:t>
      </w:r>
      <w:r w:rsidRPr="006A4C2A">
        <w:rPr>
          <w:rFonts w:ascii="Times New Roman" w:eastAsia="Times New Roman" w:hAnsi="Times New Roman" w:cs="Times New Roman"/>
          <w:b/>
          <w:bCs/>
          <w:sz w:val="24"/>
          <w:szCs w:val="24"/>
        </w:rPr>
        <w:t>secure, accessible, and engaging</w:t>
      </w:r>
      <w:r w:rsidRPr="006A4C2A">
        <w:rPr>
          <w:rFonts w:ascii="Times New Roman" w:eastAsia="Times New Roman" w:hAnsi="Times New Roman" w:cs="Times New Roman"/>
          <w:sz w:val="24"/>
          <w:szCs w:val="24"/>
        </w:rPr>
        <w:t xml:space="preserve"> solution for Australian audiences. By combining innovative design with reliable backend systems, the project sets a new standard for cinema platforms—transforming passive viewers into active participants.</w:t>
      </w:r>
    </w:p>
    <w:p w14:paraId="4407FA0C" w14:textId="5543C57F" w:rsidR="2FC107F1" w:rsidRPr="006A4C2A" w:rsidRDefault="68083D1E" w:rsidP="392403C2">
      <w:pPr>
        <w:spacing w:before="240" w:after="240"/>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As we move toward deployment, </w:t>
      </w:r>
      <w:r w:rsidRPr="006A4C2A">
        <w:rPr>
          <w:rFonts w:ascii="Times New Roman" w:eastAsia="Times New Roman" w:hAnsi="Times New Roman" w:cs="Times New Roman"/>
          <w:i/>
          <w:iCs/>
          <w:sz w:val="24"/>
          <w:szCs w:val="24"/>
        </w:rPr>
        <w:t>Red Curtain</w:t>
      </w:r>
      <w:r w:rsidRPr="006A4C2A">
        <w:rPr>
          <w:rFonts w:ascii="Times New Roman" w:eastAsia="Times New Roman" w:hAnsi="Times New Roman" w:cs="Times New Roman"/>
          <w:sz w:val="24"/>
          <w:szCs w:val="24"/>
        </w:rPr>
        <w:t xml:space="preserve"> remains committed to iterating based on user feedback, ensuring the platform evolves alongside its audience. The future of cinema is collaborative, and </w:t>
      </w:r>
      <w:r w:rsidRPr="006A4C2A">
        <w:rPr>
          <w:rFonts w:ascii="Times New Roman" w:eastAsia="Times New Roman" w:hAnsi="Times New Roman" w:cs="Times New Roman"/>
          <w:i/>
          <w:iCs/>
          <w:sz w:val="24"/>
          <w:szCs w:val="24"/>
        </w:rPr>
        <w:t>Red Curtain</w:t>
      </w:r>
      <w:r w:rsidRPr="006A4C2A">
        <w:rPr>
          <w:rFonts w:ascii="Times New Roman" w:eastAsia="Times New Roman" w:hAnsi="Times New Roman" w:cs="Times New Roman"/>
          <w:sz w:val="24"/>
          <w:szCs w:val="24"/>
        </w:rPr>
        <w:t xml:space="preserve"> is leading the curtain call.</w:t>
      </w:r>
    </w:p>
    <w:p w14:paraId="0C6DDAF4" w14:textId="77777777" w:rsidR="00BC1BFF" w:rsidRPr="006A4C2A" w:rsidRDefault="00BC1BFF" w:rsidP="392403C2">
      <w:pPr>
        <w:spacing w:before="240" w:after="240"/>
        <w:rPr>
          <w:rFonts w:ascii="Times New Roman" w:eastAsia="Times New Roman" w:hAnsi="Times New Roman" w:cs="Times New Roman"/>
          <w:sz w:val="24"/>
          <w:szCs w:val="24"/>
        </w:rPr>
      </w:pPr>
    </w:p>
    <w:p w14:paraId="008BB62D" w14:textId="77777777" w:rsidR="00BC1BFF" w:rsidRPr="006A4C2A" w:rsidRDefault="00BC1BFF" w:rsidP="392403C2">
      <w:pPr>
        <w:spacing w:before="240" w:after="240"/>
        <w:rPr>
          <w:rFonts w:ascii="Times New Roman" w:eastAsia="Times New Roman" w:hAnsi="Times New Roman" w:cs="Times New Roman"/>
          <w:sz w:val="24"/>
          <w:szCs w:val="24"/>
        </w:rPr>
      </w:pPr>
    </w:p>
    <w:p w14:paraId="1006FBD3" w14:textId="77777777" w:rsidR="00BC1BFF" w:rsidRPr="006A4C2A" w:rsidRDefault="00BC1BFF" w:rsidP="392403C2">
      <w:pPr>
        <w:spacing w:before="240" w:after="240"/>
        <w:rPr>
          <w:rFonts w:ascii="Times New Roman" w:eastAsia="Times New Roman" w:hAnsi="Times New Roman" w:cs="Times New Roman"/>
          <w:sz w:val="24"/>
          <w:szCs w:val="24"/>
        </w:rPr>
      </w:pPr>
    </w:p>
    <w:p w14:paraId="18563205" w14:textId="77777777" w:rsidR="00BC1BFF" w:rsidRPr="006A4C2A" w:rsidRDefault="00BC1BFF" w:rsidP="392403C2">
      <w:pPr>
        <w:spacing w:before="240" w:after="240"/>
        <w:rPr>
          <w:rFonts w:ascii="Times New Roman" w:eastAsia="Times New Roman" w:hAnsi="Times New Roman" w:cs="Times New Roman"/>
          <w:sz w:val="24"/>
          <w:szCs w:val="24"/>
        </w:rPr>
      </w:pPr>
    </w:p>
    <w:p w14:paraId="2376DC6F" w14:textId="77777777" w:rsidR="00BC1BFF" w:rsidRPr="006A4C2A" w:rsidRDefault="00BC1BFF" w:rsidP="392403C2">
      <w:pPr>
        <w:spacing w:before="240" w:after="240"/>
        <w:rPr>
          <w:rFonts w:ascii="Times New Roman" w:eastAsia="Times New Roman" w:hAnsi="Times New Roman" w:cs="Times New Roman"/>
          <w:sz w:val="24"/>
          <w:szCs w:val="24"/>
        </w:rPr>
      </w:pPr>
    </w:p>
    <w:p w14:paraId="69CE0013" w14:textId="77777777" w:rsidR="00BC1BFF" w:rsidRPr="006A4C2A" w:rsidRDefault="00BC1BFF" w:rsidP="392403C2">
      <w:pPr>
        <w:spacing w:before="240" w:after="240"/>
        <w:rPr>
          <w:rFonts w:ascii="Times New Roman" w:eastAsia="Times New Roman" w:hAnsi="Times New Roman" w:cs="Times New Roman"/>
          <w:sz w:val="24"/>
          <w:szCs w:val="24"/>
        </w:rPr>
      </w:pPr>
    </w:p>
    <w:p w14:paraId="350F130D" w14:textId="77777777" w:rsidR="00BC1BFF" w:rsidRPr="006A4C2A" w:rsidRDefault="00BC1BFF" w:rsidP="392403C2">
      <w:pPr>
        <w:spacing w:before="240" w:after="240"/>
        <w:rPr>
          <w:rFonts w:ascii="Times New Roman" w:eastAsia="Times New Roman" w:hAnsi="Times New Roman" w:cs="Times New Roman"/>
          <w:sz w:val="24"/>
          <w:szCs w:val="24"/>
        </w:rPr>
      </w:pPr>
    </w:p>
    <w:p w14:paraId="4CA6D436" w14:textId="77777777" w:rsidR="00BC1BFF" w:rsidRPr="006A4C2A" w:rsidRDefault="00BC1BFF" w:rsidP="392403C2">
      <w:pPr>
        <w:spacing w:before="240" w:after="240"/>
        <w:rPr>
          <w:rFonts w:ascii="Times New Roman" w:eastAsia="Times New Roman" w:hAnsi="Times New Roman" w:cs="Times New Roman"/>
          <w:sz w:val="24"/>
          <w:szCs w:val="24"/>
        </w:rPr>
      </w:pPr>
    </w:p>
    <w:p w14:paraId="7035CA62" w14:textId="77777777" w:rsidR="00BC1BFF" w:rsidRPr="006A4C2A" w:rsidRDefault="00BC1BFF" w:rsidP="392403C2">
      <w:pPr>
        <w:spacing w:before="240" w:after="240"/>
        <w:rPr>
          <w:rFonts w:ascii="Times New Roman" w:eastAsia="Times New Roman" w:hAnsi="Times New Roman" w:cs="Times New Roman"/>
          <w:sz w:val="24"/>
          <w:szCs w:val="24"/>
        </w:rPr>
      </w:pPr>
    </w:p>
    <w:p w14:paraId="79F0A1C9" w14:textId="77777777" w:rsidR="00BC1BFF" w:rsidRPr="006A4C2A" w:rsidRDefault="00BC1BFF" w:rsidP="392403C2">
      <w:pPr>
        <w:spacing w:before="240" w:after="240"/>
        <w:rPr>
          <w:rFonts w:ascii="Times New Roman" w:eastAsia="Times New Roman" w:hAnsi="Times New Roman" w:cs="Times New Roman"/>
          <w:sz w:val="24"/>
          <w:szCs w:val="24"/>
        </w:rPr>
      </w:pPr>
    </w:p>
    <w:p w14:paraId="5613C61F" w14:textId="77777777" w:rsidR="00BC1BFF" w:rsidRPr="006A4C2A" w:rsidRDefault="00BC1BFF" w:rsidP="392403C2">
      <w:pPr>
        <w:spacing w:before="240" w:after="240"/>
        <w:rPr>
          <w:rFonts w:ascii="Times New Roman" w:eastAsia="Times New Roman" w:hAnsi="Times New Roman" w:cs="Times New Roman"/>
          <w:sz w:val="24"/>
          <w:szCs w:val="24"/>
        </w:rPr>
      </w:pPr>
    </w:p>
    <w:p w14:paraId="4B959CAA" w14:textId="77777777" w:rsidR="00BC1BFF" w:rsidRPr="006A4C2A" w:rsidRDefault="00BC1BFF" w:rsidP="392403C2">
      <w:pPr>
        <w:spacing w:before="240" w:after="240"/>
        <w:rPr>
          <w:rFonts w:ascii="Times New Roman" w:eastAsia="Times New Roman" w:hAnsi="Times New Roman" w:cs="Times New Roman"/>
          <w:sz w:val="24"/>
          <w:szCs w:val="24"/>
        </w:rPr>
      </w:pPr>
    </w:p>
    <w:p w14:paraId="57C949C5" w14:textId="77777777" w:rsidR="00BC1BFF" w:rsidRPr="006A4C2A" w:rsidRDefault="00BC1BFF" w:rsidP="392403C2">
      <w:pPr>
        <w:spacing w:before="240" w:after="240"/>
        <w:rPr>
          <w:rFonts w:ascii="Times New Roman" w:eastAsia="Times New Roman" w:hAnsi="Times New Roman" w:cs="Times New Roman"/>
          <w:sz w:val="24"/>
          <w:szCs w:val="24"/>
        </w:rPr>
      </w:pPr>
    </w:p>
    <w:p w14:paraId="5C606474" w14:textId="57513F74" w:rsidR="00E34D9E" w:rsidRPr="006A4C2A" w:rsidRDefault="4C81BEF3" w:rsidP="00ED3160">
      <w:pPr>
        <w:pStyle w:val="Heading1"/>
        <w:rPr>
          <w:rFonts w:ascii="Times New Roman" w:hAnsi="Times New Roman" w:cs="Times New Roman"/>
        </w:rPr>
      </w:pPr>
      <w:bookmarkStart w:id="143" w:name="_Toc2112436543"/>
      <w:bookmarkStart w:id="144" w:name="_Toc567011860"/>
      <w:bookmarkStart w:id="145" w:name="_Toc477540230"/>
      <w:bookmarkStart w:id="146" w:name="_Toc444883500"/>
      <w:bookmarkStart w:id="147" w:name="_Toc1998526330"/>
      <w:bookmarkStart w:id="148" w:name="_Toc636665487"/>
      <w:bookmarkStart w:id="149" w:name="_Toc1198135255"/>
      <w:bookmarkStart w:id="150" w:name="_Toc1601445698"/>
      <w:bookmarkStart w:id="151" w:name="_Toc415879879"/>
      <w:bookmarkStart w:id="152" w:name="_Toc1727913816"/>
      <w:bookmarkStart w:id="153" w:name="_Toc201003062"/>
      <w:r w:rsidRPr="006A4C2A">
        <w:rPr>
          <w:rFonts w:ascii="Times New Roman" w:hAnsi="Times New Roman" w:cs="Times New Roman"/>
        </w:rPr>
        <w:lastRenderedPageBreak/>
        <w:t>References</w:t>
      </w:r>
      <w:bookmarkEnd w:id="143"/>
      <w:bookmarkEnd w:id="144"/>
      <w:bookmarkEnd w:id="145"/>
      <w:bookmarkEnd w:id="146"/>
      <w:bookmarkEnd w:id="147"/>
      <w:bookmarkEnd w:id="148"/>
      <w:bookmarkEnd w:id="149"/>
      <w:bookmarkEnd w:id="150"/>
      <w:bookmarkEnd w:id="151"/>
      <w:bookmarkEnd w:id="152"/>
      <w:bookmarkEnd w:id="153"/>
    </w:p>
    <w:p w14:paraId="56C008EF" w14:textId="6E26D869" w:rsidR="00E34D9E" w:rsidRPr="006A4C2A" w:rsidRDefault="500C2C37" w:rsidP="050D6396">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Burgess Rawson. (2025, March 2). </w:t>
      </w:r>
      <w:r w:rsidRPr="006A4C2A">
        <w:rPr>
          <w:rFonts w:ascii="Times New Roman" w:eastAsia="Times New Roman" w:hAnsi="Times New Roman" w:cs="Times New Roman"/>
          <w:i/>
          <w:iCs/>
          <w:sz w:val="24"/>
          <w:szCs w:val="24"/>
        </w:rPr>
        <w:t>Why cinemas are attracting investor interest</w:t>
      </w:r>
      <w:r w:rsidRPr="006A4C2A">
        <w:rPr>
          <w:rFonts w:ascii="Times New Roman" w:eastAsia="Times New Roman" w:hAnsi="Times New Roman" w:cs="Times New Roman"/>
          <w:sz w:val="24"/>
          <w:szCs w:val="24"/>
        </w:rPr>
        <w:t xml:space="preserve">. Commo. </w:t>
      </w:r>
      <w:hyperlink r:id="rId59">
        <w:r w:rsidRPr="006A4C2A">
          <w:rPr>
            <w:rStyle w:val="Hyperlink"/>
            <w:rFonts w:ascii="Times New Roman" w:eastAsia="Times New Roman" w:hAnsi="Times New Roman" w:cs="Times New Roman"/>
            <w:sz w:val="24"/>
            <w:szCs w:val="24"/>
          </w:rPr>
          <w:t>https://www.commo.com.au/news/2025/03/02/why-cinemas-are-attracting-investor-interest-%E2%80%93-burgess-rawson/1740872022</w:t>
        </w:r>
      </w:hyperlink>
      <w:hyperlink r:id="rId60">
        <w:r w:rsidRPr="006A4C2A">
          <w:rPr>
            <w:rStyle w:val="Hyperlink"/>
            <w:rFonts w:ascii="Times New Roman" w:eastAsia="Times New Roman" w:hAnsi="Times New Roman" w:cs="Times New Roman"/>
            <w:sz w:val="24"/>
            <w:szCs w:val="24"/>
          </w:rPr>
          <w:t>Commo</w:t>
        </w:r>
        <w:r w:rsidR="270DFD5B" w:rsidRPr="006A4C2A">
          <w:rPr>
            <w:rStyle w:val="Hyperlink"/>
            <w:rFonts w:ascii="Times New Roman" w:eastAsia="Times New Roman" w:hAnsi="Times New Roman" w:cs="Times New Roman"/>
            <w:sz w:val="24"/>
            <w:szCs w:val="24"/>
          </w:rPr>
          <w:t>+69854</w:t>
        </w:r>
      </w:hyperlink>
    </w:p>
    <w:p w14:paraId="77B7A36F" w14:textId="78CAA06E" w:rsidR="646BCBC7" w:rsidRPr="006A4C2A" w:rsidRDefault="270DFD5B" w:rsidP="2FC107F1">
      <w:pPr>
        <w:rPr>
          <w:rFonts w:ascii="Times New Roman" w:eastAsia="Times New Roman" w:hAnsi="Times New Roman" w:cs="Times New Roman"/>
          <w:sz w:val="24"/>
          <w:szCs w:val="24"/>
        </w:rPr>
      </w:pPr>
      <w:proofErr w:type="gramStart"/>
      <w:r w:rsidRPr="006A4C2A">
        <w:rPr>
          <w:rFonts w:ascii="Times New Roman" w:eastAsia="Times New Roman" w:hAnsi="Times New Roman" w:cs="Times New Roman"/>
          <w:sz w:val="24"/>
          <w:szCs w:val="24"/>
        </w:rPr>
        <w:t>/.</w:t>
      </w:r>
      <w:proofErr w:type="spellStart"/>
      <w:r w:rsidRPr="006A4C2A">
        <w:rPr>
          <w:rFonts w:ascii="Times New Roman" w:eastAsia="Times New Roman" w:hAnsi="Times New Roman" w:cs="Times New Roman"/>
          <w:sz w:val="24"/>
          <w:szCs w:val="24"/>
        </w:rPr>
        <w:t>gtynhjmk</w:t>
      </w:r>
      <w:proofErr w:type="spellEnd"/>
      <w:proofErr w:type="gramEnd"/>
      <w:r w:rsidRPr="006A4C2A">
        <w:rPr>
          <w:rFonts w:ascii="Times New Roman" w:eastAsia="Times New Roman" w:hAnsi="Times New Roman" w:cs="Times New Roman"/>
          <w:sz w:val="24"/>
          <w:szCs w:val="24"/>
        </w:rPr>
        <w:t>,</w:t>
      </w:r>
    </w:p>
    <w:p w14:paraId="49D2540C" w14:textId="5F3D9C85" w:rsidR="00F852F5" w:rsidRPr="006A4C2A" w:rsidRDefault="51BDBB83" w:rsidP="050D6396">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Cooke, J. (2025, April). Cinemas in Australia. IBISWorld. </w:t>
      </w:r>
      <w:hyperlink r:id="rId61">
        <w:r w:rsidRPr="006A4C2A">
          <w:rPr>
            <w:rStyle w:val="Hyperlink"/>
            <w:rFonts w:ascii="Times New Roman" w:eastAsia="Times New Roman" w:hAnsi="Times New Roman" w:cs="Times New Roman"/>
            <w:sz w:val="24"/>
            <w:szCs w:val="24"/>
          </w:rPr>
          <w:t>https://www.ibisworld.com/australia/industry/cinemas/636/</w:t>
        </w:r>
      </w:hyperlink>
    </w:p>
    <w:p w14:paraId="29247F5A" w14:textId="22FF2FEC" w:rsidR="00F852F5" w:rsidRPr="006A4C2A" w:rsidRDefault="51BDBB83" w:rsidP="050D6396">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Daily Telegraph. (2025, May 23). </w:t>
      </w:r>
      <w:r w:rsidRPr="006A4C2A">
        <w:rPr>
          <w:rFonts w:ascii="Times New Roman" w:eastAsia="Times New Roman" w:hAnsi="Times New Roman" w:cs="Times New Roman"/>
          <w:i/>
          <w:iCs/>
          <w:sz w:val="24"/>
          <w:szCs w:val="24"/>
        </w:rPr>
        <w:t>'How is this garbage legal?': Aussies think fees have gone too far</w:t>
      </w:r>
      <w:r w:rsidRPr="006A4C2A">
        <w:rPr>
          <w:rFonts w:ascii="Times New Roman" w:eastAsia="Times New Roman" w:hAnsi="Times New Roman" w:cs="Times New Roman"/>
          <w:sz w:val="24"/>
          <w:szCs w:val="24"/>
        </w:rPr>
        <w:t xml:space="preserve">. </w:t>
      </w:r>
      <w:hyperlink r:id="rId62">
        <w:r w:rsidRPr="006A4C2A">
          <w:rPr>
            <w:rStyle w:val="Hyperlink"/>
            <w:rFonts w:ascii="Times New Roman" w:eastAsia="Times New Roman" w:hAnsi="Times New Roman" w:cs="Times New Roman"/>
            <w:sz w:val="24"/>
            <w:szCs w:val="24"/>
          </w:rPr>
          <w:t>https://www.dailytelegraph.com.au/lifestyle/how-is-this-garbage-legal-aussies-think-fees-have-gone-too-far/news-story/9ea89cb11d5859f42b0f004f7134ab00</w:t>
        </w:r>
      </w:hyperlink>
      <w:hyperlink r:id="rId63">
        <w:r w:rsidRPr="006A4C2A">
          <w:rPr>
            <w:rStyle w:val="Hyperlink"/>
            <w:rFonts w:ascii="Times New Roman" w:eastAsia="Times New Roman" w:hAnsi="Times New Roman" w:cs="Times New Roman"/>
            <w:sz w:val="24"/>
            <w:szCs w:val="24"/>
          </w:rPr>
          <w:t>dailytelegraph</w:t>
        </w:r>
      </w:hyperlink>
    </w:p>
    <w:p w14:paraId="65A53286" w14:textId="52F542BB" w:rsidR="3645C78E" w:rsidRPr="006A4C2A" w:rsidRDefault="1245DD7A" w:rsidP="392403C2">
      <w:pPr>
        <w:spacing w:before="0" w:after="240"/>
        <w:rPr>
          <w:rFonts w:ascii="Times New Roman" w:eastAsia="Times New Roman" w:hAnsi="Times New Roman" w:cs="Times New Roman"/>
        </w:rPr>
      </w:pPr>
      <w:r w:rsidRPr="006A4C2A">
        <w:rPr>
          <w:rFonts w:ascii="Times New Roman" w:eastAsia="Times New Roman" w:hAnsi="Times New Roman" w:cs="Times New Roman"/>
          <w:b/>
          <w:bCs/>
          <w:sz w:val="24"/>
          <w:szCs w:val="24"/>
        </w:rPr>
        <w:t>Lucid Software, Inc.</w:t>
      </w:r>
      <w:r w:rsidRPr="006A4C2A">
        <w:rPr>
          <w:rFonts w:ascii="Times New Roman" w:eastAsia="Times New Roman" w:hAnsi="Times New Roman" w:cs="Times New Roman"/>
          <w:sz w:val="24"/>
          <w:szCs w:val="24"/>
        </w:rPr>
        <w:t xml:space="preserve"> (2023). </w:t>
      </w:r>
      <w:proofErr w:type="spellStart"/>
      <w:r w:rsidRPr="006A4C2A">
        <w:rPr>
          <w:rFonts w:ascii="Times New Roman" w:eastAsia="Times New Roman" w:hAnsi="Times New Roman" w:cs="Times New Roman"/>
          <w:i/>
          <w:iCs/>
          <w:sz w:val="24"/>
          <w:szCs w:val="24"/>
        </w:rPr>
        <w:t>Lucidchart</w:t>
      </w:r>
      <w:proofErr w:type="spellEnd"/>
      <w:r w:rsidRPr="006A4C2A">
        <w:rPr>
          <w:rFonts w:ascii="Times New Roman" w:eastAsia="Times New Roman" w:hAnsi="Times New Roman" w:cs="Times New Roman"/>
          <w:sz w:val="24"/>
          <w:szCs w:val="24"/>
        </w:rPr>
        <w:t xml:space="preserve"> [Online diagramming software]. </w:t>
      </w:r>
      <w:hyperlink r:id="rId64">
        <w:r w:rsidRPr="006A4C2A">
          <w:rPr>
            <w:rStyle w:val="Hyperlink"/>
            <w:rFonts w:ascii="Times New Roman" w:eastAsia="Times New Roman" w:hAnsi="Times New Roman" w:cs="Times New Roman"/>
            <w:sz w:val="24"/>
            <w:szCs w:val="24"/>
          </w:rPr>
          <w:t>https://www.lucidchart.com</w:t>
        </w:r>
      </w:hyperlink>
    </w:p>
    <w:p w14:paraId="618F59DE" w14:textId="77777777" w:rsidR="00F852F5" w:rsidRPr="006A4C2A" w:rsidRDefault="51BDBB83" w:rsidP="050D6396">
      <w:pPr>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PubNub</w:t>
      </w:r>
      <w:proofErr w:type="spellEnd"/>
      <w:r w:rsidRPr="006A4C2A">
        <w:rPr>
          <w:rFonts w:ascii="Times New Roman" w:eastAsia="Times New Roman" w:hAnsi="Times New Roman" w:cs="Times New Roman"/>
          <w:sz w:val="24"/>
          <w:szCs w:val="24"/>
        </w:rPr>
        <w:t xml:space="preserve">. (2025, February 15). </w:t>
      </w:r>
      <w:r w:rsidRPr="006A4C2A">
        <w:rPr>
          <w:rFonts w:ascii="Times New Roman" w:eastAsia="Times New Roman" w:hAnsi="Times New Roman" w:cs="Times New Roman"/>
          <w:i/>
          <w:iCs/>
          <w:sz w:val="24"/>
          <w:szCs w:val="24"/>
        </w:rPr>
        <w:t>Live audience polling system</w:t>
      </w:r>
      <w:r w:rsidRPr="006A4C2A">
        <w:rPr>
          <w:rFonts w:ascii="Times New Roman" w:eastAsia="Times New Roman" w:hAnsi="Times New Roman" w:cs="Times New Roman"/>
          <w:sz w:val="24"/>
          <w:szCs w:val="24"/>
        </w:rPr>
        <w:t xml:space="preserve">. </w:t>
      </w:r>
      <w:hyperlink r:id="rId65">
        <w:r w:rsidRPr="006A4C2A">
          <w:rPr>
            <w:rStyle w:val="Hyperlink"/>
            <w:rFonts w:ascii="Times New Roman" w:eastAsia="Times New Roman" w:hAnsi="Times New Roman" w:cs="Times New Roman"/>
            <w:sz w:val="24"/>
            <w:szCs w:val="24"/>
          </w:rPr>
          <w:t>https://www.pubnub.com/blog/live-audience-polling-system/</w:t>
        </w:r>
      </w:hyperlink>
    </w:p>
    <w:p w14:paraId="53777908" w14:textId="77777777" w:rsidR="00F852F5" w:rsidRPr="006A4C2A" w:rsidRDefault="51BDBB83" w:rsidP="050D6396">
      <w:pPr>
        <w:rPr>
          <w:rFonts w:ascii="Times New Roman" w:eastAsia="Times New Roman" w:hAnsi="Times New Roman" w:cs="Times New Roman"/>
          <w:sz w:val="24"/>
          <w:szCs w:val="24"/>
        </w:rPr>
      </w:pPr>
      <w:proofErr w:type="spellStart"/>
      <w:r w:rsidRPr="006A4C2A">
        <w:rPr>
          <w:rStyle w:val="relative"/>
          <w:rFonts w:ascii="Times New Roman" w:eastAsia="Times New Roman" w:hAnsi="Times New Roman" w:cs="Times New Roman"/>
          <w:sz w:val="24"/>
          <w:szCs w:val="24"/>
        </w:rPr>
        <w:t>PubNub</w:t>
      </w:r>
      <w:proofErr w:type="spellEnd"/>
      <w:r w:rsidRPr="006A4C2A">
        <w:rPr>
          <w:rStyle w:val="relative"/>
          <w:rFonts w:ascii="Times New Roman" w:eastAsia="Times New Roman" w:hAnsi="Times New Roman" w:cs="Times New Roman"/>
          <w:sz w:val="24"/>
          <w:szCs w:val="24"/>
        </w:rPr>
        <w:t xml:space="preserve">. (n.d.). </w:t>
      </w:r>
      <w:r w:rsidRPr="006A4C2A">
        <w:rPr>
          <w:rStyle w:val="Emphasis"/>
          <w:rFonts w:ascii="Times New Roman" w:eastAsia="Times New Roman" w:hAnsi="Times New Roman" w:cs="Times New Roman"/>
          <w:sz w:val="24"/>
          <w:szCs w:val="24"/>
        </w:rPr>
        <w:t>Live audience engagement</w:t>
      </w:r>
      <w:r w:rsidRPr="006A4C2A">
        <w:rPr>
          <w:rStyle w:val="relative"/>
          <w:rFonts w:ascii="Times New Roman" w:eastAsia="Times New Roman" w:hAnsi="Times New Roman" w:cs="Times New Roman"/>
          <w:sz w:val="24"/>
          <w:szCs w:val="24"/>
        </w:rPr>
        <w:t xml:space="preserve">. </w:t>
      </w:r>
      <w:hyperlink r:id="rId66">
        <w:r w:rsidRPr="006A4C2A">
          <w:rPr>
            <w:rStyle w:val="Hyperlink"/>
            <w:rFonts w:ascii="Times New Roman" w:eastAsia="Times New Roman" w:hAnsi="Times New Roman" w:cs="Times New Roman"/>
            <w:sz w:val="24"/>
            <w:szCs w:val="24"/>
          </w:rPr>
          <w:t>https://www.pubnub.com/solutions/live-audience-engagement/</w:t>
        </w:r>
      </w:hyperlink>
      <w:r w:rsidRPr="006A4C2A">
        <w:rPr>
          <w:rFonts w:ascii="Times New Roman" w:eastAsia="Times New Roman" w:hAnsi="Times New Roman" w:cs="Times New Roman"/>
          <w:sz w:val="24"/>
          <w:szCs w:val="24"/>
        </w:rPr>
        <w:t xml:space="preserve"> </w:t>
      </w:r>
    </w:p>
    <w:p w14:paraId="5F31346C" w14:textId="2513D43E" w:rsidR="00F852F5" w:rsidRPr="006A4C2A" w:rsidRDefault="51BDBB83" w:rsidP="050D6396">
      <w:pPr>
        <w:rPr>
          <w:rFonts w:ascii="Times New Roman" w:eastAsia="Times New Roman" w:hAnsi="Times New Roman" w:cs="Times New Roman"/>
          <w:sz w:val="24"/>
          <w:szCs w:val="24"/>
        </w:rPr>
      </w:pPr>
      <w:proofErr w:type="spellStart"/>
      <w:r w:rsidRPr="006A4C2A">
        <w:rPr>
          <w:rFonts w:ascii="Times New Roman" w:eastAsia="Times New Roman" w:hAnsi="Times New Roman" w:cs="Times New Roman"/>
          <w:sz w:val="24"/>
          <w:szCs w:val="24"/>
        </w:rPr>
        <w:t>SmartCompany</w:t>
      </w:r>
      <w:proofErr w:type="spellEnd"/>
      <w:r w:rsidRPr="006A4C2A">
        <w:rPr>
          <w:rFonts w:ascii="Times New Roman" w:eastAsia="Times New Roman" w:hAnsi="Times New Roman" w:cs="Times New Roman"/>
          <w:sz w:val="24"/>
          <w:szCs w:val="24"/>
        </w:rPr>
        <w:t xml:space="preserve">. (n.d.). </w:t>
      </w:r>
      <w:r w:rsidRPr="006A4C2A">
        <w:rPr>
          <w:rFonts w:ascii="Times New Roman" w:eastAsia="Times New Roman" w:hAnsi="Times New Roman" w:cs="Times New Roman"/>
          <w:i/>
          <w:iCs/>
          <w:sz w:val="24"/>
          <w:szCs w:val="24"/>
        </w:rPr>
        <w:t>How demand-based ticket pricing is set to change the way people go to the cinema</w:t>
      </w:r>
      <w:r w:rsidRPr="006A4C2A">
        <w:rPr>
          <w:rFonts w:ascii="Times New Roman" w:eastAsia="Times New Roman" w:hAnsi="Times New Roman" w:cs="Times New Roman"/>
          <w:sz w:val="24"/>
          <w:szCs w:val="24"/>
        </w:rPr>
        <w:t xml:space="preserve">. </w:t>
      </w:r>
      <w:hyperlink r:id="rId67">
        <w:r w:rsidRPr="006A4C2A">
          <w:rPr>
            <w:rStyle w:val="Hyperlink"/>
            <w:rFonts w:ascii="Times New Roman" w:eastAsia="Times New Roman" w:hAnsi="Times New Roman" w:cs="Times New Roman"/>
            <w:sz w:val="24"/>
            <w:szCs w:val="24"/>
          </w:rPr>
          <w:t>https://www.smartcompany.com.au/marketing/demand-based-ticket-pricing-set-change-way-people-go-cinema/</w:t>
        </w:r>
      </w:hyperlink>
      <w:hyperlink r:id="rId68">
        <w:r w:rsidRPr="006A4C2A">
          <w:rPr>
            <w:rStyle w:val="Hyperlink"/>
            <w:rFonts w:ascii="Times New Roman" w:eastAsia="Times New Roman" w:hAnsi="Times New Roman" w:cs="Times New Roman"/>
            <w:sz w:val="24"/>
            <w:szCs w:val="24"/>
          </w:rPr>
          <w:t>SmartCompany</w:t>
        </w:r>
      </w:hyperlink>
    </w:p>
    <w:p w14:paraId="20239058" w14:textId="521326CD" w:rsidR="00E34D9E" w:rsidRPr="006A4C2A" w:rsidRDefault="500C2C37" w:rsidP="050D6396">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Screen Australia. (n.d.). </w:t>
      </w:r>
      <w:r w:rsidRPr="006A4C2A">
        <w:rPr>
          <w:rFonts w:ascii="Times New Roman" w:eastAsia="Times New Roman" w:hAnsi="Times New Roman" w:cs="Times New Roman"/>
          <w:i/>
          <w:iCs/>
          <w:sz w:val="24"/>
          <w:szCs w:val="24"/>
        </w:rPr>
        <w:t>Screens and theatres – By exhibitor</w:t>
      </w:r>
      <w:r w:rsidRPr="006A4C2A">
        <w:rPr>
          <w:rFonts w:ascii="Times New Roman" w:eastAsia="Times New Roman" w:hAnsi="Times New Roman" w:cs="Times New Roman"/>
          <w:sz w:val="24"/>
          <w:szCs w:val="24"/>
        </w:rPr>
        <w:t xml:space="preserve">. </w:t>
      </w:r>
      <w:hyperlink r:id="rId69">
        <w:r w:rsidRPr="006A4C2A">
          <w:rPr>
            <w:rStyle w:val="Hyperlink"/>
            <w:rFonts w:ascii="Times New Roman" w:eastAsia="Times New Roman" w:hAnsi="Times New Roman" w:cs="Times New Roman"/>
            <w:sz w:val="24"/>
            <w:szCs w:val="24"/>
          </w:rPr>
          <w:t>https://www.screenaustralia.gov.au/fact-finders/cinema/industry-trends/screens-and-theatres/by-exhibitor</w:t>
        </w:r>
      </w:hyperlink>
      <w:hyperlink r:id="rId70">
        <w:r w:rsidRPr="006A4C2A">
          <w:rPr>
            <w:rStyle w:val="Hyperlink"/>
            <w:rFonts w:ascii="Times New Roman" w:eastAsia="Times New Roman" w:hAnsi="Times New Roman" w:cs="Times New Roman"/>
            <w:sz w:val="24"/>
            <w:szCs w:val="24"/>
          </w:rPr>
          <w:t>Screen Australia+1Screen Australia+1</w:t>
        </w:r>
      </w:hyperlink>
    </w:p>
    <w:p w14:paraId="3379511B" w14:textId="1B52DE8E" w:rsidR="00E34D9E" w:rsidRPr="006A4C2A" w:rsidRDefault="486A2A3B" w:rsidP="050D6396">
      <w:pPr>
        <w:rPr>
          <w:rFonts w:ascii="Times New Roman" w:eastAsia="Times New Roman" w:hAnsi="Times New Roman" w:cs="Times New Roman"/>
          <w:sz w:val="24"/>
          <w:szCs w:val="24"/>
        </w:rPr>
      </w:pPr>
      <w:r w:rsidRPr="006A4C2A">
        <w:rPr>
          <w:rFonts w:ascii="Times New Roman" w:eastAsia="Times New Roman" w:hAnsi="Times New Roman" w:cs="Times New Roman"/>
          <w:sz w:val="24"/>
          <w:szCs w:val="24"/>
        </w:rPr>
        <w:t xml:space="preserve">Taylor Wells. (2024, September 2). </w:t>
      </w:r>
      <w:r w:rsidRPr="006A4C2A">
        <w:rPr>
          <w:rFonts w:ascii="Times New Roman" w:eastAsia="Times New Roman" w:hAnsi="Times New Roman" w:cs="Times New Roman"/>
          <w:i/>
          <w:iCs/>
          <w:sz w:val="24"/>
          <w:szCs w:val="24"/>
        </w:rPr>
        <w:t>Cinema movie ticket prices – Testing a dynamic approach</w:t>
      </w:r>
      <w:r w:rsidRPr="006A4C2A">
        <w:rPr>
          <w:rFonts w:ascii="Times New Roman" w:eastAsia="Times New Roman" w:hAnsi="Times New Roman" w:cs="Times New Roman"/>
          <w:sz w:val="24"/>
          <w:szCs w:val="24"/>
        </w:rPr>
        <w:t xml:space="preserve">. </w:t>
      </w:r>
      <w:hyperlink r:id="rId71">
        <w:r w:rsidRPr="006A4C2A">
          <w:rPr>
            <w:rStyle w:val="Hyperlink"/>
            <w:rFonts w:ascii="Times New Roman" w:eastAsia="Times New Roman" w:hAnsi="Times New Roman" w:cs="Times New Roman"/>
            <w:sz w:val="24"/>
            <w:szCs w:val="24"/>
          </w:rPr>
          <w:t>https://taylorwells.com.au/cinema-movie-ticket-prices/</w:t>
        </w:r>
      </w:hyperlink>
      <w:hyperlink r:id="rId72">
        <w:r w:rsidRPr="006A4C2A">
          <w:rPr>
            <w:rStyle w:val="Hyperlink"/>
            <w:rFonts w:ascii="Times New Roman" w:eastAsia="Times New Roman" w:hAnsi="Times New Roman" w:cs="Times New Roman"/>
            <w:sz w:val="24"/>
            <w:szCs w:val="24"/>
          </w:rPr>
          <w:t xml:space="preserve">Pricing </w:t>
        </w:r>
        <w:proofErr w:type="spellStart"/>
        <w:r w:rsidRPr="006A4C2A">
          <w:rPr>
            <w:rStyle w:val="Hyperlink"/>
            <w:rFonts w:ascii="Times New Roman" w:eastAsia="Times New Roman" w:hAnsi="Times New Roman" w:cs="Times New Roman"/>
            <w:sz w:val="24"/>
            <w:szCs w:val="24"/>
          </w:rPr>
          <w:t>Jobs</w:t>
        </w:r>
      </w:hyperlink>
      <w:r w:rsidR="55F7087F" w:rsidRPr="006A4C2A">
        <w:rPr>
          <w:rFonts w:ascii="Times New Roman" w:eastAsia="Times New Roman" w:hAnsi="Times New Roman" w:cs="Times New Roman"/>
          <w:sz w:val="24"/>
          <w:szCs w:val="24"/>
        </w:rPr>
        <w:t>q</w:t>
      </w:r>
      <w:proofErr w:type="spellEnd"/>
    </w:p>
    <w:p w14:paraId="3EB6E886" w14:textId="77777777" w:rsidR="00D517F8" w:rsidRPr="006A4C2A" w:rsidRDefault="00D517F8" w:rsidP="050D6396">
      <w:pPr>
        <w:rPr>
          <w:rFonts w:ascii="Times New Roman" w:eastAsia="Times New Roman" w:hAnsi="Times New Roman" w:cs="Times New Roman"/>
          <w:sz w:val="24"/>
          <w:szCs w:val="24"/>
        </w:rPr>
      </w:pPr>
    </w:p>
    <w:sectPr w:rsidR="00D517F8" w:rsidRPr="006A4C2A" w:rsidSect="00243D8E">
      <w:headerReference w:type="default" r:id="rId73"/>
      <w:footerReference w:type="default" r:id="rId74"/>
      <w:pgSz w:w="12240" w:h="15840"/>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A6DC" w14:textId="77777777" w:rsidR="008357CE" w:rsidRDefault="008357CE">
      <w:pPr>
        <w:spacing w:before="0" w:after="0" w:line="240" w:lineRule="auto"/>
      </w:pPr>
      <w:r>
        <w:separator/>
      </w:r>
    </w:p>
  </w:endnote>
  <w:endnote w:type="continuationSeparator" w:id="0">
    <w:p w14:paraId="28DE6CAA" w14:textId="77777777" w:rsidR="008357CE" w:rsidRDefault="008357CE">
      <w:pPr>
        <w:spacing w:before="0" w:after="0" w:line="240" w:lineRule="auto"/>
      </w:pPr>
      <w:r>
        <w:continuationSeparator/>
      </w:r>
    </w:p>
  </w:endnote>
  <w:endnote w:type="continuationNotice" w:id="1">
    <w:p w14:paraId="070BC5EA" w14:textId="77777777" w:rsidR="008357CE" w:rsidRDefault="008357C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05A85" w14:paraId="5C850762" w14:textId="77777777" w:rsidTr="050D6396">
      <w:trPr>
        <w:trHeight w:val="300"/>
      </w:trPr>
      <w:tc>
        <w:tcPr>
          <w:tcW w:w="3120" w:type="dxa"/>
        </w:tcPr>
        <w:p w14:paraId="01F5C5C5" w14:textId="5610F9D4" w:rsidR="00705A85" w:rsidRDefault="00705A85" w:rsidP="050D6396">
          <w:pPr>
            <w:pStyle w:val="Header"/>
            <w:ind w:left="-115"/>
          </w:pPr>
        </w:p>
      </w:tc>
      <w:tc>
        <w:tcPr>
          <w:tcW w:w="3120" w:type="dxa"/>
        </w:tcPr>
        <w:p w14:paraId="6A29608D" w14:textId="37B52124" w:rsidR="00705A85" w:rsidRDefault="00705A85" w:rsidP="050D6396">
          <w:pPr>
            <w:pStyle w:val="Header"/>
            <w:jc w:val="center"/>
          </w:pPr>
        </w:p>
      </w:tc>
      <w:tc>
        <w:tcPr>
          <w:tcW w:w="3120" w:type="dxa"/>
        </w:tcPr>
        <w:p w14:paraId="1E1FBFD0" w14:textId="4F345E9E" w:rsidR="00705A85" w:rsidRDefault="00705A85" w:rsidP="050D6396">
          <w:pPr>
            <w:pStyle w:val="Header"/>
            <w:ind w:right="-115"/>
            <w:jc w:val="right"/>
          </w:pPr>
        </w:p>
      </w:tc>
    </w:tr>
  </w:tbl>
  <w:p w14:paraId="099EE822" w14:textId="093C39F7" w:rsidR="00705A85" w:rsidRDefault="00705A85" w:rsidP="050D6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961D" w14:textId="77777777" w:rsidR="008357CE" w:rsidRDefault="008357CE">
      <w:pPr>
        <w:spacing w:before="0" w:after="0" w:line="240" w:lineRule="auto"/>
      </w:pPr>
      <w:r>
        <w:separator/>
      </w:r>
    </w:p>
  </w:footnote>
  <w:footnote w:type="continuationSeparator" w:id="0">
    <w:p w14:paraId="03B230F7" w14:textId="77777777" w:rsidR="008357CE" w:rsidRDefault="008357CE">
      <w:pPr>
        <w:spacing w:before="0" w:after="0" w:line="240" w:lineRule="auto"/>
      </w:pPr>
      <w:r>
        <w:continuationSeparator/>
      </w:r>
    </w:p>
  </w:footnote>
  <w:footnote w:type="continuationNotice" w:id="1">
    <w:p w14:paraId="23609A03" w14:textId="77777777" w:rsidR="008357CE" w:rsidRDefault="008357C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2403C2" w14:paraId="0C06409C" w14:textId="77777777" w:rsidTr="392403C2">
      <w:trPr>
        <w:trHeight w:val="300"/>
      </w:trPr>
      <w:tc>
        <w:tcPr>
          <w:tcW w:w="3120" w:type="dxa"/>
        </w:tcPr>
        <w:p w14:paraId="4241BF3C" w14:textId="2A78A6C9" w:rsidR="392403C2" w:rsidRDefault="392403C2" w:rsidP="392403C2">
          <w:pPr>
            <w:pStyle w:val="Header"/>
            <w:ind w:left="-115"/>
          </w:pPr>
        </w:p>
      </w:tc>
      <w:tc>
        <w:tcPr>
          <w:tcW w:w="3120" w:type="dxa"/>
        </w:tcPr>
        <w:p w14:paraId="197353DE" w14:textId="4F4FCF14" w:rsidR="392403C2" w:rsidRDefault="392403C2" w:rsidP="392403C2">
          <w:pPr>
            <w:pStyle w:val="Header"/>
            <w:jc w:val="center"/>
          </w:pPr>
        </w:p>
      </w:tc>
      <w:tc>
        <w:tcPr>
          <w:tcW w:w="3120" w:type="dxa"/>
        </w:tcPr>
        <w:p w14:paraId="1C9AEC99" w14:textId="5F1F2505" w:rsidR="392403C2" w:rsidRDefault="392403C2" w:rsidP="392403C2">
          <w:pPr>
            <w:pStyle w:val="Header"/>
            <w:ind w:right="-115"/>
            <w:jc w:val="right"/>
          </w:pPr>
        </w:p>
      </w:tc>
    </w:tr>
  </w:tbl>
  <w:p w14:paraId="273A5144" w14:textId="6C38D122" w:rsidR="392403C2" w:rsidRDefault="392403C2" w:rsidP="392403C2">
    <w:pPr>
      <w:pStyle w:val="Header"/>
    </w:pPr>
  </w:p>
</w:hdr>
</file>

<file path=word/intelligence2.xml><?xml version="1.0" encoding="utf-8"?>
<int2:intelligence xmlns:int2="http://schemas.microsoft.com/office/intelligence/2020/intelligence" xmlns:oel="http://schemas.microsoft.com/office/2019/extlst">
  <int2:observations>
    <int2:textHash int2:hashCode="se1U2s6/j3VnSu" int2:id="5MBcKrc0">
      <int2:state int2:value="Rejected" int2:type="AugLoop_Text_Critique"/>
    </int2:textHash>
    <int2:textHash int2:hashCode="UWhBJJAmRSF/uP" int2:id="gSMfyIfz">
      <int2:state int2:value="Rejected" int2:type="AugLoop_Text_Critique"/>
    </int2:textHash>
    <int2:textHash int2:hashCode="zvOXTw35ORijuL" int2:id="iMUIxyur">
      <int2:state int2:value="Rejected" int2:type="spell"/>
    </int2:textHash>
    <int2:textHash int2:hashCode="SbGmxptOA86+O3" int2:id="ssBNdAi1">
      <int2:state int2:value="Rejected" int2:type="spell"/>
    </int2:textHash>
    <int2:textHash int2:hashCode="Y/GmKSaVhZkqH+" int2:id="zDpRPzh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1881"/>
    <w:multiLevelType w:val="hybridMultilevel"/>
    <w:tmpl w:val="D7A8E5E4"/>
    <w:lvl w:ilvl="0" w:tplc="F00C9658">
      <w:start w:val="1"/>
      <w:numFmt w:val="bullet"/>
      <w:lvlText w:val="-"/>
      <w:lvlJc w:val="left"/>
      <w:pPr>
        <w:ind w:left="720" w:hanging="360"/>
      </w:pPr>
      <w:rPr>
        <w:rFonts w:ascii="Aptos" w:hAnsi="Aptos" w:hint="default"/>
      </w:rPr>
    </w:lvl>
    <w:lvl w:ilvl="1" w:tplc="5B066B7E">
      <w:start w:val="1"/>
      <w:numFmt w:val="bullet"/>
      <w:lvlText w:val="o"/>
      <w:lvlJc w:val="left"/>
      <w:pPr>
        <w:ind w:left="1440" w:hanging="360"/>
      </w:pPr>
      <w:rPr>
        <w:rFonts w:ascii="Courier New" w:hAnsi="Courier New" w:hint="default"/>
      </w:rPr>
    </w:lvl>
    <w:lvl w:ilvl="2" w:tplc="6352CAB8">
      <w:start w:val="1"/>
      <w:numFmt w:val="bullet"/>
      <w:lvlText w:val=""/>
      <w:lvlJc w:val="left"/>
      <w:pPr>
        <w:ind w:left="2160" w:hanging="360"/>
      </w:pPr>
      <w:rPr>
        <w:rFonts w:ascii="Wingdings" w:hAnsi="Wingdings" w:hint="default"/>
      </w:rPr>
    </w:lvl>
    <w:lvl w:ilvl="3" w:tplc="85EE9252">
      <w:start w:val="1"/>
      <w:numFmt w:val="bullet"/>
      <w:lvlText w:val=""/>
      <w:lvlJc w:val="left"/>
      <w:pPr>
        <w:ind w:left="2880" w:hanging="360"/>
      </w:pPr>
      <w:rPr>
        <w:rFonts w:ascii="Symbol" w:hAnsi="Symbol" w:hint="default"/>
      </w:rPr>
    </w:lvl>
    <w:lvl w:ilvl="4" w:tplc="E960A870">
      <w:start w:val="1"/>
      <w:numFmt w:val="bullet"/>
      <w:lvlText w:val="o"/>
      <w:lvlJc w:val="left"/>
      <w:pPr>
        <w:ind w:left="3600" w:hanging="360"/>
      </w:pPr>
      <w:rPr>
        <w:rFonts w:ascii="Courier New" w:hAnsi="Courier New" w:hint="default"/>
      </w:rPr>
    </w:lvl>
    <w:lvl w:ilvl="5" w:tplc="81C6FEFA">
      <w:start w:val="1"/>
      <w:numFmt w:val="bullet"/>
      <w:lvlText w:val=""/>
      <w:lvlJc w:val="left"/>
      <w:pPr>
        <w:ind w:left="4320" w:hanging="360"/>
      </w:pPr>
      <w:rPr>
        <w:rFonts w:ascii="Wingdings" w:hAnsi="Wingdings" w:hint="default"/>
      </w:rPr>
    </w:lvl>
    <w:lvl w:ilvl="6" w:tplc="6A4A3140">
      <w:start w:val="1"/>
      <w:numFmt w:val="bullet"/>
      <w:lvlText w:val=""/>
      <w:lvlJc w:val="left"/>
      <w:pPr>
        <w:ind w:left="5040" w:hanging="360"/>
      </w:pPr>
      <w:rPr>
        <w:rFonts w:ascii="Symbol" w:hAnsi="Symbol" w:hint="default"/>
      </w:rPr>
    </w:lvl>
    <w:lvl w:ilvl="7" w:tplc="CDC218D4">
      <w:start w:val="1"/>
      <w:numFmt w:val="bullet"/>
      <w:lvlText w:val="o"/>
      <w:lvlJc w:val="left"/>
      <w:pPr>
        <w:ind w:left="5760" w:hanging="360"/>
      </w:pPr>
      <w:rPr>
        <w:rFonts w:ascii="Courier New" w:hAnsi="Courier New" w:hint="default"/>
      </w:rPr>
    </w:lvl>
    <w:lvl w:ilvl="8" w:tplc="D7A08E6A">
      <w:start w:val="1"/>
      <w:numFmt w:val="bullet"/>
      <w:lvlText w:val=""/>
      <w:lvlJc w:val="left"/>
      <w:pPr>
        <w:ind w:left="6480" w:hanging="360"/>
      </w:pPr>
      <w:rPr>
        <w:rFonts w:ascii="Wingdings" w:hAnsi="Wingdings" w:hint="default"/>
      </w:rPr>
    </w:lvl>
  </w:abstractNum>
  <w:abstractNum w:abstractNumId="1" w15:restartNumberingAfterBreak="0">
    <w:nsid w:val="01643A51"/>
    <w:multiLevelType w:val="hybridMultilevel"/>
    <w:tmpl w:val="FFFFFFFF"/>
    <w:lvl w:ilvl="0" w:tplc="E4AC353C">
      <w:start w:val="1"/>
      <w:numFmt w:val="bullet"/>
      <w:lvlText w:val="·"/>
      <w:lvlJc w:val="left"/>
      <w:pPr>
        <w:ind w:left="720" w:hanging="360"/>
      </w:pPr>
      <w:rPr>
        <w:rFonts w:ascii="Symbol" w:hAnsi="Symbol" w:hint="default"/>
      </w:rPr>
    </w:lvl>
    <w:lvl w:ilvl="1" w:tplc="9D86AD42">
      <w:start w:val="1"/>
      <w:numFmt w:val="bullet"/>
      <w:lvlText w:val="o"/>
      <w:lvlJc w:val="left"/>
      <w:pPr>
        <w:ind w:left="1440" w:hanging="360"/>
      </w:pPr>
      <w:rPr>
        <w:rFonts w:ascii="Courier New" w:hAnsi="Courier New" w:hint="default"/>
      </w:rPr>
    </w:lvl>
    <w:lvl w:ilvl="2" w:tplc="60588F5E">
      <w:start w:val="1"/>
      <w:numFmt w:val="bullet"/>
      <w:lvlText w:val=""/>
      <w:lvlJc w:val="left"/>
      <w:pPr>
        <w:ind w:left="2160" w:hanging="360"/>
      </w:pPr>
      <w:rPr>
        <w:rFonts w:ascii="Wingdings" w:hAnsi="Wingdings" w:hint="default"/>
      </w:rPr>
    </w:lvl>
    <w:lvl w:ilvl="3" w:tplc="87A08D70">
      <w:start w:val="1"/>
      <w:numFmt w:val="bullet"/>
      <w:lvlText w:val=""/>
      <w:lvlJc w:val="left"/>
      <w:pPr>
        <w:ind w:left="2880" w:hanging="360"/>
      </w:pPr>
      <w:rPr>
        <w:rFonts w:ascii="Symbol" w:hAnsi="Symbol" w:hint="default"/>
      </w:rPr>
    </w:lvl>
    <w:lvl w:ilvl="4" w:tplc="691A8BB6">
      <w:start w:val="1"/>
      <w:numFmt w:val="bullet"/>
      <w:lvlText w:val="o"/>
      <w:lvlJc w:val="left"/>
      <w:pPr>
        <w:ind w:left="3600" w:hanging="360"/>
      </w:pPr>
      <w:rPr>
        <w:rFonts w:ascii="Courier New" w:hAnsi="Courier New" w:hint="default"/>
      </w:rPr>
    </w:lvl>
    <w:lvl w:ilvl="5" w:tplc="301E4B1E">
      <w:start w:val="1"/>
      <w:numFmt w:val="bullet"/>
      <w:lvlText w:val=""/>
      <w:lvlJc w:val="left"/>
      <w:pPr>
        <w:ind w:left="4320" w:hanging="360"/>
      </w:pPr>
      <w:rPr>
        <w:rFonts w:ascii="Wingdings" w:hAnsi="Wingdings" w:hint="default"/>
      </w:rPr>
    </w:lvl>
    <w:lvl w:ilvl="6" w:tplc="43DEE988">
      <w:start w:val="1"/>
      <w:numFmt w:val="bullet"/>
      <w:lvlText w:val=""/>
      <w:lvlJc w:val="left"/>
      <w:pPr>
        <w:ind w:left="5040" w:hanging="360"/>
      </w:pPr>
      <w:rPr>
        <w:rFonts w:ascii="Symbol" w:hAnsi="Symbol" w:hint="default"/>
      </w:rPr>
    </w:lvl>
    <w:lvl w:ilvl="7" w:tplc="87822580">
      <w:start w:val="1"/>
      <w:numFmt w:val="bullet"/>
      <w:lvlText w:val="o"/>
      <w:lvlJc w:val="left"/>
      <w:pPr>
        <w:ind w:left="5760" w:hanging="360"/>
      </w:pPr>
      <w:rPr>
        <w:rFonts w:ascii="Courier New" w:hAnsi="Courier New" w:hint="default"/>
      </w:rPr>
    </w:lvl>
    <w:lvl w:ilvl="8" w:tplc="E4588196">
      <w:start w:val="1"/>
      <w:numFmt w:val="bullet"/>
      <w:lvlText w:val=""/>
      <w:lvlJc w:val="left"/>
      <w:pPr>
        <w:ind w:left="6480" w:hanging="360"/>
      </w:pPr>
      <w:rPr>
        <w:rFonts w:ascii="Wingdings" w:hAnsi="Wingdings" w:hint="default"/>
      </w:rPr>
    </w:lvl>
  </w:abstractNum>
  <w:abstractNum w:abstractNumId="2" w15:restartNumberingAfterBreak="0">
    <w:nsid w:val="0164ADEA"/>
    <w:multiLevelType w:val="hybridMultilevel"/>
    <w:tmpl w:val="FFFFFFFF"/>
    <w:lvl w:ilvl="0" w:tplc="A4B8B64E">
      <w:start w:val="1"/>
      <w:numFmt w:val="bullet"/>
      <w:lvlText w:val=""/>
      <w:lvlJc w:val="left"/>
      <w:pPr>
        <w:ind w:left="720" w:hanging="360"/>
      </w:pPr>
      <w:rPr>
        <w:rFonts w:ascii="Symbol" w:hAnsi="Symbol" w:hint="default"/>
      </w:rPr>
    </w:lvl>
    <w:lvl w:ilvl="1" w:tplc="7E8C5198">
      <w:start w:val="1"/>
      <w:numFmt w:val="bullet"/>
      <w:lvlText w:val="o"/>
      <w:lvlJc w:val="left"/>
      <w:pPr>
        <w:ind w:left="1440" w:hanging="360"/>
      </w:pPr>
      <w:rPr>
        <w:rFonts w:ascii="Courier New" w:hAnsi="Courier New" w:hint="default"/>
      </w:rPr>
    </w:lvl>
    <w:lvl w:ilvl="2" w:tplc="C1F0B366">
      <w:start w:val="1"/>
      <w:numFmt w:val="bullet"/>
      <w:lvlText w:val=""/>
      <w:lvlJc w:val="left"/>
      <w:pPr>
        <w:ind w:left="2160" w:hanging="360"/>
      </w:pPr>
      <w:rPr>
        <w:rFonts w:ascii="Wingdings" w:hAnsi="Wingdings" w:hint="default"/>
      </w:rPr>
    </w:lvl>
    <w:lvl w:ilvl="3" w:tplc="C6460B5C">
      <w:start w:val="1"/>
      <w:numFmt w:val="bullet"/>
      <w:lvlText w:val=""/>
      <w:lvlJc w:val="left"/>
      <w:pPr>
        <w:ind w:left="2880" w:hanging="360"/>
      </w:pPr>
      <w:rPr>
        <w:rFonts w:ascii="Symbol" w:hAnsi="Symbol" w:hint="default"/>
      </w:rPr>
    </w:lvl>
    <w:lvl w:ilvl="4" w:tplc="1A6CE30C">
      <w:start w:val="1"/>
      <w:numFmt w:val="bullet"/>
      <w:lvlText w:val="o"/>
      <w:lvlJc w:val="left"/>
      <w:pPr>
        <w:ind w:left="3600" w:hanging="360"/>
      </w:pPr>
      <w:rPr>
        <w:rFonts w:ascii="Courier New" w:hAnsi="Courier New" w:hint="default"/>
      </w:rPr>
    </w:lvl>
    <w:lvl w:ilvl="5" w:tplc="C1F67A7E">
      <w:start w:val="1"/>
      <w:numFmt w:val="bullet"/>
      <w:lvlText w:val=""/>
      <w:lvlJc w:val="left"/>
      <w:pPr>
        <w:ind w:left="4320" w:hanging="360"/>
      </w:pPr>
      <w:rPr>
        <w:rFonts w:ascii="Wingdings" w:hAnsi="Wingdings" w:hint="default"/>
      </w:rPr>
    </w:lvl>
    <w:lvl w:ilvl="6" w:tplc="96D602E4">
      <w:start w:val="1"/>
      <w:numFmt w:val="bullet"/>
      <w:lvlText w:val=""/>
      <w:lvlJc w:val="left"/>
      <w:pPr>
        <w:ind w:left="5040" w:hanging="360"/>
      </w:pPr>
      <w:rPr>
        <w:rFonts w:ascii="Symbol" w:hAnsi="Symbol" w:hint="default"/>
      </w:rPr>
    </w:lvl>
    <w:lvl w:ilvl="7" w:tplc="55589D18">
      <w:start w:val="1"/>
      <w:numFmt w:val="bullet"/>
      <w:lvlText w:val="o"/>
      <w:lvlJc w:val="left"/>
      <w:pPr>
        <w:ind w:left="5760" w:hanging="360"/>
      </w:pPr>
      <w:rPr>
        <w:rFonts w:ascii="Courier New" w:hAnsi="Courier New" w:hint="default"/>
      </w:rPr>
    </w:lvl>
    <w:lvl w:ilvl="8" w:tplc="1418555E">
      <w:start w:val="1"/>
      <w:numFmt w:val="bullet"/>
      <w:lvlText w:val=""/>
      <w:lvlJc w:val="left"/>
      <w:pPr>
        <w:ind w:left="6480" w:hanging="360"/>
      </w:pPr>
      <w:rPr>
        <w:rFonts w:ascii="Wingdings" w:hAnsi="Wingdings" w:hint="default"/>
      </w:rPr>
    </w:lvl>
  </w:abstractNum>
  <w:abstractNum w:abstractNumId="3" w15:restartNumberingAfterBreak="0">
    <w:nsid w:val="02432BD0"/>
    <w:multiLevelType w:val="hybridMultilevel"/>
    <w:tmpl w:val="FFFFFFFF"/>
    <w:lvl w:ilvl="0" w:tplc="2F621206">
      <w:start w:val="1"/>
      <w:numFmt w:val="decimal"/>
      <w:lvlText w:val="%1."/>
      <w:lvlJc w:val="left"/>
      <w:pPr>
        <w:ind w:left="720" w:hanging="360"/>
      </w:pPr>
    </w:lvl>
    <w:lvl w:ilvl="1" w:tplc="D6C04598">
      <w:start w:val="1"/>
      <w:numFmt w:val="lowerLetter"/>
      <w:lvlText w:val="%2."/>
      <w:lvlJc w:val="left"/>
      <w:pPr>
        <w:ind w:left="1440" w:hanging="360"/>
      </w:pPr>
    </w:lvl>
    <w:lvl w:ilvl="2" w:tplc="6FB25F86">
      <w:start w:val="1"/>
      <w:numFmt w:val="lowerRoman"/>
      <w:lvlText w:val="%3."/>
      <w:lvlJc w:val="right"/>
      <w:pPr>
        <w:ind w:left="2160" w:hanging="180"/>
      </w:pPr>
    </w:lvl>
    <w:lvl w:ilvl="3" w:tplc="36B661C0">
      <w:start w:val="1"/>
      <w:numFmt w:val="decimal"/>
      <w:lvlText w:val="%4."/>
      <w:lvlJc w:val="left"/>
      <w:pPr>
        <w:ind w:left="2880" w:hanging="360"/>
      </w:pPr>
    </w:lvl>
    <w:lvl w:ilvl="4" w:tplc="585AD638">
      <w:start w:val="1"/>
      <w:numFmt w:val="lowerLetter"/>
      <w:lvlText w:val="%5."/>
      <w:lvlJc w:val="left"/>
      <w:pPr>
        <w:ind w:left="3600" w:hanging="360"/>
      </w:pPr>
    </w:lvl>
    <w:lvl w:ilvl="5" w:tplc="C59810C6">
      <w:start w:val="1"/>
      <w:numFmt w:val="lowerRoman"/>
      <w:lvlText w:val="%6."/>
      <w:lvlJc w:val="right"/>
      <w:pPr>
        <w:ind w:left="4320" w:hanging="180"/>
      </w:pPr>
    </w:lvl>
    <w:lvl w:ilvl="6" w:tplc="DC10E79C">
      <w:start w:val="1"/>
      <w:numFmt w:val="decimal"/>
      <w:lvlText w:val="%7."/>
      <w:lvlJc w:val="left"/>
      <w:pPr>
        <w:ind w:left="5040" w:hanging="360"/>
      </w:pPr>
    </w:lvl>
    <w:lvl w:ilvl="7" w:tplc="F3547A90">
      <w:start w:val="1"/>
      <w:numFmt w:val="lowerLetter"/>
      <w:lvlText w:val="%8."/>
      <w:lvlJc w:val="left"/>
      <w:pPr>
        <w:ind w:left="5760" w:hanging="360"/>
      </w:pPr>
    </w:lvl>
    <w:lvl w:ilvl="8" w:tplc="8C10AAA4">
      <w:start w:val="1"/>
      <w:numFmt w:val="lowerRoman"/>
      <w:lvlText w:val="%9."/>
      <w:lvlJc w:val="right"/>
      <w:pPr>
        <w:ind w:left="6480" w:hanging="180"/>
      </w:pPr>
    </w:lvl>
  </w:abstractNum>
  <w:abstractNum w:abstractNumId="4" w15:restartNumberingAfterBreak="0">
    <w:nsid w:val="026F9FFE"/>
    <w:multiLevelType w:val="hybridMultilevel"/>
    <w:tmpl w:val="FFFFFFFF"/>
    <w:lvl w:ilvl="0" w:tplc="D5A23C8E">
      <w:start w:val="1"/>
      <w:numFmt w:val="bullet"/>
      <w:lvlText w:val=""/>
      <w:lvlJc w:val="left"/>
      <w:pPr>
        <w:ind w:left="2160" w:hanging="360"/>
      </w:pPr>
      <w:rPr>
        <w:rFonts w:ascii="Symbol" w:hAnsi="Symbol" w:hint="default"/>
      </w:rPr>
    </w:lvl>
    <w:lvl w:ilvl="1" w:tplc="A532DD0E">
      <w:start w:val="1"/>
      <w:numFmt w:val="bullet"/>
      <w:lvlText w:val="o"/>
      <w:lvlJc w:val="left"/>
      <w:pPr>
        <w:ind w:left="2880" w:hanging="360"/>
      </w:pPr>
      <w:rPr>
        <w:rFonts w:ascii="Courier New" w:hAnsi="Courier New" w:hint="default"/>
      </w:rPr>
    </w:lvl>
    <w:lvl w:ilvl="2" w:tplc="0D26EF78">
      <w:start w:val="1"/>
      <w:numFmt w:val="bullet"/>
      <w:lvlText w:val=""/>
      <w:lvlJc w:val="left"/>
      <w:pPr>
        <w:ind w:left="3600" w:hanging="360"/>
      </w:pPr>
      <w:rPr>
        <w:rFonts w:ascii="Wingdings" w:hAnsi="Wingdings" w:hint="default"/>
      </w:rPr>
    </w:lvl>
    <w:lvl w:ilvl="3" w:tplc="757689CE">
      <w:start w:val="1"/>
      <w:numFmt w:val="bullet"/>
      <w:lvlText w:val=""/>
      <w:lvlJc w:val="left"/>
      <w:pPr>
        <w:ind w:left="4320" w:hanging="360"/>
      </w:pPr>
      <w:rPr>
        <w:rFonts w:ascii="Symbol" w:hAnsi="Symbol" w:hint="default"/>
      </w:rPr>
    </w:lvl>
    <w:lvl w:ilvl="4" w:tplc="468E1444">
      <w:start w:val="1"/>
      <w:numFmt w:val="bullet"/>
      <w:lvlText w:val="o"/>
      <w:lvlJc w:val="left"/>
      <w:pPr>
        <w:ind w:left="5040" w:hanging="360"/>
      </w:pPr>
      <w:rPr>
        <w:rFonts w:ascii="Courier New" w:hAnsi="Courier New" w:hint="default"/>
      </w:rPr>
    </w:lvl>
    <w:lvl w:ilvl="5" w:tplc="C2BE9C8C">
      <w:start w:val="1"/>
      <w:numFmt w:val="bullet"/>
      <w:lvlText w:val=""/>
      <w:lvlJc w:val="left"/>
      <w:pPr>
        <w:ind w:left="5760" w:hanging="360"/>
      </w:pPr>
      <w:rPr>
        <w:rFonts w:ascii="Wingdings" w:hAnsi="Wingdings" w:hint="default"/>
      </w:rPr>
    </w:lvl>
    <w:lvl w:ilvl="6" w:tplc="4B8E1E20">
      <w:start w:val="1"/>
      <w:numFmt w:val="bullet"/>
      <w:lvlText w:val=""/>
      <w:lvlJc w:val="left"/>
      <w:pPr>
        <w:ind w:left="6480" w:hanging="360"/>
      </w:pPr>
      <w:rPr>
        <w:rFonts w:ascii="Symbol" w:hAnsi="Symbol" w:hint="default"/>
      </w:rPr>
    </w:lvl>
    <w:lvl w:ilvl="7" w:tplc="296A1272">
      <w:start w:val="1"/>
      <w:numFmt w:val="bullet"/>
      <w:lvlText w:val="o"/>
      <w:lvlJc w:val="left"/>
      <w:pPr>
        <w:ind w:left="7200" w:hanging="360"/>
      </w:pPr>
      <w:rPr>
        <w:rFonts w:ascii="Courier New" w:hAnsi="Courier New" w:hint="default"/>
      </w:rPr>
    </w:lvl>
    <w:lvl w:ilvl="8" w:tplc="F066113E">
      <w:start w:val="1"/>
      <w:numFmt w:val="bullet"/>
      <w:lvlText w:val=""/>
      <w:lvlJc w:val="left"/>
      <w:pPr>
        <w:ind w:left="7920" w:hanging="360"/>
      </w:pPr>
      <w:rPr>
        <w:rFonts w:ascii="Wingdings" w:hAnsi="Wingdings" w:hint="default"/>
      </w:rPr>
    </w:lvl>
  </w:abstractNum>
  <w:abstractNum w:abstractNumId="5" w15:restartNumberingAfterBreak="0">
    <w:nsid w:val="03E2ABEF"/>
    <w:multiLevelType w:val="hybridMultilevel"/>
    <w:tmpl w:val="FFFFFFFF"/>
    <w:lvl w:ilvl="0" w:tplc="9CA61C9C">
      <w:start w:val="1"/>
      <w:numFmt w:val="bullet"/>
      <w:lvlText w:val=""/>
      <w:lvlJc w:val="left"/>
      <w:pPr>
        <w:ind w:left="2160" w:hanging="360"/>
      </w:pPr>
      <w:rPr>
        <w:rFonts w:ascii="Symbol" w:hAnsi="Symbol" w:hint="default"/>
      </w:rPr>
    </w:lvl>
    <w:lvl w:ilvl="1" w:tplc="CC882A86">
      <w:start w:val="1"/>
      <w:numFmt w:val="bullet"/>
      <w:lvlText w:val="o"/>
      <w:lvlJc w:val="left"/>
      <w:pPr>
        <w:ind w:left="2880" w:hanging="360"/>
      </w:pPr>
      <w:rPr>
        <w:rFonts w:ascii="Courier New" w:hAnsi="Courier New" w:hint="default"/>
      </w:rPr>
    </w:lvl>
    <w:lvl w:ilvl="2" w:tplc="A334AE92">
      <w:start w:val="1"/>
      <w:numFmt w:val="bullet"/>
      <w:lvlText w:val=""/>
      <w:lvlJc w:val="left"/>
      <w:pPr>
        <w:ind w:left="3600" w:hanging="360"/>
      </w:pPr>
      <w:rPr>
        <w:rFonts w:ascii="Wingdings" w:hAnsi="Wingdings" w:hint="default"/>
      </w:rPr>
    </w:lvl>
    <w:lvl w:ilvl="3" w:tplc="AA40F7C8">
      <w:start w:val="1"/>
      <w:numFmt w:val="bullet"/>
      <w:lvlText w:val=""/>
      <w:lvlJc w:val="left"/>
      <w:pPr>
        <w:ind w:left="4320" w:hanging="360"/>
      </w:pPr>
      <w:rPr>
        <w:rFonts w:ascii="Symbol" w:hAnsi="Symbol" w:hint="default"/>
      </w:rPr>
    </w:lvl>
    <w:lvl w:ilvl="4" w:tplc="5B064CB0">
      <w:start w:val="1"/>
      <w:numFmt w:val="bullet"/>
      <w:lvlText w:val="o"/>
      <w:lvlJc w:val="left"/>
      <w:pPr>
        <w:ind w:left="5040" w:hanging="360"/>
      </w:pPr>
      <w:rPr>
        <w:rFonts w:ascii="Courier New" w:hAnsi="Courier New" w:hint="default"/>
      </w:rPr>
    </w:lvl>
    <w:lvl w:ilvl="5" w:tplc="6C0EADD8">
      <w:start w:val="1"/>
      <w:numFmt w:val="bullet"/>
      <w:lvlText w:val=""/>
      <w:lvlJc w:val="left"/>
      <w:pPr>
        <w:ind w:left="5760" w:hanging="360"/>
      </w:pPr>
      <w:rPr>
        <w:rFonts w:ascii="Wingdings" w:hAnsi="Wingdings" w:hint="default"/>
      </w:rPr>
    </w:lvl>
    <w:lvl w:ilvl="6" w:tplc="A4920052">
      <w:start w:val="1"/>
      <w:numFmt w:val="bullet"/>
      <w:lvlText w:val=""/>
      <w:lvlJc w:val="left"/>
      <w:pPr>
        <w:ind w:left="6480" w:hanging="360"/>
      </w:pPr>
      <w:rPr>
        <w:rFonts w:ascii="Symbol" w:hAnsi="Symbol" w:hint="default"/>
      </w:rPr>
    </w:lvl>
    <w:lvl w:ilvl="7" w:tplc="AB347542">
      <w:start w:val="1"/>
      <w:numFmt w:val="bullet"/>
      <w:lvlText w:val="o"/>
      <w:lvlJc w:val="left"/>
      <w:pPr>
        <w:ind w:left="7200" w:hanging="360"/>
      </w:pPr>
      <w:rPr>
        <w:rFonts w:ascii="Courier New" w:hAnsi="Courier New" w:hint="default"/>
      </w:rPr>
    </w:lvl>
    <w:lvl w:ilvl="8" w:tplc="069CEA24">
      <w:start w:val="1"/>
      <w:numFmt w:val="bullet"/>
      <w:lvlText w:val=""/>
      <w:lvlJc w:val="left"/>
      <w:pPr>
        <w:ind w:left="7920" w:hanging="360"/>
      </w:pPr>
      <w:rPr>
        <w:rFonts w:ascii="Wingdings" w:hAnsi="Wingdings" w:hint="default"/>
      </w:rPr>
    </w:lvl>
  </w:abstractNum>
  <w:abstractNum w:abstractNumId="6" w15:restartNumberingAfterBreak="0">
    <w:nsid w:val="04C276DE"/>
    <w:multiLevelType w:val="hybridMultilevel"/>
    <w:tmpl w:val="4686E6CC"/>
    <w:lvl w:ilvl="0" w:tplc="BDDA07A2">
      <w:start w:val="1"/>
      <w:numFmt w:val="bullet"/>
      <w:lvlText w:val="-"/>
      <w:lvlJc w:val="left"/>
      <w:pPr>
        <w:ind w:left="720" w:hanging="360"/>
      </w:pPr>
      <w:rPr>
        <w:rFonts w:ascii="Aptos" w:hAnsi="Aptos" w:hint="default"/>
      </w:rPr>
    </w:lvl>
    <w:lvl w:ilvl="1" w:tplc="4A506020">
      <w:start w:val="1"/>
      <w:numFmt w:val="bullet"/>
      <w:lvlText w:val="o"/>
      <w:lvlJc w:val="left"/>
      <w:pPr>
        <w:ind w:left="1440" w:hanging="360"/>
      </w:pPr>
      <w:rPr>
        <w:rFonts w:ascii="Courier New" w:hAnsi="Courier New" w:hint="default"/>
      </w:rPr>
    </w:lvl>
    <w:lvl w:ilvl="2" w:tplc="2A66FEC0">
      <w:start w:val="1"/>
      <w:numFmt w:val="bullet"/>
      <w:lvlText w:val=""/>
      <w:lvlJc w:val="left"/>
      <w:pPr>
        <w:ind w:left="2160" w:hanging="360"/>
      </w:pPr>
      <w:rPr>
        <w:rFonts w:ascii="Wingdings" w:hAnsi="Wingdings" w:hint="default"/>
      </w:rPr>
    </w:lvl>
    <w:lvl w:ilvl="3" w:tplc="ACC6A7B6">
      <w:start w:val="1"/>
      <w:numFmt w:val="bullet"/>
      <w:lvlText w:val=""/>
      <w:lvlJc w:val="left"/>
      <w:pPr>
        <w:ind w:left="2880" w:hanging="360"/>
      </w:pPr>
      <w:rPr>
        <w:rFonts w:ascii="Symbol" w:hAnsi="Symbol" w:hint="default"/>
      </w:rPr>
    </w:lvl>
    <w:lvl w:ilvl="4" w:tplc="7C4CE5EC">
      <w:start w:val="1"/>
      <w:numFmt w:val="bullet"/>
      <w:lvlText w:val="o"/>
      <w:lvlJc w:val="left"/>
      <w:pPr>
        <w:ind w:left="3600" w:hanging="360"/>
      </w:pPr>
      <w:rPr>
        <w:rFonts w:ascii="Courier New" w:hAnsi="Courier New" w:hint="default"/>
      </w:rPr>
    </w:lvl>
    <w:lvl w:ilvl="5" w:tplc="47969F58">
      <w:start w:val="1"/>
      <w:numFmt w:val="bullet"/>
      <w:lvlText w:val=""/>
      <w:lvlJc w:val="left"/>
      <w:pPr>
        <w:ind w:left="4320" w:hanging="360"/>
      </w:pPr>
      <w:rPr>
        <w:rFonts w:ascii="Wingdings" w:hAnsi="Wingdings" w:hint="default"/>
      </w:rPr>
    </w:lvl>
    <w:lvl w:ilvl="6" w:tplc="701A33E8">
      <w:start w:val="1"/>
      <w:numFmt w:val="bullet"/>
      <w:lvlText w:val=""/>
      <w:lvlJc w:val="left"/>
      <w:pPr>
        <w:ind w:left="5040" w:hanging="360"/>
      </w:pPr>
      <w:rPr>
        <w:rFonts w:ascii="Symbol" w:hAnsi="Symbol" w:hint="default"/>
      </w:rPr>
    </w:lvl>
    <w:lvl w:ilvl="7" w:tplc="B28AD42A">
      <w:start w:val="1"/>
      <w:numFmt w:val="bullet"/>
      <w:lvlText w:val="o"/>
      <w:lvlJc w:val="left"/>
      <w:pPr>
        <w:ind w:left="5760" w:hanging="360"/>
      </w:pPr>
      <w:rPr>
        <w:rFonts w:ascii="Courier New" w:hAnsi="Courier New" w:hint="default"/>
      </w:rPr>
    </w:lvl>
    <w:lvl w:ilvl="8" w:tplc="CE66CECC">
      <w:start w:val="1"/>
      <w:numFmt w:val="bullet"/>
      <w:lvlText w:val=""/>
      <w:lvlJc w:val="left"/>
      <w:pPr>
        <w:ind w:left="6480" w:hanging="360"/>
      </w:pPr>
      <w:rPr>
        <w:rFonts w:ascii="Wingdings" w:hAnsi="Wingdings" w:hint="default"/>
      </w:rPr>
    </w:lvl>
  </w:abstractNum>
  <w:abstractNum w:abstractNumId="7" w15:restartNumberingAfterBreak="0">
    <w:nsid w:val="055B10BF"/>
    <w:multiLevelType w:val="hybridMultilevel"/>
    <w:tmpl w:val="6A0CE4B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0789172B"/>
    <w:multiLevelType w:val="hybridMultilevel"/>
    <w:tmpl w:val="FFFFFFFF"/>
    <w:lvl w:ilvl="0" w:tplc="8EFAA062">
      <w:start w:val="1"/>
      <w:numFmt w:val="bullet"/>
      <w:lvlText w:val="·"/>
      <w:lvlJc w:val="left"/>
      <w:pPr>
        <w:ind w:left="720" w:hanging="360"/>
      </w:pPr>
      <w:rPr>
        <w:rFonts w:ascii="Symbol" w:hAnsi="Symbol" w:hint="default"/>
      </w:rPr>
    </w:lvl>
    <w:lvl w:ilvl="1" w:tplc="4254DD04">
      <w:start w:val="1"/>
      <w:numFmt w:val="bullet"/>
      <w:lvlText w:val="o"/>
      <w:lvlJc w:val="left"/>
      <w:pPr>
        <w:ind w:left="1440" w:hanging="360"/>
      </w:pPr>
      <w:rPr>
        <w:rFonts w:ascii="Courier New" w:hAnsi="Courier New" w:hint="default"/>
      </w:rPr>
    </w:lvl>
    <w:lvl w:ilvl="2" w:tplc="96001306">
      <w:start w:val="1"/>
      <w:numFmt w:val="bullet"/>
      <w:lvlText w:val=""/>
      <w:lvlJc w:val="left"/>
      <w:pPr>
        <w:ind w:left="2160" w:hanging="360"/>
      </w:pPr>
      <w:rPr>
        <w:rFonts w:ascii="Wingdings" w:hAnsi="Wingdings" w:hint="default"/>
      </w:rPr>
    </w:lvl>
    <w:lvl w:ilvl="3" w:tplc="106699EC">
      <w:start w:val="1"/>
      <w:numFmt w:val="bullet"/>
      <w:lvlText w:val=""/>
      <w:lvlJc w:val="left"/>
      <w:pPr>
        <w:ind w:left="2880" w:hanging="360"/>
      </w:pPr>
      <w:rPr>
        <w:rFonts w:ascii="Symbol" w:hAnsi="Symbol" w:hint="default"/>
      </w:rPr>
    </w:lvl>
    <w:lvl w:ilvl="4" w:tplc="7DF82326">
      <w:start w:val="1"/>
      <w:numFmt w:val="bullet"/>
      <w:lvlText w:val="o"/>
      <w:lvlJc w:val="left"/>
      <w:pPr>
        <w:ind w:left="3600" w:hanging="360"/>
      </w:pPr>
      <w:rPr>
        <w:rFonts w:ascii="Courier New" w:hAnsi="Courier New" w:hint="default"/>
      </w:rPr>
    </w:lvl>
    <w:lvl w:ilvl="5" w:tplc="B568D954">
      <w:start w:val="1"/>
      <w:numFmt w:val="bullet"/>
      <w:lvlText w:val=""/>
      <w:lvlJc w:val="left"/>
      <w:pPr>
        <w:ind w:left="4320" w:hanging="360"/>
      </w:pPr>
      <w:rPr>
        <w:rFonts w:ascii="Wingdings" w:hAnsi="Wingdings" w:hint="default"/>
      </w:rPr>
    </w:lvl>
    <w:lvl w:ilvl="6" w:tplc="205251A2">
      <w:start w:val="1"/>
      <w:numFmt w:val="bullet"/>
      <w:lvlText w:val=""/>
      <w:lvlJc w:val="left"/>
      <w:pPr>
        <w:ind w:left="5040" w:hanging="360"/>
      </w:pPr>
      <w:rPr>
        <w:rFonts w:ascii="Symbol" w:hAnsi="Symbol" w:hint="default"/>
      </w:rPr>
    </w:lvl>
    <w:lvl w:ilvl="7" w:tplc="1DE07956">
      <w:start w:val="1"/>
      <w:numFmt w:val="bullet"/>
      <w:lvlText w:val="o"/>
      <w:lvlJc w:val="left"/>
      <w:pPr>
        <w:ind w:left="5760" w:hanging="360"/>
      </w:pPr>
      <w:rPr>
        <w:rFonts w:ascii="Courier New" w:hAnsi="Courier New" w:hint="default"/>
      </w:rPr>
    </w:lvl>
    <w:lvl w:ilvl="8" w:tplc="4FD868DA">
      <w:start w:val="1"/>
      <w:numFmt w:val="bullet"/>
      <w:lvlText w:val=""/>
      <w:lvlJc w:val="left"/>
      <w:pPr>
        <w:ind w:left="6480" w:hanging="360"/>
      </w:pPr>
      <w:rPr>
        <w:rFonts w:ascii="Wingdings" w:hAnsi="Wingdings" w:hint="default"/>
      </w:rPr>
    </w:lvl>
  </w:abstractNum>
  <w:abstractNum w:abstractNumId="9" w15:restartNumberingAfterBreak="0">
    <w:nsid w:val="08E6B9EB"/>
    <w:multiLevelType w:val="hybridMultilevel"/>
    <w:tmpl w:val="E40400C4"/>
    <w:lvl w:ilvl="0" w:tplc="BC7C512C">
      <w:start w:val="1"/>
      <w:numFmt w:val="bullet"/>
      <w:lvlText w:val="-"/>
      <w:lvlJc w:val="left"/>
      <w:pPr>
        <w:ind w:left="1800" w:hanging="360"/>
      </w:pPr>
      <w:rPr>
        <w:rFonts w:ascii="Aptos" w:hAnsi="Aptos" w:hint="default"/>
      </w:rPr>
    </w:lvl>
    <w:lvl w:ilvl="1" w:tplc="5CEC2B3A">
      <w:start w:val="1"/>
      <w:numFmt w:val="bullet"/>
      <w:lvlText w:val="o"/>
      <w:lvlJc w:val="left"/>
      <w:pPr>
        <w:ind w:left="2520" w:hanging="360"/>
      </w:pPr>
      <w:rPr>
        <w:rFonts w:ascii="Courier New" w:hAnsi="Courier New" w:hint="default"/>
      </w:rPr>
    </w:lvl>
    <w:lvl w:ilvl="2" w:tplc="DAA2F4BE">
      <w:start w:val="1"/>
      <w:numFmt w:val="bullet"/>
      <w:lvlText w:val=""/>
      <w:lvlJc w:val="left"/>
      <w:pPr>
        <w:ind w:left="3240" w:hanging="360"/>
      </w:pPr>
      <w:rPr>
        <w:rFonts w:ascii="Wingdings" w:hAnsi="Wingdings" w:hint="default"/>
      </w:rPr>
    </w:lvl>
    <w:lvl w:ilvl="3" w:tplc="DDC8DBB8">
      <w:start w:val="1"/>
      <w:numFmt w:val="bullet"/>
      <w:lvlText w:val=""/>
      <w:lvlJc w:val="left"/>
      <w:pPr>
        <w:ind w:left="3960" w:hanging="360"/>
      </w:pPr>
      <w:rPr>
        <w:rFonts w:ascii="Symbol" w:hAnsi="Symbol" w:hint="default"/>
      </w:rPr>
    </w:lvl>
    <w:lvl w:ilvl="4" w:tplc="C34E3742">
      <w:start w:val="1"/>
      <w:numFmt w:val="bullet"/>
      <w:lvlText w:val="o"/>
      <w:lvlJc w:val="left"/>
      <w:pPr>
        <w:ind w:left="4680" w:hanging="360"/>
      </w:pPr>
      <w:rPr>
        <w:rFonts w:ascii="Courier New" w:hAnsi="Courier New" w:hint="default"/>
      </w:rPr>
    </w:lvl>
    <w:lvl w:ilvl="5" w:tplc="27E251FC">
      <w:start w:val="1"/>
      <w:numFmt w:val="bullet"/>
      <w:lvlText w:val=""/>
      <w:lvlJc w:val="left"/>
      <w:pPr>
        <w:ind w:left="5400" w:hanging="360"/>
      </w:pPr>
      <w:rPr>
        <w:rFonts w:ascii="Wingdings" w:hAnsi="Wingdings" w:hint="default"/>
      </w:rPr>
    </w:lvl>
    <w:lvl w:ilvl="6" w:tplc="A770FF22">
      <w:start w:val="1"/>
      <w:numFmt w:val="bullet"/>
      <w:lvlText w:val=""/>
      <w:lvlJc w:val="left"/>
      <w:pPr>
        <w:ind w:left="6120" w:hanging="360"/>
      </w:pPr>
      <w:rPr>
        <w:rFonts w:ascii="Symbol" w:hAnsi="Symbol" w:hint="default"/>
      </w:rPr>
    </w:lvl>
    <w:lvl w:ilvl="7" w:tplc="825A1954">
      <w:start w:val="1"/>
      <w:numFmt w:val="bullet"/>
      <w:lvlText w:val="o"/>
      <w:lvlJc w:val="left"/>
      <w:pPr>
        <w:ind w:left="6840" w:hanging="360"/>
      </w:pPr>
      <w:rPr>
        <w:rFonts w:ascii="Courier New" w:hAnsi="Courier New" w:hint="default"/>
      </w:rPr>
    </w:lvl>
    <w:lvl w:ilvl="8" w:tplc="F112EFC2">
      <w:start w:val="1"/>
      <w:numFmt w:val="bullet"/>
      <w:lvlText w:val=""/>
      <w:lvlJc w:val="left"/>
      <w:pPr>
        <w:ind w:left="7560" w:hanging="360"/>
      </w:pPr>
      <w:rPr>
        <w:rFonts w:ascii="Wingdings" w:hAnsi="Wingdings" w:hint="default"/>
      </w:rPr>
    </w:lvl>
  </w:abstractNum>
  <w:abstractNum w:abstractNumId="10" w15:restartNumberingAfterBreak="0">
    <w:nsid w:val="0957F71D"/>
    <w:multiLevelType w:val="hybridMultilevel"/>
    <w:tmpl w:val="FFFFFFFF"/>
    <w:lvl w:ilvl="0" w:tplc="3E78D698">
      <w:start w:val="1"/>
      <w:numFmt w:val="bullet"/>
      <w:lvlText w:val=""/>
      <w:lvlJc w:val="left"/>
      <w:pPr>
        <w:ind w:left="1080" w:hanging="360"/>
      </w:pPr>
      <w:rPr>
        <w:rFonts w:ascii="Symbol" w:hAnsi="Symbol" w:hint="default"/>
      </w:rPr>
    </w:lvl>
    <w:lvl w:ilvl="1" w:tplc="2F729CF6">
      <w:start w:val="1"/>
      <w:numFmt w:val="bullet"/>
      <w:lvlText w:val="o"/>
      <w:lvlJc w:val="left"/>
      <w:pPr>
        <w:ind w:left="1800" w:hanging="360"/>
      </w:pPr>
      <w:rPr>
        <w:rFonts w:ascii="Courier New" w:hAnsi="Courier New" w:hint="default"/>
      </w:rPr>
    </w:lvl>
    <w:lvl w:ilvl="2" w:tplc="2070B5DE">
      <w:start w:val="1"/>
      <w:numFmt w:val="bullet"/>
      <w:lvlText w:val=""/>
      <w:lvlJc w:val="left"/>
      <w:pPr>
        <w:ind w:left="2520" w:hanging="360"/>
      </w:pPr>
      <w:rPr>
        <w:rFonts w:ascii="Wingdings" w:hAnsi="Wingdings" w:hint="default"/>
      </w:rPr>
    </w:lvl>
    <w:lvl w:ilvl="3" w:tplc="A8485B32">
      <w:start w:val="1"/>
      <w:numFmt w:val="bullet"/>
      <w:lvlText w:val=""/>
      <w:lvlJc w:val="left"/>
      <w:pPr>
        <w:ind w:left="3240" w:hanging="360"/>
      </w:pPr>
      <w:rPr>
        <w:rFonts w:ascii="Symbol" w:hAnsi="Symbol" w:hint="default"/>
      </w:rPr>
    </w:lvl>
    <w:lvl w:ilvl="4" w:tplc="2A7643BE">
      <w:start w:val="1"/>
      <w:numFmt w:val="bullet"/>
      <w:lvlText w:val="o"/>
      <w:lvlJc w:val="left"/>
      <w:pPr>
        <w:ind w:left="3960" w:hanging="360"/>
      </w:pPr>
      <w:rPr>
        <w:rFonts w:ascii="Courier New" w:hAnsi="Courier New" w:hint="default"/>
      </w:rPr>
    </w:lvl>
    <w:lvl w:ilvl="5" w:tplc="5FC2058E">
      <w:start w:val="1"/>
      <w:numFmt w:val="bullet"/>
      <w:lvlText w:val=""/>
      <w:lvlJc w:val="left"/>
      <w:pPr>
        <w:ind w:left="4680" w:hanging="360"/>
      </w:pPr>
      <w:rPr>
        <w:rFonts w:ascii="Wingdings" w:hAnsi="Wingdings" w:hint="default"/>
      </w:rPr>
    </w:lvl>
    <w:lvl w:ilvl="6" w:tplc="7BE69500">
      <w:start w:val="1"/>
      <w:numFmt w:val="bullet"/>
      <w:lvlText w:val=""/>
      <w:lvlJc w:val="left"/>
      <w:pPr>
        <w:ind w:left="5400" w:hanging="360"/>
      </w:pPr>
      <w:rPr>
        <w:rFonts w:ascii="Symbol" w:hAnsi="Symbol" w:hint="default"/>
      </w:rPr>
    </w:lvl>
    <w:lvl w:ilvl="7" w:tplc="C1624A54">
      <w:start w:val="1"/>
      <w:numFmt w:val="bullet"/>
      <w:lvlText w:val="o"/>
      <w:lvlJc w:val="left"/>
      <w:pPr>
        <w:ind w:left="6120" w:hanging="360"/>
      </w:pPr>
      <w:rPr>
        <w:rFonts w:ascii="Courier New" w:hAnsi="Courier New" w:hint="default"/>
      </w:rPr>
    </w:lvl>
    <w:lvl w:ilvl="8" w:tplc="C67E7AEA">
      <w:start w:val="1"/>
      <w:numFmt w:val="bullet"/>
      <w:lvlText w:val=""/>
      <w:lvlJc w:val="left"/>
      <w:pPr>
        <w:ind w:left="6840" w:hanging="360"/>
      </w:pPr>
      <w:rPr>
        <w:rFonts w:ascii="Wingdings" w:hAnsi="Wingdings" w:hint="default"/>
      </w:rPr>
    </w:lvl>
  </w:abstractNum>
  <w:abstractNum w:abstractNumId="11" w15:restartNumberingAfterBreak="0">
    <w:nsid w:val="0995414E"/>
    <w:multiLevelType w:val="multilevel"/>
    <w:tmpl w:val="F94CA60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Theme="majorHAnsi" w:eastAsiaTheme="majorEastAsia" w:hAnsiTheme="majorHAnsi" w:cstheme="majorBidi"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BEB36"/>
    <w:multiLevelType w:val="hybridMultilevel"/>
    <w:tmpl w:val="FFFFFFFF"/>
    <w:lvl w:ilvl="0" w:tplc="B6964E5A">
      <w:start w:val="1"/>
      <w:numFmt w:val="bullet"/>
      <w:lvlText w:val=""/>
      <w:lvlJc w:val="left"/>
      <w:pPr>
        <w:ind w:left="2160" w:hanging="360"/>
      </w:pPr>
      <w:rPr>
        <w:rFonts w:ascii="Symbol" w:hAnsi="Symbol" w:hint="default"/>
      </w:rPr>
    </w:lvl>
    <w:lvl w:ilvl="1" w:tplc="3942047E">
      <w:start w:val="1"/>
      <w:numFmt w:val="bullet"/>
      <w:lvlText w:val="o"/>
      <w:lvlJc w:val="left"/>
      <w:pPr>
        <w:ind w:left="2880" w:hanging="360"/>
      </w:pPr>
      <w:rPr>
        <w:rFonts w:ascii="Courier New" w:hAnsi="Courier New" w:hint="default"/>
      </w:rPr>
    </w:lvl>
    <w:lvl w:ilvl="2" w:tplc="B7025518">
      <w:start w:val="1"/>
      <w:numFmt w:val="bullet"/>
      <w:lvlText w:val=""/>
      <w:lvlJc w:val="left"/>
      <w:pPr>
        <w:ind w:left="3600" w:hanging="360"/>
      </w:pPr>
      <w:rPr>
        <w:rFonts w:ascii="Wingdings" w:hAnsi="Wingdings" w:hint="default"/>
      </w:rPr>
    </w:lvl>
    <w:lvl w:ilvl="3" w:tplc="E3F48D50">
      <w:start w:val="1"/>
      <w:numFmt w:val="bullet"/>
      <w:lvlText w:val=""/>
      <w:lvlJc w:val="left"/>
      <w:pPr>
        <w:ind w:left="4320" w:hanging="360"/>
      </w:pPr>
      <w:rPr>
        <w:rFonts w:ascii="Symbol" w:hAnsi="Symbol" w:hint="default"/>
      </w:rPr>
    </w:lvl>
    <w:lvl w:ilvl="4" w:tplc="AFC00818">
      <w:start w:val="1"/>
      <w:numFmt w:val="bullet"/>
      <w:lvlText w:val="o"/>
      <w:lvlJc w:val="left"/>
      <w:pPr>
        <w:ind w:left="5040" w:hanging="360"/>
      </w:pPr>
      <w:rPr>
        <w:rFonts w:ascii="Courier New" w:hAnsi="Courier New" w:hint="default"/>
      </w:rPr>
    </w:lvl>
    <w:lvl w:ilvl="5" w:tplc="E1007E8A">
      <w:start w:val="1"/>
      <w:numFmt w:val="bullet"/>
      <w:lvlText w:val=""/>
      <w:lvlJc w:val="left"/>
      <w:pPr>
        <w:ind w:left="5760" w:hanging="360"/>
      </w:pPr>
      <w:rPr>
        <w:rFonts w:ascii="Wingdings" w:hAnsi="Wingdings" w:hint="default"/>
      </w:rPr>
    </w:lvl>
    <w:lvl w:ilvl="6" w:tplc="E9B43418">
      <w:start w:val="1"/>
      <w:numFmt w:val="bullet"/>
      <w:lvlText w:val=""/>
      <w:lvlJc w:val="left"/>
      <w:pPr>
        <w:ind w:left="6480" w:hanging="360"/>
      </w:pPr>
      <w:rPr>
        <w:rFonts w:ascii="Symbol" w:hAnsi="Symbol" w:hint="default"/>
      </w:rPr>
    </w:lvl>
    <w:lvl w:ilvl="7" w:tplc="FDB6B5B0">
      <w:start w:val="1"/>
      <w:numFmt w:val="bullet"/>
      <w:lvlText w:val="o"/>
      <w:lvlJc w:val="left"/>
      <w:pPr>
        <w:ind w:left="7200" w:hanging="360"/>
      </w:pPr>
      <w:rPr>
        <w:rFonts w:ascii="Courier New" w:hAnsi="Courier New" w:hint="default"/>
      </w:rPr>
    </w:lvl>
    <w:lvl w:ilvl="8" w:tplc="C352A780">
      <w:start w:val="1"/>
      <w:numFmt w:val="bullet"/>
      <w:lvlText w:val=""/>
      <w:lvlJc w:val="left"/>
      <w:pPr>
        <w:ind w:left="7920" w:hanging="360"/>
      </w:pPr>
      <w:rPr>
        <w:rFonts w:ascii="Wingdings" w:hAnsi="Wingdings" w:hint="default"/>
      </w:rPr>
    </w:lvl>
  </w:abstractNum>
  <w:abstractNum w:abstractNumId="13" w15:restartNumberingAfterBreak="0">
    <w:nsid w:val="0BBA595F"/>
    <w:multiLevelType w:val="hybridMultilevel"/>
    <w:tmpl w:val="FFFFFFFF"/>
    <w:lvl w:ilvl="0" w:tplc="E2EE4624">
      <w:start w:val="1"/>
      <w:numFmt w:val="lowerRoman"/>
      <w:lvlText w:val="%1."/>
      <w:lvlJc w:val="right"/>
      <w:pPr>
        <w:ind w:left="1800" w:hanging="360"/>
      </w:pPr>
    </w:lvl>
    <w:lvl w:ilvl="1" w:tplc="60D8AD1C">
      <w:start w:val="1"/>
      <w:numFmt w:val="lowerLetter"/>
      <w:lvlText w:val="%2."/>
      <w:lvlJc w:val="left"/>
      <w:pPr>
        <w:ind w:left="2520" w:hanging="360"/>
      </w:pPr>
    </w:lvl>
    <w:lvl w:ilvl="2" w:tplc="B0508020">
      <w:start w:val="1"/>
      <w:numFmt w:val="lowerRoman"/>
      <w:lvlText w:val="%3."/>
      <w:lvlJc w:val="right"/>
      <w:pPr>
        <w:ind w:left="3240" w:hanging="180"/>
      </w:pPr>
    </w:lvl>
    <w:lvl w:ilvl="3" w:tplc="DDCA4E76">
      <w:start w:val="1"/>
      <w:numFmt w:val="decimal"/>
      <w:lvlText w:val="%4."/>
      <w:lvlJc w:val="left"/>
      <w:pPr>
        <w:ind w:left="3960" w:hanging="360"/>
      </w:pPr>
    </w:lvl>
    <w:lvl w:ilvl="4" w:tplc="58228238">
      <w:start w:val="1"/>
      <w:numFmt w:val="lowerLetter"/>
      <w:lvlText w:val="%5."/>
      <w:lvlJc w:val="left"/>
      <w:pPr>
        <w:ind w:left="4680" w:hanging="360"/>
      </w:pPr>
    </w:lvl>
    <w:lvl w:ilvl="5" w:tplc="049C4764">
      <w:start w:val="1"/>
      <w:numFmt w:val="lowerRoman"/>
      <w:lvlText w:val="%6."/>
      <w:lvlJc w:val="right"/>
      <w:pPr>
        <w:ind w:left="5400" w:hanging="180"/>
      </w:pPr>
    </w:lvl>
    <w:lvl w:ilvl="6" w:tplc="360EFDC8">
      <w:start w:val="1"/>
      <w:numFmt w:val="decimal"/>
      <w:lvlText w:val="%7."/>
      <w:lvlJc w:val="left"/>
      <w:pPr>
        <w:ind w:left="6120" w:hanging="360"/>
      </w:pPr>
    </w:lvl>
    <w:lvl w:ilvl="7" w:tplc="7CAAE842">
      <w:start w:val="1"/>
      <w:numFmt w:val="lowerLetter"/>
      <w:lvlText w:val="%8."/>
      <w:lvlJc w:val="left"/>
      <w:pPr>
        <w:ind w:left="6840" w:hanging="360"/>
      </w:pPr>
    </w:lvl>
    <w:lvl w:ilvl="8" w:tplc="D7B83B06">
      <w:start w:val="1"/>
      <w:numFmt w:val="lowerRoman"/>
      <w:lvlText w:val="%9."/>
      <w:lvlJc w:val="right"/>
      <w:pPr>
        <w:ind w:left="7560" w:hanging="180"/>
      </w:pPr>
    </w:lvl>
  </w:abstractNum>
  <w:abstractNum w:abstractNumId="14" w15:restartNumberingAfterBreak="0">
    <w:nsid w:val="0C4E83E6"/>
    <w:multiLevelType w:val="hybridMultilevel"/>
    <w:tmpl w:val="6C162270"/>
    <w:lvl w:ilvl="0" w:tplc="71648298">
      <w:start w:val="1"/>
      <w:numFmt w:val="bullet"/>
      <w:lvlText w:val="-"/>
      <w:lvlJc w:val="left"/>
      <w:pPr>
        <w:ind w:left="720" w:hanging="360"/>
      </w:pPr>
      <w:rPr>
        <w:rFonts w:ascii="Aptos" w:hAnsi="Aptos" w:hint="default"/>
      </w:rPr>
    </w:lvl>
    <w:lvl w:ilvl="1" w:tplc="893ADD28">
      <w:start w:val="1"/>
      <w:numFmt w:val="bullet"/>
      <w:lvlText w:val="o"/>
      <w:lvlJc w:val="left"/>
      <w:pPr>
        <w:ind w:left="1440" w:hanging="360"/>
      </w:pPr>
      <w:rPr>
        <w:rFonts w:ascii="Courier New" w:hAnsi="Courier New" w:hint="default"/>
      </w:rPr>
    </w:lvl>
    <w:lvl w:ilvl="2" w:tplc="CE422E1A">
      <w:start w:val="1"/>
      <w:numFmt w:val="bullet"/>
      <w:lvlText w:val=""/>
      <w:lvlJc w:val="left"/>
      <w:pPr>
        <w:ind w:left="2160" w:hanging="360"/>
      </w:pPr>
      <w:rPr>
        <w:rFonts w:ascii="Wingdings" w:hAnsi="Wingdings" w:hint="default"/>
      </w:rPr>
    </w:lvl>
    <w:lvl w:ilvl="3" w:tplc="FD623DEE">
      <w:start w:val="1"/>
      <w:numFmt w:val="bullet"/>
      <w:lvlText w:val=""/>
      <w:lvlJc w:val="left"/>
      <w:pPr>
        <w:ind w:left="2880" w:hanging="360"/>
      </w:pPr>
      <w:rPr>
        <w:rFonts w:ascii="Symbol" w:hAnsi="Symbol" w:hint="default"/>
      </w:rPr>
    </w:lvl>
    <w:lvl w:ilvl="4" w:tplc="3D6CC420">
      <w:start w:val="1"/>
      <w:numFmt w:val="bullet"/>
      <w:lvlText w:val="o"/>
      <w:lvlJc w:val="left"/>
      <w:pPr>
        <w:ind w:left="3600" w:hanging="360"/>
      </w:pPr>
      <w:rPr>
        <w:rFonts w:ascii="Courier New" w:hAnsi="Courier New" w:hint="default"/>
      </w:rPr>
    </w:lvl>
    <w:lvl w:ilvl="5" w:tplc="82207870">
      <w:start w:val="1"/>
      <w:numFmt w:val="bullet"/>
      <w:lvlText w:val=""/>
      <w:lvlJc w:val="left"/>
      <w:pPr>
        <w:ind w:left="4320" w:hanging="360"/>
      </w:pPr>
      <w:rPr>
        <w:rFonts w:ascii="Wingdings" w:hAnsi="Wingdings" w:hint="default"/>
      </w:rPr>
    </w:lvl>
    <w:lvl w:ilvl="6" w:tplc="F5D2406A">
      <w:start w:val="1"/>
      <w:numFmt w:val="bullet"/>
      <w:lvlText w:val=""/>
      <w:lvlJc w:val="left"/>
      <w:pPr>
        <w:ind w:left="5040" w:hanging="360"/>
      </w:pPr>
      <w:rPr>
        <w:rFonts w:ascii="Symbol" w:hAnsi="Symbol" w:hint="default"/>
      </w:rPr>
    </w:lvl>
    <w:lvl w:ilvl="7" w:tplc="86223ACC">
      <w:start w:val="1"/>
      <w:numFmt w:val="bullet"/>
      <w:lvlText w:val="o"/>
      <w:lvlJc w:val="left"/>
      <w:pPr>
        <w:ind w:left="5760" w:hanging="360"/>
      </w:pPr>
      <w:rPr>
        <w:rFonts w:ascii="Courier New" w:hAnsi="Courier New" w:hint="default"/>
      </w:rPr>
    </w:lvl>
    <w:lvl w:ilvl="8" w:tplc="1A520CFA">
      <w:start w:val="1"/>
      <w:numFmt w:val="bullet"/>
      <w:lvlText w:val=""/>
      <w:lvlJc w:val="left"/>
      <w:pPr>
        <w:ind w:left="6480" w:hanging="360"/>
      </w:pPr>
      <w:rPr>
        <w:rFonts w:ascii="Wingdings" w:hAnsi="Wingdings" w:hint="default"/>
      </w:rPr>
    </w:lvl>
  </w:abstractNum>
  <w:abstractNum w:abstractNumId="15" w15:restartNumberingAfterBreak="0">
    <w:nsid w:val="0C5A4F5C"/>
    <w:multiLevelType w:val="hybridMultilevel"/>
    <w:tmpl w:val="44DC3594"/>
    <w:lvl w:ilvl="0" w:tplc="E760D81C">
      <w:start w:val="1"/>
      <w:numFmt w:val="bullet"/>
      <w:lvlText w:val="-"/>
      <w:lvlJc w:val="left"/>
      <w:pPr>
        <w:ind w:left="720" w:hanging="360"/>
      </w:pPr>
      <w:rPr>
        <w:rFonts w:ascii="Aptos" w:hAnsi="Aptos" w:hint="default"/>
      </w:rPr>
    </w:lvl>
    <w:lvl w:ilvl="1" w:tplc="4F48095C">
      <w:start w:val="1"/>
      <w:numFmt w:val="bullet"/>
      <w:lvlText w:val="o"/>
      <w:lvlJc w:val="left"/>
      <w:pPr>
        <w:ind w:left="1440" w:hanging="360"/>
      </w:pPr>
      <w:rPr>
        <w:rFonts w:ascii="Courier New" w:hAnsi="Courier New" w:hint="default"/>
      </w:rPr>
    </w:lvl>
    <w:lvl w:ilvl="2" w:tplc="7EBA43F0">
      <w:start w:val="1"/>
      <w:numFmt w:val="bullet"/>
      <w:lvlText w:val=""/>
      <w:lvlJc w:val="left"/>
      <w:pPr>
        <w:ind w:left="2160" w:hanging="360"/>
      </w:pPr>
      <w:rPr>
        <w:rFonts w:ascii="Wingdings" w:hAnsi="Wingdings" w:hint="default"/>
      </w:rPr>
    </w:lvl>
    <w:lvl w:ilvl="3" w:tplc="A8E4E7F6">
      <w:start w:val="1"/>
      <w:numFmt w:val="bullet"/>
      <w:lvlText w:val=""/>
      <w:lvlJc w:val="left"/>
      <w:pPr>
        <w:ind w:left="2880" w:hanging="360"/>
      </w:pPr>
      <w:rPr>
        <w:rFonts w:ascii="Symbol" w:hAnsi="Symbol" w:hint="default"/>
      </w:rPr>
    </w:lvl>
    <w:lvl w:ilvl="4" w:tplc="5240D448">
      <w:start w:val="1"/>
      <w:numFmt w:val="bullet"/>
      <w:lvlText w:val="o"/>
      <w:lvlJc w:val="left"/>
      <w:pPr>
        <w:ind w:left="3600" w:hanging="360"/>
      </w:pPr>
      <w:rPr>
        <w:rFonts w:ascii="Courier New" w:hAnsi="Courier New" w:hint="default"/>
      </w:rPr>
    </w:lvl>
    <w:lvl w:ilvl="5" w:tplc="544C7F82">
      <w:start w:val="1"/>
      <w:numFmt w:val="bullet"/>
      <w:lvlText w:val=""/>
      <w:lvlJc w:val="left"/>
      <w:pPr>
        <w:ind w:left="4320" w:hanging="360"/>
      </w:pPr>
      <w:rPr>
        <w:rFonts w:ascii="Wingdings" w:hAnsi="Wingdings" w:hint="default"/>
      </w:rPr>
    </w:lvl>
    <w:lvl w:ilvl="6" w:tplc="0B3EAF0A">
      <w:start w:val="1"/>
      <w:numFmt w:val="bullet"/>
      <w:lvlText w:val=""/>
      <w:lvlJc w:val="left"/>
      <w:pPr>
        <w:ind w:left="5040" w:hanging="360"/>
      </w:pPr>
      <w:rPr>
        <w:rFonts w:ascii="Symbol" w:hAnsi="Symbol" w:hint="default"/>
      </w:rPr>
    </w:lvl>
    <w:lvl w:ilvl="7" w:tplc="B42455F2">
      <w:start w:val="1"/>
      <w:numFmt w:val="bullet"/>
      <w:lvlText w:val="o"/>
      <w:lvlJc w:val="left"/>
      <w:pPr>
        <w:ind w:left="5760" w:hanging="360"/>
      </w:pPr>
      <w:rPr>
        <w:rFonts w:ascii="Courier New" w:hAnsi="Courier New" w:hint="default"/>
      </w:rPr>
    </w:lvl>
    <w:lvl w:ilvl="8" w:tplc="BEECF6C2">
      <w:start w:val="1"/>
      <w:numFmt w:val="bullet"/>
      <w:lvlText w:val=""/>
      <w:lvlJc w:val="left"/>
      <w:pPr>
        <w:ind w:left="6480" w:hanging="360"/>
      </w:pPr>
      <w:rPr>
        <w:rFonts w:ascii="Wingdings" w:hAnsi="Wingdings" w:hint="default"/>
      </w:rPr>
    </w:lvl>
  </w:abstractNum>
  <w:abstractNum w:abstractNumId="16" w15:restartNumberingAfterBreak="0">
    <w:nsid w:val="0CBE86E9"/>
    <w:multiLevelType w:val="hybridMultilevel"/>
    <w:tmpl w:val="5420DFE8"/>
    <w:lvl w:ilvl="0" w:tplc="6868B3D2">
      <w:start w:val="1"/>
      <w:numFmt w:val="upperRoman"/>
      <w:lvlText w:val="%1."/>
      <w:lvlJc w:val="right"/>
      <w:pPr>
        <w:ind w:left="720" w:hanging="360"/>
      </w:pPr>
    </w:lvl>
    <w:lvl w:ilvl="1" w:tplc="00F27D6A">
      <w:start w:val="1"/>
      <w:numFmt w:val="lowerLetter"/>
      <w:lvlText w:val="%2."/>
      <w:lvlJc w:val="left"/>
      <w:pPr>
        <w:ind w:left="1440" w:hanging="360"/>
      </w:pPr>
    </w:lvl>
    <w:lvl w:ilvl="2" w:tplc="D2F82E80">
      <w:start w:val="1"/>
      <w:numFmt w:val="lowerRoman"/>
      <w:lvlText w:val="%3."/>
      <w:lvlJc w:val="right"/>
      <w:pPr>
        <w:ind w:left="2160" w:hanging="180"/>
      </w:pPr>
    </w:lvl>
    <w:lvl w:ilvl="3" w:tplc="441E81CC">
      <w:start w:val="1"/>
      <w:numFmt w:val="decimal"/>
      <w:lvlText w:val="%4."/>
      <w:lvlJc w:val="left"/>
      <w:pPr>
        <w:ind w:left="2880" w:hanging="360"/>
      </w:pPr>
    </w:lvl>
    <w:lvl w:ilvl="4" w:tplc="D4740508">
      <w:start w:val="1"/>
      <w:numFmt w:val="lowerLetter"/>
      <w:lvlText w:val="%5."/>
      <w:lvlJc w:val="left"/>
      <w:pPr>
        <w:ind w:left="3600" w:hanging="360"/>
      </w:pPr>
    </w:lvl>
    <w:lvl w:ilvl="5" w:tplc="599AEBE8">
      <w:start w:val="1"/>
      <w:numFmt w:val="lowerRoman"/>
      <w:lvlText w:val="%6."/>
      <w:lvlJc w:val="right"/>
      <w:pPr>
        <w:ind w:left="4320" w:hanging="180"/>
      </w:pPr>
    </w:lvl>
    <w:lvl w:ilvl="6" w:tplc="A2EE20B2">
      <w:start w:val="1"/>
      <w:numFmt w:val="decimal"/>
      <w:lvlText w:val="%7."/>
      <w:lvlJc w:val="left"/>
      <w:pPr>
        <w:ind w:left="5040" w:hanging="360"/>
      </w:pPr>
    </w:lvl>
    <w:lvl w:ilvl="7" w:tplc="8FD67E82">
      <w:start w:val="1"/>
      <w:numFmt w:val="lowerLetter"/>
      <w:lvlText w:val="%8."/>
      <w:lvlJc w:val="left"/>
      <w:pPr>
        <w:ind w:left="5760" w:hanging="360"/>
      </w:pPr>
    </w:lvl>
    <w:lvl w:ilvl="8" w:tplc="A750261E">
      <w:start w:val="1"/>
      <w:numFmt w:val="lowerRoman"/>
      <w:lvlText w:val="%9."/>
      <w:lvlJc w:val="right"/>
      <w:pPr>
        <w:ind w:left="6480" w:hanging="180"/>
      </w:pPr>
    </w:lvl>
  </w:abstractNum>
  <w:abstractNum w:abstractNumId="17" w15:restartNumberingAfterBreak="0">
    <w:nsid w:val="108718ED"/>
    <w:multiLevelType w:val="hybridMultilevel"/>
    <w:tmpl w:val="7A08FDD4"/>
    <w:lvl w:ilvl="0" w:tplc="736EAED6">
      <w:start w:val="1"/>
      <w:numFmt w:val="bullet"/>
      <w:lvlText w:val="-"/>
      <w:lvlJc w:val="left"/>
      <w:pPr>
        <w:ind w:left="720" w:hanging="360"/>
      </w:pPr>
      <w:rPr>
        <w:rFonts w:ascii="Aptos" w:hAnsi="Aptos" w:hint="default"/>
      </w:rPr>
    </w:lvl>
    <w:lvl w:ilvl="1" w:tplc="D3C494D8">
      <w:start w:val="1"/>
      <w:numFmt w:val="bullet"/>
      <w:lvlText w:val="o"/>
      <w:lvlJc w:val="left"/>
      <w:pPr>
        <w:ind w:left="1440" w:hanging="360"/>
      </w:pPr>
      <w:rPr>
        <w:rFonts w:ascii="Courier New" w:hAnsi="Courier New" w:hint="default"/>
      </w:rPr>
    </w:lvl>
    <w:lvl w:ilvl="2" w:tplc="B86ED6E2">
      <w:start w:val="1"/>
      <w:numFmt w:val="bullet"/>
      <w:lvlText w:val=""/>
      <w:lvlJc w:val="left"/>
      <w:pPr>
        <w:ind w:left="2160" w:hanging="360"/>
      </w:pPr>
      <w:rPr>
        <w:rFonts w:ascii="Wingdings" w:hAnsi="Wingdings" w:hint="default"/>
      </w:rPr>
    </w:lvl>
    <w:lvl w:ilvl="3" w:tplc="5C1291F8">
      <w:start w:val="1"/>
      <w:numFmt w:val="bullet"/>
      <w:lvlText w:val=""/>
      <w:lvlJc w:val="left"/>
      <w:pPr>
        <w:ind w:left="2880" w:hanging="360"/>
      </w:pPr>
      <w:rPr>
        <w:rFonts w:ascii="Symbol" w:hAnsi="Symbol" w:hint="default"/>
      </w:rPr>
    </w:lvl>
    <w:lvl w:ilvl="4" w:tplc="6ABE79A2">
      <w:start w:val="1"/>
      <w:numFmt w:val="bullet"/>
      <w:lvlText w:val="o"/>
      <w:lvlJc w:val="left"/>
      <w:pPr>
        <w:ind w:left="3600" w:hanging="360"/>
      </w:pPr>
      <w:rPr>
        <w:rFonts w:ascii="Courier New" w:hAnsi="Courier New" w:hint="default"/>
      </w:rPr>
    </w:lvl>
    <w:lvl w:ilvl="5" w:tplc="C1A43BA8">
      <w:start w:val="1"/>
      <w:numFmt w:val="bullet"/>
      <w:lvlText w:val=""/>
      <w:lvlJc w:val="left"/>
      <w:pPr>
        <w:ind w:left="4320" w:hanging="360"/>
      </w:pPr>
      <w:rPr>
        <w:rFonts w:ascii="Wingdings" w:hAnsi="Wingdings" w:hint="default"/>
      </w:rPr>
    </w:lvl>
    <w:lvl w:ilvl="6" w:tplc="F2A8AB80">
      <w:start w:val="1"/>
      <w:numFmt w:val="bullet"/>
      <w:lvlText w:val=""/>
      <w:lvlJc w:val="left"/>
      <w:pPr>
        <w:ind w:left="5040" w:hanging="360"/>
      </w:pPr>
      <w:rPr>
        <w:rFonts w:ascii="Symbol" w:hAnsi="Symbol" w:hint="default"/>
      </w:rPr>
    </w:lvl>
    <w:lvl w:ilvl="7" w:tplc="C0B22484">
      <w:start w:val="1"/>
      <w:numFmt w:val="bullet"/>
      <w:lvlText w:val="o"/>
      <w:lvlJc w:val="left"/>
      <w:pPr>
        <w:ind w:left="5760" w:hanging="360"/>
      </w:pPr>
      <w:rPr>
        <w:rFonts w:ascii="Courier New" w:hAnsi="Courier New" w:hint="default"/>
      </w:rPr>
    </w:lvl>
    <w:lvl w:ilvl="8" w:tplc="44BC6474">
      <w:start w:val="1"/>
      <w:numFmt w:val="bullet"/>
      <w:lvlText w:val=""/>
      <w:lvlJc w:val="left"/>
      <w:pPr>
        <w:ind w:left="6480" w:hanging="360"/>
      </w:pPr>
      <w:rPr>
        <w:rFonts w:ascii="Wingdings" w:hAnsi="Wingdings" w:hint="default"/>
      </w:rPr>
    </w:lvl>
  </w:abstractNum>
  <w:abstractNum w:abstractNumId="18" w15:restartNumberingAfterBreak="0">
    <w:nsid w:val="11576350"/>
    <w:multiLevelType w:val="hybridMultilevel"/>
    <w:tmpl w:val="7CECEB4C"/>
    <w:lvl w:ilvl="0" w:tplc="995ABA0E">
      <w:start w:val="1"/>
      <w:numFmt w:val="upperRoman"/>
      <w:lvlText w:val="%1."/>
      <w:lvlJc w:val="right"/>
      <w:pPr>
        <w:tabs>
          <w:tab w:val="num" w:pos="720"/>
        </w:tabs>
        <w:ind w:left="720" w:hanging="360"/>
      </w:pPr>
    </w:lvl>
    <w:lvl w:ilvl="1" w:tplc="47C81668" w:tentative="1">
      <w:start w:val="1"/>
      <w:numFmt w:val="decimal"/>
      <w:lvlText w:val="%2."/>
      <w:lvlJc w:val="left"/>
      <w:pPr>
        <w:tabs>
          <w:tab w:val="num" w:pos="1440"/>
        </w:tabs>
        <w:ind w:left="1440" w:hanging="360"/>
      </w:pPr>
    </w:lvl>
    <w:lvl w:ilvl="2" w:tplc="F5D2411E" w:tentative="1">
      <w:start w:val="1"/>
      <w:numFmt w:val="decimal"/>
      <w:lvlText w:val="%3."/>
      <w:lvlJc w:val="left"/>
      <w:pPr>
        <w:tabs>
          <w:tab w:val="num" w:pos="2160"/>
        </w:tabs>
        <w:ind w:left="2160" w:hanging="360"/>
      </w:pPr>
    </w:lvl>
    <w:lvl w:ilvl="3" w:tplc="7570D246" w:tentative="1">
      <w:start w:val="1"/>
      <w:numFmt w:val="decimal"/>
      <w:lvlText w:val="%4."/>
      <w:lvlJc w:val="left"/>
      <w:pPr>
        <w:tabs>
          <w:tab w:val="num" w:pos="2880"/>
        </w:tabs>
        <w:ind w:left="2880" w:hanging="360"/>
      </w:pPr>
    </w:lvl>
    <w:lvl w:ilvl="4" w:tplc="685CEFE2" w:tentative="1">
      <w:start w:val="1"/>
      <w:numFmt w:val="decimal"/>
      <w:lvlText w:val="%5."/>
      <w:lvlJc w:val="left"/>
      <w:pPr>
        <w:tabs>
          <w:tab w:val="num" w:pos="3600"/>
        </w:tabs>
        <w:ind w:left="3600" w:hanging="360"/>
      </w:pPr>
    </w:lvl>
    <w:lvl w:ilvl="5" w:tplc="2FB224F8" w:tentative="1">
      <w:start w:val="1"/>
      <w:numFmt w:val="decimal"/>
      <w:lvlText w:val="%6."/>
      <w:lvlJc w:val="left"/>
      <w:pPr>
        <w:tabs>
          <w:tab w:val="num" w:pos="4320"/>
        </w:tabs>
        <w:ind w:left="4320" w:hanging="360"/>
      </w:pPr>
    </w:lvl>
    <w:lvl w:ilvl="6" w:tplc="8A7EA514" w:tentative="1">
      <w:start w:val="1"/>
      <w:numFmt w:val="decimal"/>
      <w:lvlText w:val="%7."/>
      <w:lvlJc w:val="left"/>
      <w:pPr>
        <w:tabs>
          <w:tab w:val="num" w:pos="5040"/>
        </w:tabs>
        <w:ind w:left="5040" w:hanging="360"/>
      </w:pPr>
    </w:lvl>
    <w:lvl w:ilvl="7" w:tplc="A000B770" w:tentative="1">
      <w:start w:val="1"/>
      <w:numFmt w:val="decimal"/>
      <w:lvlText w:val="%8."/>
      <w:lvlJc w:val="left"/>
      <w:pPr>
        <w:tabs>
          <w:tab w:val="num" w:pos="5760"/>
        </w:tabs>
        <w:ind w:left="5760" w:hanging="360"/>
      </w:pPr>
    </w:lvl>
    <w:lvl w:ilvl="8" w:tplc="EEF0F3FA" w:tentative="1">
      <w:start w:val="1"/>
      <w:numFmt w:val="decimal"/>
      <w:lvlText w:val="%9."/>
      <w:lvlJc w:val="left"/>
      <w:pPr>
        <w:tabs>
          <w:tab w:val="num" w:pos="6480"/>
        </w:tabs>
        <w:ind w:left="6480" w:hanging="360"/>
      </w:pPr>
    </w:lvl>
  </w:abstractNum>
  <w:abstractNum w:abstractNumId="19" w15:restartNumberingAfterBreak="0">
    <w:nsid w:val="149BD79C"/>
    <w:multiLevelType w:val="hybridMultilevel"/>
    <w:tmpl w:val="FFFFFFFF"/>
    <w:lvl w:ilvl="0" w:tplc="4E601640">
      <w:start w:val="1"/>
      <w:numFmt w:val="bullet"/>
      <w:lvlText w:val="-"/>
      <w:lvlJc w:val="left"/>
      <w:pPr>
        <w:ind w:left="1800" w:hanging="360"/>
      </w:pPr>
      <w:rPr>
        <w:rFonts w:ascii="Aptos" w:hAnsi="Aptos" w:hint="default"/>
      </w:rPr>
    </w:lvl>
    <w:lvl w:ilvl="1" w:tplc="0EDECB7A">
      <w:start w:val="1"/>
      <w:numFmt w:val="bullet"/>
      <w:lvlText w:val="o"/>
      <w:lvlJc w:val="left"/>
      <w:pPr>
        <w:ind w:left="2520" w:hanging="360"/>
      </w:pPr>
      <w:rPr>
        <w:rFonts w:ascii="Courier New" w:hAnsi="Courier New" w:hint="default"/>
      </w:rPr>
    </w:lvl>
    <w:lvl w:ilvl="2" w:tplc="92F8D42E">
      <w:start w:val="1"/>
      <w:numFmt w:val="bullet"/>
      <w:lvlText w:val=""/>
      <w:lvlJc w:val="left"/>
      <w:pPr>
        <w:ind w:left="3240" w:hanging="360"/>
      </w:pPr>
      <w:rPr>
        <w:rFonts w:ascii="Wingdings" w:hAnsi="Wingdings" w:hint="default"/>
      </w:rPr>
    </w:lvl>
    <w:lvl w:ilvl="3" w:tplc="7B3E9D68">
      <w:start w:val="1"/>
      <w:numFmt w:val="bullet"/>
      <w:lvlText w:val=""/>
      <w:lvlJc w:val="left"/>
      <w:pPr>
        <w:ind w:left="3960" w:hanging="360"/>
      </w:pPr>
      <w:rPr>
        <w:rFonts w:ascii="Symbol" w:hAnsi="Symbol" w:hint="default"/>
      </w:rPr>
    </w:lvl>
    <w:lvl w:ilvl="4" w:tplc="3622FEC8">
      <w:start w:val="1"/>
      <w:numFmt w:val="bullet"/>
      <w:lvlText w:val="o"/>
      <w:lvlJc w:val="left"/>
      <w:pPr>
        <w:ind w:left="4680" w:hanging="360"/>
      </w:pPr>
      <w:rPr>
        <w:rFonts w:ascii="Courier New" w:hAnsi="Courier New" w:hint="default"/>
      </w:rPr>
    </w:lvl>
    <w:lvl w:ilvl="5" w:tplc="CBE256FC">
      <w:start w:val="1"/>
      <w:numFmt w:val="bullet"/>
      <w:lvlText w:val=""/>
      <w:lvlJc w:val="left"/>
      <w:pPr>
        <w:ind w:left="5400" w:hanging="360"/>
      </w:pPr>
      <w:rPr>
        <w:rFonts w:ascii="Wingdings" w:hAnsi="Wingdings" w:hint="default"/>
      </w:rPr>
    </w:lvl>
    <w:lvl w:ilvl="6" w:tplc="95823EAE">
      <w:start w:val="1"/>
      <w:numFmt w:val="bullet"/>
      <w:lvlText w:val=""/>
      <w:lvlJc w:val="left"/>
      <w:pPr>
        <w:ind w:left="6120" w:hanging="360"/>
      </w:pPr>
      <w:rPr>
        <w:rFonts w:ascii="Symbol" w:hAnsi="Symbol" w:hint="default"/>
      </w:rPr>
    </w:lvl>
    <w:lvl w:ilvl="7" w:tplc="04742634">
      <w:start w:val="1"/>
      <w:numFmt w:val="bullet"/>
      <w:lvlText w:val="o"/>
      <w:lvlJc w:val="left"/>
      <w:pPr>
        <w:ind w:left="6840" w:hanging="360"/>
      </w:pPr>
      <w:rPr>
        <w:rFonts w:ascii="Courier New" w:hAnsi="Courier New" w:hint="default"/>
      </w:rPr>
    </w:lvl>
    <w:lvl w:ilvl="8" w:tplc="DD14E320">
      <w:start w:val="1"/>
      <w:numFmt w:val="bullet"/>
      <w:lvlText w:val=""/>
      <w:lvlJc w:val="left"/>
      <w:pPr>
        <w:ind w:left="7560" w:hanging="360"/>
      </w:pPr>
      <w:rPr>
        <w:rFonts w:ascii="Wingdings" w:hAnsi="Wingdings" w:hint="default"/>
      </w:rPr>
    </w:lvl>
  </w:abstractNum>
  <w:abstractNum w:abstractNumId="20" w15:restartNumberingAfterBreak="0">
    <w:nsid w:val="15DAEEB4"/>
    <w:multiLevelType w:val="hybridMultilevel"/>
    <w:tmpl w:val="FFFFFFFF"/>
    <w:lvl w:ilvl="0" w:tplc="48903F30">
      <w:start w:val="1"/>
      <w:numFmt w:val="bullet"/>
      <w:lvlText w:val="-"/>
      <w:lvlJc w:val="left"/>
      <w:pPr>
        <w:ind w:left="2160" w:hanging="360"/>
      </w:pPr>
      <w:rPr>
        <w:rFonts w:ascii="Aptos" w:hAnsi="Aptos" w:hint="default"/>
      </w:rPr>
    </w:lvl>
    <w:lvl w:ilvl="1" w:tplc="7E96D37E">
      <w:start w:val="1"/>
      <w:numFmt w:val="bullet"/>
      <w:lvlText w:val="o"/>
      <w:lvlJc w:val="left"/>
      <w:pPr>
        <w:ind w:left="2880" w:hanging="360"/>
      </w:pPr>
      <w:rPr>
        <w:rFonts w:ascii="Courier New" w:hAnsi="Courier New" w:hint="default"/>
      </w:rPr>
    </w:lvl>
    <w:lvl w:ilvl="2" w:tplc="1A56BAE8">
      <w:start w:val="1"/>
      <w:numFmt w:val="bullet"/>
      <w:lvlText w:val=""/>
      <w:lvlJc w:val="left"/>
      <w:pPr>
        <w:ind w:left="3600" w:hanging="360"/>
      </w:pPr>
      <w:rPr>
        <w:rFonts w:ascii="Wingdings" w:hAnsi="Wingdings" w:hint="default"/>
      </w:rPr>
    </w:lvl>
    <w:lvl w:ilvl="3" w:tplc="F1501528">
      <w:start w:val="1"/>
      <w:numFmt w:val="bullet"/>
      <w:lvlText w:val=""/>
      <w:lvlJc w:val="left"/>
      <w:pPr>
        <w:ind w:left="4320" w:hanging="360"/>
      </w:pPr>
      <w:rPr>
        <w:rFonts w:ascii="Symbol" w:hAnsi="Symbol" w:hint="default"/>
      </w:rPr>
    </w:lvl>
    <w:lvl w:ilvl="4" w:tplc="EDFA2C80">
      <w:start w:val="1"/>
      <w:numFmt w:val="bullet"/>
      <w:lvlText w:val="o"/>
      <w:lvlJc w:val="left"/>
      <w:pPr>
        <w:ind w:left="5040" w:hanging="360"/>
      </w:pPr>
      <w:rPr>
        <w:rFonts w:ascii="Courier New" w:hAnsi="Courier New" w:hint="default"/>
      </w:rPr>
    </w:lvl>
    <w:lvl w:ilvl="5" w:tplc="8EEC938A">
      <w:start w:val="1"/>
      <w:numFmt w:val="bullet"/>
      <w:lvlText w:val=""/>
      <w:lvlJc w:val="left"/>
      <w:pPr>
        <w:ind w:left="5760" w:hanging="360"/>
      </w:pPr>
      <w:rPr>
        <w:rFonts w:ascii="Wingdings" w:hAnsi="Wingdings" w:hint="default"/>
      </w:rPr>
    </w:lvl>
    <w:lvl w:ilvl="6" w:tplc="8946CEE0">
      <w:start w:val="1"/>
      <w:numFmt w:val="bullet"/>
      <w:lvlText w:val=""/>
      <w:lvlJc w:val="left"/>
      <w:pPr>
        <w:ind w:left="6480" w:hanging="360"/>
      </w:pPr>
      <w:rPr>
        <w:rFonts w:ascii="Symbol" w:hAnsi="Symbol" w:hint="default"/>
      </w:rPr>
    </w:lvl>
    <w:lvl w:ilvl="7" w:tplc="00921BA0">
      <w:start w:val="1"/>
      <w:numFmt w:val="bullet"/>
      <w:lvlText w:val="o"/>
      <w:lvlJc w:val="left"/>
      <w:pPr>
        <w:ind w:left="7200" w:hanging="360"/>
      </w:pPr>
      <w:rPr>
        <w:rFonts w:ascii="Courier New" w:hAnsi="Courier New" w:hint="default"/>
      </w:rPr>
    </w:lvl>
    <w:lvl w:ilvl="8" w:tplc="249E04F4">
      <w:start w:val="1"/>
      <w:numFmt w:val="bullet"/>
      <w:lvlText w:val=""/>
      <w:lvlJc w:val="left"/>
      <w:pPr>
        <w:ind w:left="7920" w:hanging="360"/>
      </w:pPr>
      <w:rPr>
        <w:rFonts w:ascii="Wingdings" w:hAnsi="Wingdings" w:hint="default"/>
      </w:rPr>
    </w:lvl>
  </w:abstractNum>
  <w:abstractNum w:abstractNumId="21" w15:restartNumberingAfterBreak="0">
    <w:nsid w:val="1649882B"/>
    <w:multiLevelType w:val="hybridMultilevel"/>
    <w:tmpl w:val="EDA2FD8E"/>
    <w:lvl w:ilvl="0" w:tplc="4CD4F5D4">
      <w:start w:val="1"/>
      <w:numFmt w:val="upperRoman"/>
      <w:lvlText w:val="%1."/>
      <w:lvlJc w:val="right"/>
      <w:pPr>
        <w:ind w:left="720" w:hanging="360"/>
      </w:pPr>
    </w:lvl>
    <w:lvl w:ilvl="1" w:tplc="6802934A">
      <w:start w:val="1"/>
      <w:numFmt w:val="lowerLetter"/>
      <w:lvlText w:val="%2."/>
      <w:lvlJc w:val="left"/>
      <w:pPr>
        <w:ind w:left="1440" w:hanging="360"/>
      </w:pPr>
    </w:lvl>
    <w:lvl w:ilvl="2" w:tplc="E30268F2">
      <w:start w:val="1"/>
      <w:numFmt w:val="lowerRoman"/>
      <w:lvlText w:val="%3."/>
      <w:lvlJc w:val="right"/>
      <w:pPr>
        <w:ind w:left="2160" w:hanging="180"/>
      </w:pPr>
    </w:lvl>
    <w:lvl w:ilvl="3" w:tplc="664038AE">
      <w:start w:val="1"/>
      <w:numFmt w:val="decimal"/>
      <w:lvlText w:val="%4."/>
      <w:lvlJc w:val="left"/>
      <w:pPr>
        <w:ind w:left="2880" w:hanging="360"/>
      </w:pPr>
    </w:lvl>
    <w:lvl w:ilvl="4" w:tplc="F5789A9C">
      <w:start w:val="1"/>
      <w:numFmt w:val="lowerLetter"/>
      <w:lvlText w:val="%5."/>
      <w:lvlJc w:val="left"/>
      <w:pPr>
        <w:ind w:left="3600" w:hanging="360"/>
      </w:pPr>
    </w:lvl>
    <w:lvl w:ilvl="5" w:tplc="F09C5B82">
      <w:start w:val="1"/>
      <w:numFmt w:val="lowerRoman"/>
      <w:lvlText w:val="%6."/>
      <w:lvlJc w:val="right"/>
      <w:pPr>
        <w:ind w:left="4320" w:hanging="180"/>
      </w:pPr>
    </w:lvl>
    <w:lvl w:ilvl="6" w:tplc="11E4D356">
      <w:start w:val="1"/>
      <w:numFmt w:val="decimal"/>
      <w:lvlText w:val="%7."/>
      <w:lvlJc w:val="left"/>
      <w:pPr>
        <w:ind w:left="5040" w:hanging="360"/>
      </w:pPr>
    </w:lvl>
    <w:lvl w:ilvl="7" w:tplc="195C60B2">
      <w:start w:val="1"/>
      <w:numFmt w:val="lowerLetter"/>
      <w:lvlText w:val="%8."/>
      <w:lvlJc w:val="left"/>
      <w:pPr>
        <w:ind w:left="5760" w:hanging="360"/>
      </w:pPr>
    </w:lvl>
    <w:lvl w:ilvl="8" w:tplc="1BA634BA">
      <w:start w:val="1"/>
      <w:numFmt w:val="lowerRoman"/>
      <w:lvlText w:val="%9."/>
      <w:lvlJc w:val="right"/>
      <w:pPr>
        <w:ind w:left="6480" w:hanging="180"/>
      </w:pPr>
    </w:lvl>
  </w:abstractNum>
  <w:abstractNum w:abstractNumId="22" w15:restartNumberingAfterBreak="0">
    <w:nsid w:val="16C230C5"/>
    <w:multiLevelType w:val="hybridMultilevel"/>
    <w:tmpl w:val="A4F24C78"/>
    <w:lvl w:ilvl="0" w:tplc="E4A63FF0">
      <w:start w:val="1"/>
      <w:numFmt w:val="bullet"/>
      <w:lvlText w:val="-"/>
      <w:lvlJc w:val="left"/>
      <w:pPr>
        <w:ind w:left="720" w:hanging="360"/>
      </w:pPr>
      <w:rPr>
        <w:rFonts w:ascii="Aptos" w:hAnsi="Aptos" w:hint="default"/>
      </w:rPr>
    </w:lvl>
    <w:lvl w:ilvl="1" w:tplc="33EC66BE">
      <w:start w:val="1"/>
      <w:numFmt w:val="bullet"/>
      <w:lvlText w:val="o"/>
      <w:lvlJc w:val="left"/>
      <w:pPr>
        <w:ind w:left="1440" w:hanging="360"/>
      </w:pPr>
      <w:rPr>
        <w:rFonts w:ascii="Courier New" w:hAnsi="Courier New" w:hint="default"/>
      </w:rPr>
    </w:lvl>
    <w:lvl w:ilvl="2" w:tplc="14A0C0DC">
      <w:start w:val="1"/>
      <w:numFmt w:val="bullet"/>
      <w:lvlText w:val=""/>
      <w:lvlJc w:val="left"/>
      <w:pPr>
        <w:ind w:left="2160" w:hanging="360"/>
      </w:pPr>
      <w:rPr>
        <w:rFonts w:ascii="Wingdings" w:hAnsi="Wingdings" w:hint="default"/>
      </w:rPr>
    </w:lvl>
    <w:lvl w:ilvl="3" w:tplc="3A146CDE">
      <w:start w:val="1"/>
      <w:numFmt w:val="bullet"/>
      <w:lvlText w:val=""/>
      <w:lvlJc w:val="left"/>
      <w:pPr>
        <w:ind w:left="2880" w:hanging="360"/>
      </w:pPr>
      <w:rPr>
        <w:rFonts w:ascii="Symbol" w:hAnsi="Symbol" w:hint="default"/>
      </w:rPr>
    </w:lvl>
    <w:lvl w:ilvl="4" w:tplc="132E1F0C">
      <w:start w:val="1"/>
      <w:numFmt w:val="bullet"/>
      <w:lvlText w:val="o"/>
      <w:lvlJc w:val="left"/>
      <w:pPr>
        <w:ind w:left="3600" w:hanging="360"/>
      </w:pPr>
      <w:rPr>
        <w:rFonts w:ascii="Courier New" w:hAnsi="Courier New" w:hint="default"/>
      </w:rPr>
    </w:lvl>
    <w:lvl w:ilvl="5" w:tplc="685609EA">
      <w:start w:val="1"/>
      <w:numFmt w:val="bullet"/>
      <w:lvlText w:val=""/>
      <w:lvlJc w:val="left"/>
      <w:pPr>
        <w:ind w:left="4320" w:hanging="360"/>
      </w:pPr>
      <w:rPr>
        <w:rFonts w:ascii="Wingdings" w:hAnsi="Wingdings" w:hint="default"/>
      </w:rPr>
    </w:lvl>
    <w:lvl w:ilvl="6" w:tplc="A7805E76">
      <w:start w:val="1"/>
      <w:numFmt w:val="bullet"/>
      <w:lvlText w:val=""/>
      <w:lvlJc w:val="left"/>
      <w:pPr>
        <w:ind w:left="5040" w:hanging="360"/>
      </w:pPr>
      <w:rPr>
        <w:rFonts w:ascii="Symbol" w:hAnsi="Symbol" w:hint="default"/>
      </w:rPr>
    </w:lvl>
    <w:lvl w:ilvl="7" w:tplc="44724C16">
      <w:start w:val="1"/>
      <w:numFmt w:val="bullet"/>
      <w:lvlText w:val="o"/>
      <w:lvlJc w:val="left"/>
      <w:pPr>
        <w:ind w:left="5760" w:hanging="360"/>
      </w:pPr>
      <w:rPr>
        <w:rFonts w:ascii="Courier New" w:hAnsi="Courier New" w:hint="default"/>
      </w:rPr>
    </w:lvl>
    <w:lvl w:ilvl="8" w:tplc="5714F4DE">
      <w:start w:val="1"/>
      <w:numFmt w:val="bullet"/>
      <w:lvlText w:val=""/>
      <w:lvlJc w:val="left"/>
      <w:pPr>
        <w:ind w:left="6480" w:hanging="360"/>
      </w:pPr>
      <w:rPr>
        <w:rFonts w:ascii="Wingdings" w:hAnsi="Wingdings" w:hint="default"/>
      </w:rPr>
    </w:lvl>
  </w:abstractNum>
  <w:abstractNum w:abstractNumId="23" w15:restartNumberingAfterBreak="0">
    <w:nsid w:val="1942E229"/>
    <w:multiLevelType w:val="hybridMultilevel"/>
    <w:tmpl w:val="FFFFFFFF"/>
    <w:lvl w:ilvl="0" w:tplc="54E2F256">
      <w:start w:val="1"/>
      <w:numFmt w:val="bullet"/>
      <w:lvlText w:val=""/>
      <w:lvlJc w:val="left"/>
      <w:pPr>
        <w:ind w:left="1080" w:hanging="360"/>
      </w:pPr>
      <w:rPr>
        <w:rFonts w:ascii="Wingdings" w:hAnsi="Wingdings" w:hint="default"/>
      </w:rPr>
    </w:lvl>
    <w:lvl w:ilvl="1" w:tplc="760E8B1C">
      <w:start w:val="1"/>
      <w:numFmt w:val="bullet"/>
      <w:lvlText w:val="o"/>
      <w:lvlJc w:val="left"/>
      <w:pPr>
        <w:ind w:left="1800" w:hanging="360"/>
      </w:pPr>
      <w:rPr>
        <w:rFonts w:ascii="Courier New" w:hAnsi="Courier New" w:hint="default"/>
      </w:rPr>
    </w:lvl>
    <w:lvl w:ilvl="2" w:tplc="4DCAB8D4">
      <w:start w:val="1"/>
      <w:numFmt w:val="bullet"/>
      <w:lvlText w:val=""/>
      <w:lvlJc w:val="left"/>
      <w:pPr>
        <w:ind w:left="2520" w:hanging="360"/>
      </w:pPr>
      <w:rPr>
        <w:rFonts w:ascii="Wingdings" w:hAnsi="Wingdings" w:hint="default"/>
      </w:rPr>
    </w:lvl>
    <w:lvl w:ilvl="3" w:tplc="54C0C7EE">
      <w:start w:val="1"/>
      <w:numFmt w:val="bullet"/>
      <w:lvlText w:val=""/>
      <w:lvlJc w:val="left"/>
      <w:pPr>
        <w:ind w:left="3240" w:hanging="360"/>
      </w:pPr>
      <w:rPr>
        <w:rFonts w:ascii="Symbol" w:hAnsi="Symbol" w:hint="default"/>
      </w:rPr>
    </w:lvl>
    <w:lvl w:ilvl="4" w:tplc="98F6A150">
      <w:start w:val="1"/>
      <w:numFmt w:val="bullet"/>
      <w:lvlText w:val="o"/>
      <w:lvlJc w:val="left"/>
      <w:pPr>
        <w:ind w:left="3960" w:hanging="360"/>
      </w:pPr>
      <w:rPr>
        <w:rFonts w:ascii="Courier New" w:hAnsi="Courier New" w:hint="default"/>
      </w:rPr>
    </w:lvl>
    <w:lvl w:ilvl="5" w:tplc="0BCA7F7A">
      <w:start w:val="1"/>
      <w:numFmt w:val="bullet"/>
      <w:lvlText w:val=""/>
      <w:lvlJc w:val="left"/>
      <w:pPr>
        <w:ind w:left="4680" w:hanging="360"/>
      </w:pPr>
      <w:rPr>
        <w:rFonts w:ascii="Wingdings" w:hAnsi="Wingdings" w:hint="default"/>
      </w:rPr>
    </w:lvl>
    <w:lvl w:ilvl="6" w:tplc="0D0277CA">
      <w:start w:val="1"/>
      <w:numFmt w:val="bullet"/>
      <w:lvlText w:val=""/>
      <w:lvlJc w:val="left"/>
      <w:pPr>
        <w:ind w:left="5400" w:hanging="360"/>
      </w:pPr>
      <w:rPr>
        <w:rFonts w:ascii="Symbol" w:hAnsi="Symbol" w:hint="default"/>
      </w:rPr>
    </w:lvl>
    <w:lvl w:ilvl="7" w:tplc="ECC034BE">
      <w:start w:val="1"/>
      <w:numFmt w:val="bullet"/>
      <w:lvlText w:val="o"/>
      <w:lvlJc w:val="left"/>
      <w:pPr>
        <w:ind w:left="6120" w:hanging="360"/>
      </w:pPr>
      <w:rPr>
        <w:rFonts w:ascii="Courier New" w:hAnsi="Courier New" w:hint="default"/>
      </w:rPr>
    </w:lvl>
    <w:lvl w:ilvl="8" w:tplc="D94E1D1E">
      <w:start w:val="1"/>
      <w:numFmt w:val="bullet"/>
      <w:lvlText w:val=""/>
      <w:lvlJc w:val="left"/>
      <w:pPr>
        <w:ind w:left="6840" w:hanging="360"/>
      </w:pPr>
      <w:rPr>
        <w:rFonts w:ascii="Wingdings" w:hAnsi="Wingdings" w:hint="default"/>
      </w:rPr>
    </w:lvl>
  </w:abstractNum>
  <w:abstractNum w:abstractNumId="24" w15:restartNumberingAfterBreak="0">
    <w:nsid w:val="1D500E56"/>
    <w:multiLevelType w:val="hybridMultilevel"/>
    <w:tmpl w:val="FFFFFFFF"/>
    <w:lvl w:ilvl="0" w:tplc="BBCC3084">
      <w:start w:val="1"/>
      <w:numFmt w:val="bullet"/>
      <w:lvlText w:val="·"/>
      <w:lvlJc w:val="left"/>
      <w:pPr>
        <w:ind w:left="720" w:hanging="360"/>
      </w:pPr>
      <w:rPr>
        <w:rFonts w:ascii="Symbol" w:hAnsi="Symbol" w:hint="default"/>
      </w:rPr>
    </w:lvl>
    <w:lvl w:ilvl="1" w:tplc="9274DCE8">
      <w:start w:val="1"/>
      <w:numFmt w:val="bullet"/>
      <w:lvlText w:val="o"/>
      <w:lvlJc w:val="left"/>
      <w:pPr>
        <w:ind w:left="1440" w:hanging="360"/>
      </w:pPr>
      <w:rPr>
        <w:rFonts w:ascii="Courier New" w:hAnsi="Courier New" w:hint="default"/>
      </w:rPr>
    </w:lvl>
    <w:lvl w:ilvl="2" w:tplc="338E34DC">
      <w:start w:val="1"/>
      <w:numFmt w:val="bullet"/>
      <w:lvlText w:val=""/>
      <w:lvlJc w:val="left"/>
      <w:pPr>
        <w:ind w:left="2160" w:hanging="360"/>
      </w:pPr>
      <w:rPr>
        <w:rFonts w:ascii="Wingdings" w:hAnsi="Wingdings" w:hint="default"/>
      </w:rPr>
    </w:lvl>
    <w:lvl w:ilvl="3" w:tplc="6074E0AC">
      <w:start w:val="1"/>
      <w:numFmt w:val="bullet"/>
      <w:lvlText w:val=""/>
      <w:lvlJc w:val="left"/>
      <w:pPr>
        <w:ind w:left="2880" w:hanging="360"/>
      </w:pPr>
      <w:rPr>
        <w:rFonts w:ascii="Symbol" w:hAnsi="Symbol" w:hint="default"/>
      </w:rPr>
    </w:lvl>
    <w:lvl w:ilvl="4" w:tplc="D8FCCC8E">
      <w:start w:val="1"/>
      <w:numFmt w:val="bullet"/>
      <w:lvlText w:val="o"/>
      <w:lvlJc w:val="left"/>
      <w:pPr>
        <w:ind w:left="3600" w:hanging="360"/>
      </w:pPr>
      <w:rPr>
        <w:rFonts w:ascii="Courier New" w:hAnsi="Courier New" w:hint="default"/>
      </w:rPr>
    </w:lvl>
    <w:lvl w:ilvl="5" w:tplc="E0363B44">
      <w:start w:val="1"/>
      <w:numFmt w:val="bullet"/>
      <w:lvlText w:val=""/>
      <w:lvlJc w:val="left"/>
      <w:pPr>
        <w:ind w:left="4320" w:hanging="360"/>
      </w:pPr>
      <w:rPr>
        <w:rFonts w:ascii="Wingdings" w:hAnsi="Wingdings" w:hint="default"/>
      </w:rPr>
    </w:lvl>
    <w:lvl w:ilvl="6" w:tplc="1878F5A0">
      <w:start w:val="1"/>
      <w:numFmt w:val="bullet"/>
      <w:lvlText w:val=""/>
      <w:lvlJc w:val="left"/>
      <w:pPr>
        <w:ind w:left="5040" w:hanging="360"/>
      </w:pPr>
      <w:rPr>
        <w:rFonts w:ascii="Symbol" w:hAnsi="Symbol" w:hint="default"/>
      </w:rPr>
    </w:lvl>
    <w:lvl w:ilvl="7" w:tplc="C50252A0">
      <w:start w:val="1"/>
      <w:numFmt w:val="bullet"/>
      <w:lvlText w:val="o"/>
      <w:lvlJc w:val="left"/>
      <w:pPr>
        <w:ind w:left="5760" w:hanging="360"/>
      </w:pPr>
      <w:rPr>
        <w:rFonts w:ascii="Courier New" w:hAnsi="Courier New" w:hint="default"/>
      </w:rPr>
    </w:lvl>
    <w:lvl w:ilvl="8" w:tplc="225A5298">
      <w:start w:val="1"/>
      <w:numFmt w:val="bullet"/>
      <w:lvlText w:val=""/>
      <w:lvlJc w:val="left"/>
      <w:pPr>
        <w:ind w:left="6480" w:hanging="360"/>
      </w:pPr>
      <w:rPr>
        <w:rFonts w:ascii="Wingdings" w:hAnsi="Wingdings" w:hint="default"/>
      </w:rPr>
    </w:lvl>
  </w:abstractNum>
  <w:abstractNum w:abstractNumId="25" w15:restartNumberingAfterBreak="0">
    <w:nsid w:val="1ECFF063"/>
    <w:multiLevelType w:val="hybridMultilevel"/>
    <w:tmpl w:val="FFFFFFFF"/>
    <w:lvl w:ilvl="0" w:tplc="506CB1CC">
      <w:start w:val="1"/>
      <w:numFmt w:val="bullet"/>
      <w:lvlText w:val=""/>
      <w:lvlJc w:val="left"/>
      <w:pPr>
        <w:ind w:left="1080" w:hanging="360"/>
      </w:pPr>
      <w:rPr>
        <w:rFonts w:ascii="Symbol" w:hAnsi="Symbol" w:hint="default"/>
      </w:rPr>
    </w:lvl>
    <w:lvl w:ilvl="1" w:tplc="4C142010">
      <w:start w:val="1"/>
      <w:numFmt w:val="bullet"/>
      <w:lvlText w:val="o"/>
      <w:lvlJc w:val="left"/>
      <w:pPr>
        <w:ind w:left="1800" w:hanging="360"/>
      </w:pPr>
      <w:rPr>
        <w:rFonts w:ascii="Courier New" w:hAnsi="Courier New" w:hint="default"/>
      </w:rPr>
    </w:lvl>
    <w:lvl w:ilvl="2" w:tplc="5CB4D8D0">
      <w:start w:val="1"/>
      <w:numFmt w:val="bullet"/>
      <w:lvlText w:val=""/>
      <w:lvlJc w:val="left"/>
      <w:pPr>
        <w:ind w:left="2520" w:hanging="360"/>
      </w:pPr>
      <w:rPr>
        <w:rFonts w:ascii="Wingdings" w:hAnsi="Wingdings" w:hint="default"/>
      </w:rPr>
    </w:lvl>
    <w:lvl w:ilvl="3" w:tplc="381AAF16">
      <w:start w:val="1"/>
      <w:numFmt w:val="bullet"/>
      <w:lvlText w:val=""/>
      <w:lvlJc w:val="left"/>
      <w:pPr>
        <w:ind w:left="3240" w:hanging="360"/>
      </w:pPr>
      <w:rPr>
        <w:rFonts w:ascii="Symbol" w:hAnsi="Symbol" w:hint="default"/>
      </w:rPr>
    </w:lvl>
    <w:lvl w:ilvl="4" w:tplc="7090C6BC">
      <w:start w:val="1"/>
      <w:numFmt w:val="bullet"/>
      <w:lvlText w:val="o"/>
      <w:lvlJc w:val="left"/>
      <w:pPr>
        <w:ind w:left="3960" w:hanging="360"/>
      </w:pPr>
      <w:rPr>
        <w:rFonts w:ascii="Courier New" w:hAnsi="Courier New" w:hint="default"/>
      </w:rPr>
    </w:lvl>
    <w:lvl w:ilvl="5" w:tplc="8F228A96">
      <w:start w:val="1"/>
      <w:numFmt w:val="bullet"/>
      <w:lvlText w:val=""/>
      <w:lvlJc w:val="left"/>
      <w:pPr>
        <w:ind w:left="4680" w:hanging="360"/>
      </w:pPr>
      <w:rPr>
        <w:rFonts w:ascii="Wingdings" w:hAnsi="Wingdings" w:hint="default"/>
      </w:rPr>
    </w:lvl>
    <w:lvl w:ilvl="6" w:tplc="13D2D6DA">
      <w:start w:val="1"/>
      <w:numFmt w:val="bullet"/>
      <w:lvlText w:val=""/>
      <w:lvlJc w:val="left"/>
      <w:pPr>
        <w:ind w:left="5400" w:hanging="360"/>
      </w:pPr>
      <w:rPr>
        <w:rFonts w:ascii="Symbol" w:hAnsi="Symbol" w:hint="default"/>
      </w:rPr>
    </w:lvl>
    <w:lvl w:ilvl="7" w:tplc="F9D6534E">
      <w:start w:val="1"/>
      <w:numFmt w:val="bullet"/>
      <w:lvlText w:val="o"/>
      <w:lvlJc w:val="left"/>
      <w:pPr>
        <w:ind w:left="6120" w:hanging="360"/>
      </w:pPr>
      <w:rPr>
        <w:rFonts w:ascii="Courier New" w:hAnsi="Courier New" w:hint="default"/>
      </w:rPr>
    </w:lvl>
    <w:lvl w:ilvl="8" w:tplc="4A5AABBC">
      <w:start w:val="1"/>
      <w:numFmt w:val="bullet"/>
      <w:lvlText w:val=""/>
      <w:lvlJc w:val="left"/>
      <w:pPr>
        <w:ind w:left="6840" w:hanging="360"/>
      </w:pPr>
      <w:rPr>
        <w:rFonts w:ascii="Wingdings" w:hAnsi="Wingdings" w:hint="default"/>
      </w:rPr>
    </w:lvl>
  </w:abstractNum>
  <w:abstractNum w:abstractNumId="26" w15:restartNumberingAfterBreak="0">
    <w:nsid w:val="21007736"/>
    <w:multiLevelType w:val="hybridMultilevel"/>
    <w:tmpl w:val="BCA219B0"/>
    <w:lvl w:ilvl="0" w:tplc="C74C349C">
      <w:start w:val="1"/>
      <w:numFmt w:val="bullet"/>
      <w:lvlText w:val=""/>
      <w:lvlJc w:val="left"/>
      <w:pPr>
        <w:ind w:left="1080" w:hanging="360"/>
      </w:pPr>
      <w:rPr>
        <w:rFonts w:ascii="Wingdings" w:hAnsi="Wingdings" w:hint="default"/>
      </w:rPr>
    </w:lvl>
    <w:lvl w:ilvl="1" w:tplc="C8AABFEC">
      <w:start w:val="1"/>
      <w:numFmt w:val="bullet"/>
      <w:lvlText w:val="o"/>
      <w:lvlJc w:val="left"/>
      <w:pPr>
        <w:ind w:left="1800" w:hanging="360"/>
      </w:pPr>
      <w:rPr>
        <w:rFonts w:ascii="Courier New" w:hAnsi="Courier New" w:hint="default"/>
      </w:rPr>
    </w:lvl>
    <w:lvl w:ilvl="2" w:tplc="41861B92">
      <w:start w:val="1"/>
      <w:numFmt w:val="bullet"/>
      <w:lvlText w:val=""/>
      <w:lvlJc w:val="left"/>
      <w:pPr>
        <w:ind w:left="2520" w:hanging="360"/>
      </w:pPr>
      <w:rPr>
        <w:rFonts w:ascii="Wingdings" w:hAnsi="Wingdings" w:hint="default"/>
      </w:rPr>
    </w:lvl>
    <w:lvl w:ilvl="3" w:tplc="10EA52C4">
      <w:start w:val="1"/>
      <w:numFmt w:val="bullet"/>
      <w:lvlText w:val=""/>
      <w:lvlJc w:val="left"/>
      <w:pPr>
        <w:ind w:left="3240" w:hanging="360"/>
      </w:pPr>
      <w:rPr>
        <w:rFonts w:ascii="Symbol" w:hAnsi="Symbol" w:hint="default"/>
      </w:rPr>
    </w:lvl>
    <w:lvl w:ilvl="4" w:tplc="9E523238">
      <w:start w:val="1"/>
      <w:numFmt w:val="bullet"/>
      <w:lvlText w:val="o"/>
      <w:lvlJc w:val="left"/>
      <w:pPr>
        <w:ind w:left="3960" w:hanging="360"/>
      </w:pPr>
      <w:rPr>
        <w:rFonts w:ascii="Courier New" w:hAnsi="Courier New" w:hint="default"/>
      </w:rPr>
    </w:lvl>
    <w:lvl w:ilvl="5" w:tplc="1C184128">
      <w:start w:val="1"/>
      <w:numFmt w:val="bullet"/>
      <w:lvlText w:val=""/>
      <w:lvlJc w:val="left"/>
      <w:pPr>
        <w:ind w:left="4680" w:hanging="360"/>
      </w:pPr>
      <w:rPr>
        <w:rFonts w:ascii="Wingdings" w:hAnsi="Wingdings" w:hint="default"/>
      </w:rPr>
    </w:lvl>
    <w:lvl w:ilvl="6" w:tplc="1B980AB4">
      <w:start w:val="1"/>
      <w:numFmt w:val="bullet"/>
      <w:lvlText w:val=""/>
      <w:lvlJc w:val="left"/>
      <w:pPr>
        <w:ind w:left="5400" w:hanging="360"/>
      </w:pPr>
      <w:rPr>
        <w:rFonts w:ascii="Symbol" w:hAnsi="Symbol" w:hint="default"/>
      </w:rPr>
    </w:lvl>
    <w:lvl w:ilvl="7" w:tplc="11B003F4">
      <w:start w:val="1"/>
      <w:numFmt w:val="bullet"/>
      <w:lvlText w:val="o"/>
      <w:lvlJc w:val="left"/>
      <w:pPr>
        <w:ind w:left="6120" w:hanging="360"/>
      </w:pPr>
      <w:rPr>
        <w:rFonts w:ascii="Courier New" w:hAnsi="Courier New" w:hint="default"/>
      </w:rPr>
    </w:lvl>
    <w:lvl w:ilvl="8" w:tplc="DF94EF24">
      <w:start w:val="1"/>
      <w:numFmt w:val="bullet"/>
      <w:lvlText w:val=""/>
      <w:lvlJc w:val="left"/>
      <w:pPr>
        <w:ind w:left="6840" w:hanging="360"/>
      </w:pPr>
      <w:rPr>
        <w:rFonts w:ascii="Wingdings" w:hAnsi="Wingdings" w:hint="default"/>
      </w:rPr>
    </w:lvl>
  </w:abstractNum>
  <w:abstractNum w:abstractNumId="27" w15:restartNumberingAfterBreak="0">
    <w:nsid w:val="221F34D7"/>
    <w:multiLevelType w:val="hybridMultilevel"/>
    <w:tmpl w:val="FFFFFFFF"/>
    <w:lvl w:ilvl="0" w:tplc="82C4133A">
      <w:start w:val="1"/>
      <w:numFmt w:val="bullet"/>
      <w:lvlText w:val="-"/>
      <w:lvlJc w:val="left"/>
      <w:pPr>
        <w:ind w:left="2520" w:hanging="360"/>
      </w:pPr>
      <w:rPr>
        <w:rFonts w:ascii="Aptos" w:hAnsi="Aptos" w:hint="default"/>
      </w:rPr>
    </w:lvl>
    <w:lvl w:ilvl="1" w:tplc="F36C1D3A">
      <w:start w:val="1"/>
      <w:numFmt w:val="bullet"/>
      <w:lvlText w:val="o"/>
      <w:lvlJc w:val="left"/>
      <w:pPr>
        <w:ind w:left="3240" w:hanging="360"/>
      </w:pPr>
      <w:rPr>
        <w:rFonts w:ascii="Courier New" w:hAnsi="Courier New" w:hint="default"/>
      </w:rPr>
    </w:lvl>
    <w:lvl w:ilvl="2" w:tplc="A23C62A2">
      <w:start w:val="1"/>
      <w:numFmt w:val="bullet"/>
      <w:lvlText w:val=""/>
      <w:lvlJc w:val="left"/>
      <w:pPr>
        <w:ind w:left="3960" w:hanging="360"/>
      </w:pPr>
      <w:rPr>
        <w:rFonts w:ascii="Wingdings" w:hAnsi="Wingdings" w:hint="default"/>
      </w:rPr>
    </w:lvl>
    <w:lvl w:ilvl="3" w:tplc="790C2840">
      <w:start w:val="1"/>
      <w:numFmt w:val="bullet"/>
      <w:lvlText w:val=""/>
      <w:lvlJc w:val="left"/>
      <w:pPr>
        <w:ind w:left="4680" w:hanging="360"/>
      </w:pPr>
      <w:rPr>
        <w:rFonts w:ascii="Symbol" w:hAnsi="Symbol" w:hint="default"/>
      </w:rPr>
    </w:lvl>
    <w:lvl w:ilvl="4" w:tplc="756C4086">
      <w:start w:val="1"/>
      <w:numFmt w:val="bullet"/>
      <w:lvlText w:val="o"/>
      <w:lvlJc w:val="left"/>
      <w:pPr>
        <w:ind w:left="5400" w:hanging="360"/>
      </w:pPr>
      <w:rPr>
        <w:rFonts w:ascii="Courier New" w:hAnsi="Courier New" w:hint="default"/>
      </w:rPr>
    </w:lvl>
    <w:lvl w:ilvl="5" w:tplc="BA96B762">
      <w:start w:val="1"/>
      <w:numFmt w:val="bullet"/>
      <w:lvlText w:val=""/>
      <w:lvlJc w:val="left"/>
      <w:pPr>
        <w:ind w:left="6120" w:hanging="360"/>
      </w:pPr>
      <w:rPr>
        <w:rFonts w:ascii="Wingdings" w:hAnsi="Wingdings" w:hint="default"/>
      </w:rPr>
    </w:lvl>
    <w:lvl w:ilvl="6" w:tplc="DCFEA85A">
      <w:start w:val="1"/>
      <w:numFmt w:val="bullet"/>
      <w:lvlText w:val=""/>
      <w:lvlJc w:val="left"/>
      <w:pPr>
        <w:ind w:left="6840" w:hanging="360"/>
      </w:pPr>
      <w:rPr>
        <w:rFonts w:ascii="Symbol" w:hAnsi="Symbol" w:hint="default"/>
      </w:rPr>
    </w:lvl>
    <w:lvl w:ilvl="7" w:tplc="FBF456EC">
      <w:start w:val="1"/>
      <w:numFmt w:val="bullet"/>
      <w:lvlText w:val="o"/>
      <w:lvlJc w:val="left"/>
      <w:pPr>
        <w:ind w:left="7560" w:hanging="360"/>
      </w:pPr>
      <w:rPr>
        <w:rFonts w:ascii="Courier New" w:hAnsi="Courier New" w:hint="default"/>
      </w:rPr>
    </w:lvl>
    <w:lvl w:ilvl="8" w:tplc="283293B6">
      <w:start w:val="1"/>
      <w:numFmt w:val="bullet"/>
      <w:lvlText w:val=""/>
      <w:lvlJc w:val="left"/>
      <w:pPr>
        <w:ind w:left="8280" w:hanging="360"/>
      </w:pPr>
      <w:rPr>
        <w:rFonts w:ascii="Wingdings" w:hAnsi="Wingdings" w:hint="default"/>
      </w:rPr>
    </w:lvl>
  </w:abstractNum>
  <w:abstractNum w:abstractNumId="28" w15:restartNumberingAfterBreak="0">
    <w:nsid w:val="22A84034"/>
    <w:multiLevelType w:val="hybridMultilevel"/>
    <w:tmpl w:val="7D9674F4"/>
    <w:lvl w:ilvl="0" w:tplc="469C5B9C">
      <w:start w:val="1"/>
      <w:numFmt w:val="bullet"/>
      <w:lvlText w:val=""/>
      <w:lvlJc w:val="left"/>
      <w:pPr>
        <w:ind w:left="1080" w:hanging="360"/>
      </w:pPr>
      <w:rPr>
        <w:rFonts w:ascii="Wingdings" w:hAnsi="Wingdings" w:hint="default"/>
      </w:rPr>
    </w:lvl>
    <w:lvl w:ilvl="1" w:tplc="00562D7E">
      <w:start w:val="1"/>
      <w:numFmt w:val="bullet"/>
      <w:lvlText w:val="o"/>
      <w:lvlJc w:val="left"/>
      <w:pPr>
        <w:ind w:left="1800" w:hanging="360"/>
      </w:pPr>
      <w:rPr>
        <w:rFonts w:ascii="Courier New" w:hAnsi="Courier New" w:hint="default"/>
      </w:rPr>
    </w:lvl>
    <w:lvl w:ilvl="2" w:tplc="A46AF848">
      <w:start w:val="1"/>
      <w:numFmt w:val="bullet"/>
      <w:lvlText w:val=""/>
      <w:lvlJc w:val="left"/>
      <w:pPr>
        <w:ind w:left="2520" w:hanging="360"/>
      </w:pPr>
      <w:rPr>
        <w:rFonts w:ascii="Wingdings" w:hAnsi="Wingdings" w:hint="default"/>
      </w:rPr>
    </w:lvl>
    <w:lvl w:ilvl="3" w:tplc="9120ECD4">
      <w:start w:val="1"/>
      <w:numFmt w:val="bullet"/>
      <w:lvlText w:val=""/>
      <w:lvlJc w:val="left"/>
      <w:pPr>
        <w:ind w:left="3240" w:hanging="360"/>
      </w:pPr>
      <w:rPr>
        <w:rFonts w:ascii="Symbol" w:hAnsi="Symbol" w:hint="default"/>
      </w:rPr>
    </w:lvl>
    <w:lvl w:ilvl="4" w:tplc="015ED00C">
      <w:start w:val="1"/>
      <w:numFmt w:val="bullet"/>
      <w:lvlText w:val="o"/>
      <w:lvlJc w:val="left"/>
      <w:pPr>
        <w:ind w:left="3960" w:hanging="360"/>
      </w:pPr>
      <w:rPr>
        <w:rFonts w:ascii="Courier New" w:hAnsi="Courier New" w:hint="default"/>
      </w:rPr>
    </w:lvl>
    <w:lvl w:ilvl="5" w:tplc="DFA44630">
      <w:start w:val="1"/>
      <w:numFmt w:val="bullet"/>
      <w:lvlText w:val=""/>
      <w:lvlJc w:val="left"/>
      <w:pPr>
        <w:ind w:left="4680" w:hanging="360"/>
      </w:pPr>
      <w:rPr>
        <w:rFonts w:ascii="Wingdings" w:hAnsi="Wingdings" w:hint="default"/>
      </w:rPr>
    </w:lvl>
    <w:lvl w:ilvl="6" w:tplc="F768D912">
      <w:start w:val="1"/>
      <w:numFmt w:val="bullet"/>
      <w:lvlText w:val=""/>
      <w:lvlJc w:val="left"/>
      <w:pPr>
        <w:ind w:left="5400" w:hanging="360"/>
      </w:pPr>
      <w:rPr>
        <w:rFonts w:ascii="Symbol" w:hAnsi="Symbol" w:hint="default"/>
      </w:rPr>
    </w:lvl>
    <w:lvl w:ilvl="7" w:tplc="100E3EEE">
      <w:start w:val="1"/>
      <w:numFmt w:val="bullet"/>
      <w:lvlText w:val="o"/>
      <w:lvlJc w:val="left"/>
      <w:pPr>
        <w:ind w:left="6120" w:hanging="360"/>
      </w:pPr>
      <w:rPr>
        <w:rFonts w:ascii="Courier New" w:hAnsi="Courier New" w:hint="default"/>
      </w:rPr>
    </w:lvl>
    <w:lvl w:ilvl="8" w:tplc="834A1D56">
      <w:start w:val="1"/>
      <w:numFmt w:val="bullet"/>
      <w:lvlText w:val=""/>
      <w:lvlJc w:val="left"/>
      <w:pPr>
        <w:ind w:left="6840" w:hanging="360"/>
      </w:pPr>
      <w:rPr>
        <w:rFonts w:ascii="Wingdings" w:hAnsi="Wingdings" w:hint="default"/>
      </w:rPr>
    </w:lvl>
  </w:abstractNum>
  <w:abstractNum w:abstractNumId="29" w15:restartNumberingAfterBreak="0">
    <w:nsid w:val="23F03298"/>
    <w:multiLevelType w:val="hybridMultilevel"/>
    <w:tmpl w:val="1A7C5DE8"/>
    <w:lvl w:ilvl="0" w:tplc="19EA87AC">
      <w:start w:val="1"/>
      <w:numFmt w:val="bullet"/>
      <w:lvlText w:val="-"/>
      <w:lvlJc w:val="left"/>
      <w:pPr>
        <w:ind w:left="720" w:hanging="360"/>
      </w:pPr>
      <w:rPr>
        <w:rFonts w:ascii="Aptos" w:hAnsi="Aptos" w:hint="default"/>
      </w:rPr>
    </w:lvl>
    <w:lvl w:ilvl="1" w:tplc="5E8E0416">
      <w:start w:val="1"/>
      <w:numFmt w:val="bullet"/>
      <w:lvlText w:val="o"/>
      <w:lvlJc w:val="left"/>
      <w:pPr>
        <w:ind w:left="1440" w:hanging="360"/>
      </w:pPr>
      <w:rPr>
        <w:rFonts w:ascii="Courier New" w:hAnsi="Courier New" w:hint="default"/>
      </w:rPr>
    </w:lvl>
    <w:lvl w:ilvl="2" w:tplc="F91E75D6">
      <w:start w:val="1"/>
      <w:numFmt w:val="bullet"/>
      <w:lvlText w:val=""/>
      <w:lvlJc w:val="left"/>
      <w:pPr>
        <w:ind w:left="2160" w:hanging="360"/>
      </w:pPr>
      <w:rPr>
        <w:rFonts w:ascii="Wingdings" w:hAnsi="Wingdings" w:hint="default"/>
      </w:rPr>
    </w:lvl>
    <w:lvl w:ilvl="3" w:tplc="1B0E60AE">
      <w:start w:val="1"/>
      <w:numFmt w:val="bullet"/>
      <w:lvlText w:val=""/>
      <w:lvlJc w:val="left"/>
      <w:pPr>
        <w:ind w:left="2880" w:hanging="360"/>
      </w:pPr>
      <w:rPr>
        <w:rFonts w:ascii="Symbol" w:hAnsi="Symbol" w:hint="default"/>
      </w:rPr>
    </w:lvl>
    <w:lvl w:ilvl="4" w:tplc="73981A4C">
      <w:start w:val="1"/>
      <w:numFmt w:val="bullet"/>
      <w:lvlText w:val="o"/>
      <w:lvlJc w:val="left"/>
      <w:pPr>
        <w:ind w:left="3600" w:hanging="360"/>
      </w:pPr>
      <w:rPr>
        <w:rFonts w:ascii="Courier New" w:hAnsi="Courier New" w:hint="default"/>
      </w:rPr>
    </w:lvl>
    <w:lvl w:ilvl="5" w:tplc="18641A50">
      <w:start w:val="1"/>
      <w:numFmt w:val="bullet"/>
      <w:lvlText w:val=""/>
      <w:lvlJc w:val="left"/>
      <w:pPr>
        <w:ind w:left="4320" w:hanging="360"/>
      </w:pPr>
      <w:rPr>
        <w:rFonts w:ascii="Wingdings" w:hAnsi="Wingdings" w:hint="default"/>
      </w:rPr>
    </w:lvl>
    <w:lvl w:ilvl="6" w:tplc="B7FA8328">
      <w:start w:val="1"/>
      <w:numFmt w:val="bullet"/>
      <w:lvlText w:val=""/>
      <w:lvlJc w:val="left"/>
      <w:pPr>
        <w:ind w:left="5040" w:hanging="360"/>
      </w:pPr>
      <w:rPr>
        <w:rFonts w:ascii="Symbol" w:hAnsi="Symbol" w:hint="default"/>
      </w:rPr>
    </w:lvl>
    <w:lvl w:ilvl="7" w:tplc="21122A1C">
      <w:start w:val="1"/>
      <w:numFmt w:val="bullet"/>
      <w:lvlText w:val="o"/>
      <w:lvlJc w:val="left"/>
      <w:pPr>
        <w:ind w:left="5760" w:hanging="360"/>
      </w:pPr>
      <w:rPr>
        <w:rFonts w:ascii="Courier New" w:hAnsi="Courier New" w:hint="default"/>
      </w:rPr>
    </w:lvl>
    <w:lvl w:ilvl="8" w:tplc="FDB810E6">
      <w:start w:val="1"/>
      <w:numFmt w:val="bullet"/>
      <w:lvlText w:val=""/>
      <w:lvlJc w:val="left"/>
      <w:pPr>
        <w:ind w:left="6480" w:hanging="360"/>
      </w:pPr>
      <w:rPr>
        <w:rFonts w:ascii="Wingdings" w:hAnsi="Wingdings" w:hint="default"/>
      </w:rPr>
    </w:lvl>
  </w:abstractNum>
  <w:abstractNum w:abstractNumId="30" w15:restartNumberingAfterBreak="0">
    <w:nsid w:val="2431B5B6"/>
    <w:multiLevelType w:val="hybridMultilevel"/>
    <w:tmpl w:val="FFFFFFFF"/>
    <w:lvl w:ilvl="0" w:tplc="4ACCF6BA">
      <w:start w:val="1"/>
      <w:numFmt w:val="bullet"/>
      <w:lvlText w:val=""/>
      <w:lvlJc w:val="left"/>
      <w:pPr>
        <w:ind w:left="1080" w:hanging="360"/>
      </w:pPr>
      <w:rPr>
        <w:rFonts w:ascii="Symbol" w:hAnsi="Symbol" w:hint="default"/>
      </w:rPr>
    </w:lvl>
    <w:lvl w:ilvl="1" w:tplc="EE5248CA">
      <w:start w:val="1"/>
      <w:numFmt w:val="bullet"/>
      <w:lvlText w:val="o"/>
      <w:lvlJc w:val="left"/>
      <w:pPr>
        <w:ind w:left="1800" w:hanging="360"/>
      </w:pPr>
      <w:rPr>
        <w:rFonts w:ascii="Courier New" w:hAnsi="Courier New" w:hint="default"/>
      </w:rPr>
    </w:lvl>
    <w:lvl w:ilvl="2" w:tplc="F7B20BA8">
      <w:start w:val="1"/>
      <w:numFmt w:val="bullet"/>
      <w:lvlText w:val=""/>
      <w:lvlJc w:val="left"/>
      <w:pPr>
        <w:ind w:left="2520" w:hanging="360"/>
      </w:pPr>
      <w:rPr>
        <w:rFonts w:ascii="Wingdings" w:hAnsi="Wingdings" w:hint="default"/>
      </w:rPr>
    </w:lvl>
    <w:lvl w:ilvl="3" w:tplc="7FD6DB92">
      <w:start w:val="1"/>
      <w:numFmt w:val="bullet"/>
      <w:lvlText w:val=""/>
      <w:lvlJc w:val="left"/>
      <w:pPr>
        <w:ind w:left="3240" w:hanging="360"/>
      </w:pPr>
      <w:rPr>
        <w:rFonts w:ascii="Symbol" w:hAnsi="Symbol" w:hint="default"/>
      </w:rPr>
    </w:lvl>
    <w:lvl w:ilvl="4" w:tplc="0D26F03C">
      <w:start w:val="1"/>
      <w:numFmt w:val="bullet"/>
      <w:lvlText w:val="o"/>
      <w:lvlJc w:val="left"/>
      <w:pPr>
        <w:ind w:left="3960" w:hanging="360"/>
      </w:pPr>
      <w:rPr>
        <w:rFonts w:ascii="Courier New" w:hAnsi="Courier New" w:hint="default"/>
      </w:rPr>
    </w:lvl>
    <w:lvl w:ilvl="5" w:tplc="F04E8582">
      <w:start w:val="1"/>
      <w:numFmt w:val="bullet"/>
      <w:lvlText w:val=""/>
      <w:lvlJc w:val="left"/>
      <w:pPr>
        <w:ind w:left="4680" w:hanging="360"/>
      </w:pPr>
      <w:rPr>
        <w:rFonts w:ascii="Wingdings" w:hAnsi="Wingdings" w:hint="default"/>
      </w:rPr>
    </w:lvl>
    <w:lvl w:ilvl="6" w:tplc="477A9C70">
      <w:start w:val="1"/>
      <w:numFmt w:val="bullet"/>
      <w:lvlText w:val=""/>
      <w:lvlJc w:val="left"/>
      <w:pPr>
        <w:ind w:left="5400" w:hanging="360"/>
      </w:pPr>
      <w:rPr>
        <w:rFonts w:ascii="Symbol" w:hAnsi="Symbol" w:hint="default"/>
      </w:rPr>
    </w:lvl>
    <w:lvl w:ilvl="7" w:tplc="F47E1460">
      <w:start w:val="1"/>
      <w:numFmt w:val="bullet"/>
      <w:lvlText w:val="o"/>
      <w:lvlJc w:val="left"/>
      <w:pPr>
        <w:ind w:left="6120" w:hanging="360"/>
      </w:pPr>
      <w:rPr>
        <w:rFonts w:ascii="Courier New" w:hAnsi="Courier New" w:hint="default"/>
      </w:rPr>
    </w:lvl>
    <w:lvl w:ilvl="8" w:tplc="F6745D04">
      <w:start w:val="1"/>
      <w:numFmt w:val="bullet"/>
      <w:lvlText w:val=""/>
      <w:lvlJc w:val="left"/>
      <w:pPr>
        <w:ind w:left="6840" w:hanging="360"/>
      </w:pPr>
      <w:rPr>
        <w:rFonts w:ascii="Wingdings" w:hAnsi="Wingdings" w:hint="default"/>
      </w:rPr>
    </w:lvl>
  </w:abstractNum>
  <w:abstractNum w:abstractNumId="31" w15:restartNumberingAfterBreak="0">
    <w:nsid w:val="2589CA23"/>
    <w:multiLevelType w:val="hybridMultilevel"/>
    <w:tmpl w:val="2364FB58"/>
    <w:lvl w:ilvl="0" w:tplc="F7040D24">
      <w:start w:val="1"/>
      <w:numFmt w:val="bullet"/>
      <w:lvlText w:val="-"/>
      <w:lvlJc w:val="left"/>
      <w:pPr>
        <w:ind w:left="720" w:hanging="360"/>
      </w:pPr>
      <w:rPr>
        <w:rFonts w:ascii="Aptos" w:hAnsi="Aptos" w:hint="default"/>
      </w:rPr>
    </w:lvl>
    <w:lvl w:ilvl="1" w:tplc="7A58176A">
      <w:start w:val="1"/>
      <w:numFmt w:val="bullet"/>
      <w:lvlText w:val="o"/>
      <w:lvlJc w:val="left"/>
      <w:pPr>
        <w:ind w:left="1440" w:hanging="360"/>
      </w:pPr>
      <w:rPr>
        <w:rFonts w:ascii="Courier New" w:hAnsi="Courier New" w:hint="default"/>
      </w:rPr>
    </w:lvl>
    <w:lvl w:ilvl="2" w:tplc="BEDA5A3E">
      <w:start w:val="1"/>
      <w:numFmt w:val="bullet"/>
      <w:lvlText w:val=""/>
      <w:lvlJc w:val="left"/>
      <w:pPr>
        <w:ind w:left="2160" w:hanging="360"/>
      </w:pPr>
      <w:rPr>
        <w:rFonts w:ascii="Wingdings" w:hAnsi="Wingdings" w:hint="default"/>
      </w:rPr>
    </w:lvl>
    <w:lvl w:ilvl="3" w:tplc="69904A28">
      <w:start w:val="1"/>
      <w:numFmt w:val="bullet"/>
      <w:lvlText w:val=""/>
      <w:lvlJc w:val="left"/>
      <w:pPr>
        <w:ind w:left="2880" w:hanging="360"/>
      </w:pPr>
      <w:rPr>
        <w:rFonts w:ascii="Symbol" w:hAnsi="Symbol" w:hint="default"/>
      </w:rPr>
    </w:lvl>
    <w:lvl w:ilvl="4" w:tplc="59905C86">
      <w:start w:val="1"/>
      <w:numFmt w:val="bullet"/>
      <w:lvlText w:val="o"/>
      <w:lvlJc w:val="left"/>
      <w:pPr>
        <w:ind w:left="3600" w:hanging="360"/>
      </w:pPr>
      <w:rPr>
        <w:rFonts w:ascii="Courier New" w:hAnsi="Courier New" w:hint="default"/>
      </w:rPr>
    </w:lvl>
    <w:lvl w:ilvl="5" w:tplc="FAC4C522">
      <w:start w:val="1"/>
      <w:numFmt w:val="bullet"/>
      <w:lvlText w:val=""/>
      <w:lvlJc w:val="left"/>
      <w:pPr>
        <w:ind w:left="4320" w:hanging="360"/>
      </w:pPr>
      <w:rPr>
        <w:rFonts w:ascii="Wingdings" w:hAnsi="Wingdings" w:hint="default"/>
      </w:rPr>
    </w:lvl>
    <w:lvl w:ilvl="6" w:tplc="23CCA55A">
      <w:start w:val="1"/>
      <w:numFmt w:val="bullet"/>
      <w:lvlText w:val=""/>
      <w:lvlJc w:val="left"/>
      <w:pPr>
        <w:ind w:left="5040" w:hanging="360"/>
      </w:pPr>
      <w:rPr>
        <w:rFonts w:ascii="Symbol" w:hAnsi="Symbol" w:hint="default"/>
      </w:rPr>
    </w:lvl>
    <w:lvl w:ilvl="7" w:tplc="038676E6">
      <w:start w:val="1"/>
      <w:numFmt w:val="bullet"/>
      <w:lvlText w:val="o"/>
      <w:lvlJc w:val="left"/>
      <w:pPr>
        <w:ind w:left="5760" w:hanging="360"/>
      </w:pPr>
      <w:rPr>
        <w:rFonts w:ascii="Courier New" w:hAnsi="Courier New" w:hint="default"/>
      </w:rPr>
    </w:lvl>
    <w:lvl w:ilvl="8" w:tplc="C682DC96">
      <w:start w:val="1"/>
      <w:numFmt w:val="bullet"/>
      <w:lvlText w:val=""/>
      <w:lvlJc w:val="left"/>
      <w:pPr>
        <w:ind w:left="6480" w:hanging="360"/>
      </w:pPr>
      <w:rPr>
        <w:rFonts w:ascii="Wingdings" w:hAnsi="Wingdings" w:hint="default"/>
      </w:rPr>
    </w:lvl>
  </w:abstractNum>
  <w:abstractNum w:abstractNumId="32" w15:restartNumberingAfterBreak="0">
    <w:nsid w:val="276FC602"/>
    <w:multiLevelType w:val="hybridMultilevel"/>
    <w:tmpl w:val="D45EA188"/>
    <w:lvl w:ilvl="0" w:tplc="6BF649F0">
      <w:start w:val="1"/>
      <w:numFmt w:val="bullet"/>
      <w:lvlText w:val="-"/>
      <w:lvlJc w:val="left"/>
      <w:pPr>
        <w:ind w:left="720" w:hanging="360"/>
      </w:pPr>
      <w:rPr>
        <w:rFonts w:ascii="Aptos" w:hAnsi="Aptos" w:hint="default"/>
      </w:rPr>
    </w:lvl>
    <w:lvl w:ilvl="1" w:tplc="108AEDB2">
      <w:start w:val="1"/>
      <w:numFmt w:val="bullet"/>
      <w:lvlText w:val="o"/>
      <w:lvlJc w:val="left"/>
      <w:pPr>
        <w:ind w:left="1440" w:hanging="360"/>
      </w:pPr>
      <w:rPr>
        <w:rFonts w:ascii="Courier New" w:hAnsi="Courier New" w:hint="default"/>
      </w:rPr>
    </w:lvl>
    <w:lvl w:ilvl="2" w:tplc="4B60F4D8">
      <w:start w:val="1"/>
      <w:numFmt w:val="bullet"/>
      <w:lvlText w:val=""/>
      <w:lvlJc w:val="left"/>
      <w:pPr>
        <w:ind w:left="2160" w:hanging="360"/>
      </w:pPr>
      <w:rPr>
        <w:rFonts w:ascii="Wingdings" w:hAnsi="Wingdings" w:hint="default"/>
      </w:rPr>
    </w:lvl>
    <w:lvl w:ilvl="3" w:tplc="CDDC2994">
      <w:start w:val="1"/>
      <w:numFmt w:val="bullet"/>
      <w:lvlText w:val=""/>
      <w:lvlJc w:val="left"/>
      <w:pPr>
        <w:ind w:left="2880" w:hanging="360"/>
      </w:pPr>
      <w:rPr>
        <w:rFonts w:ascii="Symbol" w:hAnsi="Symbol" w:hint="default"/>
      </w:rPr>
    </w:lvl>
    <w:lvl w:ilvl="4" w:tplc="5C9647AC">
      <w:start w:val="1"/>
      <w:numFmt w:val="bullet"/>
      <w:lvlText w:val="o"/>
      <w:lvlJc w:val="left"/>
      <w:pPr>
        <w:ind w:left="3600" w:hanging="360"/>
      </w:pPr>
      <w:rPr>
        <w:rFonts w:ascii="Courier New" w:hAnsi="Courier New" w:hint="default"/>
      </w:rPr>
    </w:lvl>
    <w:lvl w:ilvl="5" w:tplc="E2F09C64">
      <w:start w:val="1"/>
      <w:numFmt w:val="bullet"/>
      <w:lvlText w:val=""/>
      <w:lvlJc w:val="left"/>
      <w:pPr>
        <w:ind w:left="4320" w:hanging="360"/>
      </w:pPr>
      <w:rPr>
        <w:rFonts w:ascii="Wingdings" w:hAnsi="Wingdings" w:hint="default"/>
      </w:rPr>
    </w:lvl>
    <w:lvl w:ilvl="6" w:tplc="20B2C462">
      <w:start w:val="1"/>
      <w:numFmt w:val="bullet"/>
      <w:lvlText w:val=""/>
      <w:lvlJc w:val="left"/>
      <w:pPr>
        <w:ind w:left="5040" w:hanging="360"/>
      </w:pPr>
      <w:rPr>
        <w:rFonts w:ascii="Symbol" w:hAnsi="Symbol" w:hint="default"/>
      </w:rPr>
    </w:lvl>
    <w:lvl w:ilvl="7" w:tplc="9F86619E">
      <w:start w:val="1"/>
      <w:numFmt w:val="bullet"/>
      <w:lvlText w:val="o"/>
      <w:lvlJc w:val="left"/>
      <w:pPr>
        <w:ind w:left="5760" w:hanging="360"/>
      </w:pPr>
      <w:rPr>
        <w:rFonts w:ascii="Courier New" w:hAnsi="Courier New" w:hint="default"/>
      </w:rPr>
    </w:lvl>
    <w:lvl w:ilvl="8" w:tplc="3F6C9F84">
      <w:start w:val="1"/>
      <w:numFmt w:val="bullet"/>
      <w:lvlText w:val=""/>
      <w:lvlJc w:val="left"/>
      <w:pPr>
        <w:ind w:left="6480" w:hanging="360"/>
      </w:pPr>
      <w:rPr>
        <w:rFonts w:ascii="Wingdings" w:hAnsi="Wingdings" w:hint="default"/>
      </w:rPr>
    </w:lvl>
  </w:abstractNum>
  <w:abstractNum w:abstractNumId="33" w15:restartNumberingAfterBreak="0">
    <w:nsid w:val="28609271"/>
    <w:multiLevelType w:val="hybridMultilevel"/>
    <w:tmpl w:val="FFFFFFFF"/>
    <w:lvl w:ilvl="0" w:tplc="95488C9E">
      <w:start w:val="1"/>
      <w:numFmt w:val="bullet"/>
      <w:lvlText w:val="·"/>
      <w:lvlJc w:val="left"/>
      <w:pPr>
        <w:ind w:left="720" w:hanging="360"/>
      </w:pPr>
      <w:rPr>
        <w:rFonts w:ascii="Symbol" w:hAnsi="Symbol" w:hint="default"/>
      </w:rPr>
    </w:lvl>
    <w:lvl w:ilvl="1" w:tplc="EFA29EC4">
      <w:start w:val="1"/>
      <w:numFmt w:val="bullet"/>
      <w:lvlText w:val="o"/>
      <w:lvlJc w:val="left"/>
      <w:pPr>
        <w:ind w:left="1440" w:hanging="360"/>
      </w:pPr>
      <w:rPr>
        <w:rFonts w:ascii="Courier New" w:hAnsi="Courier New" w:hint="default"/>
      </w:rPr>
    </w:lvl>
    <w:lvl w:ilvl="2" w:tplc="59E04458">
      <w:start w:val="1"/>
      <w:numFmt w:val="bullet"/>
      <w:lvlText w:val=""/>
      <w:lvlJc w:val="left"/>
      <w:pPr>
        <w:ind w:left="2160" w:hanging="360"/>
      </w:pPr>
      <w:rPr>
        <w:rFonts w:ascii="Wingdings" w:hAnsi="Wingdings" w:hint="default"/>
      </w:rPr>
    </w:lvl>
    <w:lvl w:ilvl="3" w:tplc="43B4B076">
      <w:start w:val="1"/>
      <w:numFmt w:val="bullet"/>
      <w:lvlText w:val=""/>
      <w:lvlJc w:val="left"/>
      <w:pPr>
        <w:ind w:left="2880" w:hanging="360"/>
      </w:pPr>
      <w:rPr>
        <w:rFonts w:ascii="Symbol" w:hAnsi="Symbol" w:hint="default"/>
      </w:rPr>
    </w:lvl>
    <w:lvl w:ilvl="4" w:tplc="4EEAF8FE">
      <w:start w:val="1"/>
      <w:numFmt w:val="bullet"/>
      <w:lvlText w:val="o"/>
      <w:lvlJc w:val="left"/>
      <w:pPr>
        <w:ind w:left="3600" w:hanging="360"/>
      </w:pPr>
      <w:rPr>
        <w:rFonts w:ascii="Courier New" w:hAnsi="Courier New" w:hint="default"/>
      </w:rPr>
    </w:lvl>
    <w:lvl w:ilvl="5" w:tplc="A9EEC0DC">
      <w:start w:val="1"/>
      <w:numFmt w:val="bullet"/>
      <w:lvlText w:val=""/>
      <w:lvlJc w:val="left"/>
      <w:pPr>
        <w:ind w:left="4320" w:hanging="360"/>
      </w:pPr>
      <w:rPr>
        <w:rFonts w:ascii="Wingdings" w:hAnsi="Wingdings" w:hint="default"/>
      </w:rPr>
    </w:lvl>
    <w:lvl w:ilvl="6" w:tplc="39E0C910">
      <w:start w:val="1"/>
      <w:numFmt w:val="bullet"/>
      <w:lvlText w:val=""/>
      <w:lvlJc w:val="left"/>
      <w:pPr>
        <w:ind w:left="5040" w:hanging="360"/>
      </w:pPr>
      <w:rPr>
        <w:rFonts w:ascii="Symbol" w:hAnsi="Symbol" w:hint="default"/>
      </w:rPr>
    </w:lvl>
    <w:lvl w:ilvl="7" w:tplc="19DA199A">
      <w:start w:val="1"/>
      <w:numFmt w:val="bullet"/>
      <w:lvlText w:val="o"/>
      <w:lvlJc w:val="left"/>
      <w:pPr>
        <w:ind w:left="5760" w:hanging="360"/>
      </w:pPr>
      <w:rPr>
        <w:rFonts w:ascii="Courier New" w:hAnsi="Courier New" w:hint="default"/>
      </w:rPr>
    </w:lvl>
    <w:lvl w:ilvl="8" w:tplc="882C8F72">
      <w:start w:val="1"/>
      <w:numFmt w:val="bullet"/>
      <w:lvlText w:val=""/>
      <w:lvlJc w:val="left"/>
      <w:pPr>
        <w:ind w:left="6480" w:hanging="360"/>
      </w:pPr>
      <w:rPr>
        <w:rFonts w:ascii="Wingdings" w:hAnsi="Wingdings" w:hint="default"/>
      </w:rPr>
    </w:lvl>
  </w:abstractNum>
  <w:abstractNum w:abstractNumId="34" w15:restartNumberingAfterBreak="0">
    <w:nsid w:val="28AD35FD"/>
    <w:multiLevelType w:val="multilevel"/>
    <w:tmpl w:val="77DA4616"/>
    <w:lvl w:ilvl="0">
      <w:start w:val="1"/>
      <w:numFmt w:val="bullet"/>
      <w:lvlText w:val=""/>
      <w:lvlJc w:val="left"/>
      <w:pPr>
        <w:tabs>
          <w:tab w:val="num" w:pos="720"/>
        </w:tabs>
        <w:ind w:left="72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8E97191"/>
    <w:multiLevelType w:val="hybridMultilevel"/>
    <w:tmpl w:val="FFFFFFFF"/>
    <w:lvl w:ilvl="0" w:tplc="5664C548">
      <w:start w:val="1"/>
      <w:numFmt w:val="bullet"/>
      <w:lvlText w:val=""/>
      <w:lvlJc w:val="left"/>
      <w:pPr>
        <w:ind w:left="1080" w:hanging="360"/>
      </w:pPr>
      <w:rPr>
        <w:rFonts w:ascii="Symbol" w:hAnsi="Symbol" w:hint="default"/>
      </w:rPr>
    </w:lvl>
    <w:lvl w:ilvl="1" w:tplc="DBF2743A">
      <w:start w:val="1"/>
      <w:numFmt w:val="bullet"/>
      <w:lvlText w:val="o"/>
      <w:lvlJc w:val="left"/>
      <w:pPr>
        <w:ind w:left="1800" w:hanging="360"/>
      </w:pPr>
      <w:rPr>
        <w:rFonts w:ascii="Courier New" w:hAnsi="Courier New" w:hint="default"/>
      </w:rPr>
    </w:lvl>
    <w:lvl w:ilvl="2" w:tplc="49604E50">
      <w:start w:val="1"/>
      <w:numFmt w:val="bullet"/>
      <w:lvlText w:val=""/>
      <w:lvlJc w:val="left"/>
      <w:pPr>
        <w:ind w:left="2520" w:hanging="360"/>
      </w:pPr>
      <w:rPr>
        <w:rFonts w:ascii="Wingdings" w:hAnsi="Wingdings" w:hint="default"/>
      </w:rPr>
    </w:lvl>
    <w:lvl w:ilvl="3" w:tplc="CE427288">
      <w:start w:val="1"/>
      <w:numFmt w:val="bullet"/>
      <w:lvlText w:val=""/>
      <w:lvlJc w:val="left"/>
      <w:pPr>
        <w:ind w:left="3240" w:hanging="360"/>
      </w:pPr>
      <w:rPr>
        <w:rFonts w:ascii="Symbol" w:hAnsi="Symbol" w:hint="default"/>
      </w:rPr>
    </w:lvl>
    <w:lvl w:ilvl="4" w:tplc="26001710">
      <w:start w:val="1"/>
      <w:numFmt w:val="bullet"/>
      <w:lvlText w:val="o"/>
      <w:lvlJc w:val="left"/>
      <w:pPr>
        <w:ind w:left="3960" w:hanging="360"/>
      </w:pPr>
      <w:rPr>
        <w:rFonts w:ascii="Courier New" w:hAnsi="Courier New" w:hint="default"/>
      </w:rPr>
    </w:lvl>
    <w:lvl w:ilvl="5" w:tplc="0EDC8D8E">
      <w:start w:val="1"/>
      <w:numFmt w:val="bullet"/>
      <w:lvlText w:val=""/>
      <w:lvlJc w:val="left"/>
      <w:pPr>
        <w:ind w:left="4680" w:hanging="360"/>
      </w:pPr>
      <w:rPr>
        <w:rFonts w:ascii="Wingdings" w:hAnsi="Wingdings" w:hint="default"/>
      </w:rPr>
    </w:lvl>
    <w:lvl w:ilvl="6" w:tplc="F2C07160">
      <w:start w:val="1"/>
      <w:numFmt w:val="bullet"/>
      <w:lvlText w:val=""/>
      <w:lvlJc w:val="left"/>
      <w:pPr>
        <w:ind w:left="5400" w:hanging="360"/>
      </w:pPr>
      <w:rPr>
        <w:rFonts w:ascii="Symbol" w:hAnsi="Symbol" w:hint="default"/>
      </w:rPr>
    </w:lvl>
    <w:lvl w:ilvl="7" w:tplc="E1365F7C">
      <w:start w:val="1"/>
      <w:numFmt w:val="bullet"/>
      <w:lvlText w:val="o"/>
      <w:lvlJc w:val="left"/>
      <w:pPr>
        <w:ind w:left="6120" w:hanging="360"/>
      </w:pPr>
      <w:rPr>
        <w:rFonts w:ascii="Courier New" w:hAnsi="Courier New" w:hint="default"/>
      </w:rPr>
    </w:lvl>
    <w:lvl w:ilvl="8" w:tplc="84927B86">
      <w:start w:val="1"/>
      <w:numFmt w:val="bullet"/>
      <w:lvlText w:val=""/>
      <w:lvlJc w:val="left"/>
      <w:pPr>
        <w:ind w:left="6840" w:hanging="360"/>
      </w:pPr>
      <w:rPr>
        <w:rFonts w:ascii="Wingdings" w:hAnsi="Wingdings" w:hint="default"/>
      </w:rPr>
    </w:lvl>
  </w:abstractNum>
  <w:abstractNum w:abstractNumId="36" w15:restartNumberingAfterBreak="0">
    <w:nsid w:val="2BDB0B4D"/>
    <w:multiLevelType w:val="hybridMultilevel"/>
    <w:tmpl w:val="722A1926"/>
    <w:lvl w:ilvl="0" w:tplc="3DD81174">
      <w:start w:val="3"/>
      <w:numFmt w:val="upperRoman"/>
      <w:lvlText w:val="%1."/>
      <w:lvlJc w:val="right"/>
      <w:pPr>
        <w:ind w:left="720" w:hanging="360"/>
      </w:pPr>
    </w:lvl>
    <w:lvl w:ilvl="1" w:tplc="08948C06">
      <w:start w:val="1"/>
      <w:numFmt w:val="lowerLetter"/>
      <w:lvlText w:val="%2."/>
      <w:lvlJc w:val="left"/>
      <w:pPr>
        <w:ind w:left="1440" w:hanging="360"/>
      </w:pPr>
    </w:lvl>
    <w:lvl w:ilvl="2" w:tplc="53A44B84">
      <w:start w:val="1"/>
      <w:numFmt w:val="lowerRoman"/>
      <w:lvlText w:val="%3."/>
      <w:lvlJc w:val="right"/>
      <w:pPr>
        <w:ind w:left="2160" w:hanging="180"/>
      </w:pPr>
    </w:lvl>
    <w:lvl w:ilvl="3" w:tplc="827EAA58">
      <w:start w:val="1"/>
      <w:numFmt w:val="decimal"/>
      <w:lvlText w:val="%4."/>
      <w:lvlJc w:val="left"/>
      <w:pPr>
        <w:ind w:left="2880" w:hanging="360"/>
      </w:pPr>
    </w:lvl>
    <w:lvl w:ilvl="4" w:tplc="6960089A">
      <w:start w:val="1"/>
      <w:numFmt w:val="lowerLetter"/>
      <w:lvlText w:val="%5."/>
      <w:lvlJc w:val="left"/>
      <w:pPr>
        <w:ind w:left="3600" w:hanging="360"/>
      </w:pPr>
    </w:lvl>
    <w:lvl w:ilvl="5" w:tplc="7C0427A0">
      <w:start w:val="1"/>
      <w:numFmt w:val="lowerRoman"/>
      <w:lvlText w:val="%6."/>
      <w:lvlJc w:val="right"/>
      <w:pPr>
        <w:ind w:left="4320" w:hanging="180"/>
      </w:pPr>
    </w:lvl>
    <w:lvl w:ilvl="6" w:tplc="85A4724E">
      <w:start w:val="1"/>
      <w:numFmt w:val="decimal"/>
      <w:lvlText w:val="%7."/>
      <w:lvlJc w:val="left"/>
      <w:pPr>
        <w:ind w:left="5040" w:hanging="360"/>
      </w:pPr>
    </w:lvl>
    <w:lvl w:ilvl="7" w:tplc="B71639B8">
      <w:start w:val="1"/>
      <w:numFmt w:val="lowerLetter"/>
      <w:lvlText w:val="%8."/>
      <w:lvlJc w:val="left"/>
      <w:pPr>
        <w:ind w:left="5760" w:hanging="360"/>
      </w:pPr>
    </w:lvl>
    <w:lvl w:ilvl="8" w:tplc="92C65902">
      <w:start w:val="1"/>
      <w:numFmt w:val="lowerRoman"/>
      <w:lvlText w:val="%9."/>
      <w:lvlJc w:val="right"/>
      <w:pPr>
        <w:ind w:left="6480" w:hanging="180"/>
      </w:pPr>
    </w:lvl>
  </w:abstractNum>
  <w:abstractNum w:abstractNumId="37" w15:restartNumberingAfterBreak="0">
    <w:nsid w:val="2BE35335"/>
    <w:multiLevelType w:val="hybridMultilevel"/>
    <w:tmpl w:val="D50E25A6"/>
    <w:lvl w:ilvl="0" w:tplc="3370DFAA">
      <w:start w:val="1"/>
      <w:numFmt w:val="bullet"/>
      <w:lvlText w:val=""/>
      <w:lvlJc w:val="left"/>
      <w:pPr>
        <w:tabs>
          <w:tab w:val="num" w:pos="720"/>
        </w:tabs>
        <w:ind w:left="1080" w:hanging="360"/>
      </w:pPr>
      <w:rPr>
        <w:rFonts w:ascii="Wingdings" w:hAnsi="Wingdings" w:hint="default"/>
      </w:rPr>
    </w:lvl>
    <w:lvl w:ilvl="1" w:tplc="1F0EE4F0" w:tentative="1">
      <w:start w:val="1"/>
      <w:numFmt w:val="decimal"/>
      <w:lvlText w:val="%2."/>
      <w:lvlJc w:val="left"/>
      <w:pPr>
        <w:tabs>
          <w:tab w:val="num" w:pos="1440"/>
        </w:tabs>
        <w:ind w:left="1800" w:hanging="360"/>
      </w:pPr>
    </w:lvl>
    <w:lvl w:ilvl="2" w:tplc="8CB0D0BE" w:tentative="1">
      <w:start w:val="1"/>
      <w:numFmt w:val="decimal"/>
      <w:lvlText w:val="%3."/>
      <w:lvlJc w:val="left"/>
      <w:pPr>
        <w:tabs>
          <w:tab w:val="num" w:pos="2160"/>
        </w:tabs>
        <w:ind w:left="2520" w:hanging="360"/>
      </w:pPr>
    </w:lvl>
    <w:lvl w:ilvl="3" w:tplc="BF82711E" w:tentative="1">
      <w:start w:val="1"/>
      <w:numFmt w:val="decimal"/>
      <w:lvlText w:val="%4."/>
      <w:lvlJc w:val="left"/>
      <w:pPr>
        <w:tabs>
          <w:tab w:val="num" w:pos="2880"/>
        </w:tabs>
        <w:ind w:left="3240" w:hanging="360"/>
      </w:pPr>
    </w:lvl>
    <w:lvl w:ilvl="4" w:tplc="04B4B40E" w:tentative="1">
      <w:start w:val="1"/>
      <w:numFmt w:val="decimal"/>
      <w:lvlText w:val="%5."/>
      <w:lvlJc w:val="left"/>
      <w:pPr>
        <w:tabs>
          <w:tab w:val="num" w:pos="3600"/>
        </w:tabs>
        <w:ind w:left="3960" w:hanging="360"/>
      </w:pPr>
    </w:lvl>
    <w:lvl w:ilvl="5" w:tplc="05107942" w:tentative="1">
      <w:start w:val="1"/>
      <w:numFmt w:val="decimal"/>
      <w:lvlText w:val="%6."/>
      <w:lvlJc w:val="left"/>
      <w:pPr>
        <w:tabs>
          <w:tab w:val="num" w:pos="4320"/>
        </w:tabs>
        <w:ind w:left="4680" w:hanging="360"/>
      </w:pPr>
    </w:lvl>
    <w:lvl w:ilvl="6" w:tplc="64EE59B0" w:tentative="1">
      <w:start w:val="1"/>
      <w:numFmt w:val="decimal"/>
      <w:lvlText w:val="%7."/>
      <w:lvlJc w:val="left"/>
      <w:pPr>
        <w:tabs>
          <w:tab w:val="num" w:pos="5040"/>
        </w:tabs>
        <w:ind w:left="5400" w:hanging="360"/>
      </w:pPr>
    </w:lvl>
    <w:lvl w:ilvl="7" w:tplc="3078BE2C" w:tentative="1">
      <w:start w:val="1"/>
      <w:numFmt w:val="decimal"/>
      <w:lvlText w:val="%8."/>
      <w:lvlJc w:val="left"/>
      <w:pPr>
        <w:tabs>
          <w:tab w:val="num" w:pos="5760"/>
        </w:tabs>
        <w:ind w:left="6120" w:hanging="360"/>
      </w:pPr>
    </w:lvl>
    <w:lvl w:ilvl="8" w:tplc="1B3070E0" w:tentative="1">
      <w:start w:val="1"/>
      <w:numFmt w:val="decimal"/>
      <w:lvlText w:val="%9."/>
      <w:lvlJc w:val="left"/>
      <w:pPr>
        <w:tabs>
          <w:tab w:val="num" w:pos="6480"/>
        </w:tabs>
        <w:ind w:left="6840" w:hanging="360"/>
      </w:pPr>
    </w:lvl>
  </w:abstractNum>
  <w:abstractNum w:abstractNumId="38" w15:restartNumberingAfterBreak="0">
    <w:nsid w:val="2D4ED18D"/>
    <w:multiLevelType w:val="hybridMultilevel"/>
    <w:tmpl w:val="FFFFFFFF"/>
    <w:lvl w:ilvl="0" w:tplc="00204796">
      <w:start w:val="1"/>
      <w:numFmt w:val="bullet"/>
      <w:lvlText w:val=""/>
      <w:lvlJc w:val="left"/>
      <w:pPr>
        <w:ind w:left="2160" w:hanging="360"/>
      </w:pPr>
      <w:rPr>
        <w:rFonts w:ascii="Symbol" w:hAnsi="Symbol" w:hint="default"/>
      </w:rPr>
    </w:lvl>
    <w:lvl w:ilvl="1" w:tplc="A8EA881E">
      <w:start w:val="1"/>
      <w:numFmt w:val="bullet"/>
      <w:lvlText w:val="o"/>
      <w:lvlJc w:val="left"/>
      <w:pPr>
        <w:ind w:left="2880" w:hanging="360"/>
      </w:pPr>
      <w:rPr>
        <w:rFonts w:ascii="Courier New" w:hAnsi="Courier New" w:hint="default"/>
      </w:rPr>
    </w:lvl>
    <w:lvl w:ilvl="2" w:tplc="90D26B4A">
      <w:start w:val="1"/>
      <w:numFmt w:val="bullet"/>
      <w:lvlText w:val=""/>
      <w:lvlJc w:val="left"/>
      <w:pPr>
        <w:ind w:left="3600" w:hanging="360"/>
      </w:pPr>
      <w:rPr>
        <w:rFonts w:ascii="Wingdings" w:hAnsi="Wingdings" w:hint="default"/>
      </w:rPr>
    </w:lvl>
    <w:lvl w:ilvl="3" w:tplc="719AAF1C">
      <w:start w:val="1"/>
      <w:numFmt w:val="bullet"/>
      <w:lvlText w:val=""/>
      <w:lvlJc w:val="left"/>
      <w:pPr>
        <w:ind w:left="4320" w:hanging="360"/>
      </w:pPr>
      <w:rPr>
        <w:rFonts w:ascii="Symbol" w:hAnsi="Symbol" w:hint="default"/>
      </w:rPr>
    </w:lvl>
    <w:lvl w:ilvl="4" w:tplc="7AD0F2EA">
      <w:start w:val="1"/>
      <w:numFmt w:val="bullet"/>
      <w:lvlText w:val="o"/>
      <w:lvlJc w:val="left"/>
      <w:pPr>
        <w:ind w:left="5040" w:hanging="360"/>
      </w:pPr>
      <w:rPr>
        <w:rFonts w:ascii="Courier New" w:hAnsi="Courier New" w:hint="default"/>
      </w:rPr>
    </w:lvl>
    <w:lvl w:ilvl="5" w:tplc="9FB0900E">
      <w:start w:val="1"/>
      <w:numFmt w:val="bullet"/>
      <w:lvlText w:val=""/>
      <w:lvlJc w:val="left"/>
      <w:pPr>
        <w:ind w:left="5760" w:hanging="360"/>
      </w:pPr>
      <w:rPr>
        <w:rFonts w:ascii="Wingdings" w:hAnsi="Wingdings" w:hint="default"/>
      </w:rPr>
    </w:lvl>
    <w:lvl w:ilvl="6" w:tplc="1338AB26">
      <w:start w:val="1"/>
      <w:numFmt w:val="bullet"/>
      <w:lvlText w:val=""/>
      <w:lvlJc w:val="left"/>
      <w:pPr>
        <w:ind w:left="6480" w:hanging="360"/>
      </w:pPr>
      <w:rPr>
        <w:rFonts w:ascii="Symbol" w:hAnsi="Symbol" w:hint="default"/>
      </w:rPr>
    </w:lvl>
    <w:lvl w:ilvl="7" w:tplc="459A8844">
      <w:start w:val="1"/>
      <w:numFmt w:val="bullet"/>
      <w:lvlText w:val="o"/>
      <w:lvlJc w:val="left"/>
      <w:pPr>
        <w:ind w:left="7200" w:hanging="360"/>
      </w:pPr>
      <w:rPr>
        <w:rFonts w:ascii="Courier New" w:hAnsi="Courier New" w:hint="default"/>
      </w:rPr>
    </w:lvl>
    <w:lvl w:ilvl="8" w:tplc="10A4C57A">
      <w:start w:val="1"/>
      <w:numFmt w:val="bullet"/>
      <w:lvlText w:val=""/>
      <w:lvlJc w:val="left"/>
      <w:pPr>
        <w:ind w:left="7920" w:hanging="360"/>
      </w:pPr>
      <w:rPr>
        <w:rFonts w:ascii="Wingdings" w:hAnsi="Wingdings" w:hint="default"/>
      </w:rPr>
    </w:lvl>
  </w:abstractNum>
  <w:abstractNum w:abstractNumId="39" w15:restartNumberingAfterBreak="0">
    <w:nsid w:val="2D99A50D"/>
    <w:multiLevelType w:val="hybridMultilevel"/>
    <w:tmpl w:val="FFFFFFFF"/>
    <w:lvl w:ilvl="0" w:tplc="9C4A303C">
      <w:start w:val="1"/>
      <w:numFmt w:val="bullet"/>
      <w:lvlText w:val=""/>
      <w:lvlJc w:val="left"/>
      <w:pPr>
        <w:ind w:left="720" w:hanging="360"/>
      </w:pPr>
      <w:rPr>
        <w:rFonts w:ascii="Wingdings" w:hAnsi="Wingdings" w:hint="default"/>
      </w:rPr>
    </w:lvl>
    <w:lvl w:ilvl="1" w:tplc="BDE48998">
      <w:start w:val="1"/>
      <w:numFmt w:val="bullet"/>
      <w:lvlText w:val="o"/>
      <w:lvlJc w:val="left"/>
      <w:pPr>
        <w:ind w:left="1440" w:hanging="360"/>
      </w:pPr>
      <w:rPr>
        <w:rFonts w:ascii="Courier New" w:hAnsi="Courier New" w:hint="default"/>
      </w:rPr>
    </w:lvl>
    <w:lvl w:ilvl="2" w:tplc="2A3C9568">
      <w:start w:val="1"/>
      <w:numFmt w:val="bullet"/>
      <w:lvlText w:val=""/>
      <w:lvlJc w:val="left"/>
      <w:pPr>
        <w:ind w:left="2160" w:hanging="360"/>
      </w:pPr>
      <w:rPr>
        <w:rFonts w:ascii="Wingdings" w:hAnsi="Wingdings" w:hint="default"/>
      </w:rPr>
    </w:lvl>
    <w:lvl w:ilvl="3" w:tplc="48322890">
      <w:start w:val="1"/>
      <w:numFmt w:val="bullet"/>
      <w:lvlText w:val=""/>
      <w:lvlJc w:val="left"/>
      <w:pPr>
        <w:ind w:left="2880" w:hanging="360"/>
      </w:pPr>
      <w:rPr>
        <w:rFonts w:ascii="Symbol" w:hAnsi="Symbol" w:hint="default"/>
      </w:rPr>
    </w:lvl>
    <w:lvl w:ilvl="4" w:tplc="9C4EDF8E">
      <w:start w:val="1"/>
      <w:numFmt w:val="bullet"/>
      <w:lvlText w:val="o"/>
      <w:lvlJc w:val="left"/>
      <w:pPr>
        <w:ind w:left="3600" w:hanging="360"/>
      </w:pPr>
      <w:rPr>
        <w:rFonts w:ascii="Courier New" w:hAnsi="Courier New" w:hint="default"/>
      </w:rPr>
    </w:lvl>
    <w:lvl w:ilvl="5" w:tplc="005E647A">
      <w:start w:val="1"/>
      <w:numFmt w:val="bullet"/>
      <w:lvlText w:val=""/>
      <w:lvlJc w:val="left"/>
      <w:pPr>
        <w:ind w:left="4320" w:hanging="360"/>
      </w:pPr>
      <w:rPr>
        <w:rFonts w:ascii="Wingdings" w:hAnsi="Wingdings" w:hint="default"/>
      </w:rPr>
    </w:lvl>
    <w:lvl w:ilvl="6" w:tplc="28DAAB0A">
      <w:start w:val="1"/>
      <w:numFmt w:val="bullet"/>
      <w:lvlText w:val=""/>
      <w:lvlJc w:val="left"/>
      <w:pPr>
        <w:ind w:left="5040" w:hanging="360"/>
      </w:pPr>
      <w:rPr>
        <w:rFonts w:ascii="Symbol" w:hAnsi="Symbol" w:hint="default"/>
      </w:rPr>
    </w:lvl>
    <w:lvl w:ilvl="7" w:tplc="51B28D3A">
      <w:start w:val="1"/>
      <w:numFmt w:val="bullet"/>
      <w:lvlText w:val="o"/>
      <w:lvlJc w:val="left"/>
      <w:pPr>
        <w:ind w:left="5760" w:hanging="360"/>
      </w:pPr>
      <w:rPr>
        <w:rFonts w:ascii="Courier New" w:hAnsi="Courier New" w:hint="default"/>
      </w:rPr>
    </w:lvl>
    <w:lvl w:ilvl="8" w:tplc="5E52E3FE">
      <w:start w:val="1"/>
      <w:numFmt w:val="bullet"/>
      <w:lvlText w:val=""/>
      <w:lvlJc w:val="left"/>
      <w:pPr>
        <w:ind w:left="6480" w:hanging="360"/>
      </w:pPr>
      <w:rPr>
        <w:rFonts w:ascii="Wingdings" w:hAnsi="Wingdings" w:hint="default"/>
      </w:rPr>
    </w:lvl>
  </w:abstractNum>
  <w:abstractNum w:abstractNumId="40" w15:restartNumberingAfterBreak="0">
    <w:nsid w:val="2DC4E4C9"/>
    <w:multiLevelType w:val="hybridMultilevel"/>
    <w:tmpl w:val="9D0690CA"/>
    <w:lvl w:ilvl="0" w:tplc="3084C7B2">
      <w:start w:val="2"/>
      <w:numFmt w:val="upperRoman"/>
      <w:lvlText w:val="%1."/>
      <w:lvlJc w:val="right"/>
      <w:pPr>
        <w:ind w:left="720" w:hanging="360"/>
      </w:pPr>
    </w:lvl>
    <w:lvl w:ilvl="1" w:tplc="72CC7E22">
      <w:start w:val="1"/>
      <w:numFmt w:val="lowerLetter"/>
      <w:lvlText w:val="%2."/>
      <w:lvlJc w:val="left"/>
      <w:pPr>
        <w:ind w:left="1440" w:hanging="360"/>
      </w:pPr>
    </w:lvl>
    <w:lvl w:ilvl="2" w:tplc="4530C8A0">
      <w:start w:val="1"/>
      <w:numFmt w:val="lowerRoman"/>
      <w:lvlText w:val="%3."/>
      <w:lvlJc w:val="right"/>
      <w:pPr>
        <w:ind w:left="2160" w:hanging="180"/>
      </w:pPr>
    </w:lvl>
    <w:lvl w:ilvl="3" w:tplc="45BC9790">
      <w:start w:val="1"/>
      <w:numFmt w:val="decimal"/>
      <w:lvlText w:val="%4."/>
      <w:lvlJc w:val="left"/>
      <w:pPr>
        <w:ind w:left="2880" w:hanging="360"/>
      </w:pPr>
    </w:lvl>
    <w:lvl w:ilvl="4" w:tplc="D71E2556">
      <w:start w:val="1"/>
      <w:numFmt w:val="lowerLetter"/>
      <w:lvlText w:val="%5."/>
      <w:lvlJc w:val="left"/>
      <w:pPr>
        <w:ind w:left="3600" w:hanging="360"/>
      </w:pPr>
    </w:lvl>
    <w:lvl w:ilvl="5" w:tplc="C6A2C7C6">
      <w:start w:val="1"/>
      <w:numFmt w:val="lowerRoman"/>
      <w:lvlText w:val="%6."/>
      <w:lvlJc w:val="right"/>
      <w:pPr>
        <w:ind w:left="4320" w:hanging="180"/>
      </w:pPr>
    </w:lvl>
    <w:lvl w:ilvl="6" w:tplc="A18C2620">
      <w:start w:val="1"/>
      <w:numFmt w:val="decimal"/>
      <w:lvlText w:val="%7."/>
      <w:lvlJc w:val="left"/>
      <w:pPr>
        <w:ind w:left="5040" w:hanging="360"/>
      </w:pPr>
    </w:lvl>
    <w:lvl w:ilvl="7" w:tplc="02C8268A">
      <w:start w:val="1"/>
      <w:numFmt w:val="lowerLetter"/>
      <w:lvlText w:val="%8."/>
      <w:lvlJc w:val="left"/>
      <w:pPr>
        <w:ind w:left="5760" w:hanging="360"/>
      </w:pPr>
    </w:lvl>
    <w:lvl w:ilvl="8" w:tplc="F2F2DF9C">
      <w:start w:val="1"/>
      <w:numFmt w:val="lowerRoman"/>
      <w:lvlText w:val="%9."/>
      <w:lvlJc w:val="right"/>
      <w:pPr>
        <w:ind w:left="6480" w:hanging="180"/>
      </w:pPr>
    </w:lvl>
  </w:abstractNum>
  <w:abstractNum w:abstractNumId="41" w15:restartNumberingAfterBreak="0">
    <w:nsid w:val="329F85EE"/>
    <w:multiLevelType w:val="hybridMultilevel"/>
    <w:tmpl w:val="FFFFFFFF"/>
    <w:lvl w:ilvl="0" w:tplc="6EC4ED88">
      <w:start w:val="1"/>
      <w:numFmt w:val="bullet"/>
      <w:lvlText w:val="-"/>
      <w:lvlJc w:val="left"/>
      <w:pPr>
        <w:ind w:left="2160" w:hanging="360"/>
      </w:pPr>
      <w:rPr>
        <w:rFonts w:ascii="Aptos" w:hAnsi="Aptos" w:hint="default"/>
      </w:rPr>
    </w:lvl>
    <w:lvl w:ilvl="1" w:tplc="18D4D5CA">
      <w:start w:val="1"/>
      <w:numFmt w:val="bullet"/>
      <w:lvlText w:val="o"/>
      <w:lvlJc w:val="left"/>
      <w:pPr>
        <w:ind w:left="2880" w:hanging="360"/>
      </w:pPr>
      <w:rPr>
        <w:rFonts w:ascii="Courier New" w:hAnsi="Courier New" w:hint="default"/>
      </w:rPr>
    </w:lvl>
    <w:lvl w:ilvl="2" w:tplc="1F0C8A5E">
      <w:start w:val="1"/>
      <w:numFmt w:val="bullet"/>
      <w:lvlText w:val=""/>
      <w:lvlJc w:val="left"/>
      <w:pPr>
        <w:ind w:left="3600" w:hanging="360"/>
      </w:pPr>
      <w:rPr>
        <w:rFonts w:ascii="Wingdings" w:hAnsi="Wingdings" w:hint="default"/>
      </w:rPr>
    </w:lvl>
    <w:lvl w:ilvl="3" w:tplc="B7B651DC">
      <w:start w:val="1"/>
      <w:numFmt w:val="bullet"/>
      <w:lvlText w:val=""/>
      <w:lvlJc w:val="left"/>
      <w:pPr>
        <w:ind w:left="4320" w:hanging="360"/>
      </w:pPr>
      <w:rPr>
        <w:rFonts w:ascii="Symbol" w:hAnsi="Symbol" w:hint="default"/>
      </w:rPr>
    </w:lvl>
    <w:lvl w:ilvl="4" w:tplc="F460CB4A">
      <w:start w:val="1"/>
      <w:numFmt w:val="bullet"/>
      <w:lvlText w:val="o"/>
      <w:lvlJc w:val="left"/>
      <w:pPr>
        <w:ind w:left="5040" w:hanging="360"/>
      </w:pPr>
      <w:rPr>
        <w:rFonts w:ascii="Courier New" w:hAnsi="Courier New" w:hint="default"/>
      </w:rPr>
    </w:lvl>
    <w:lvl w:ilvl="5" w:tplc="5EAEBDB8">
      <w:start w:val="1"/>
      <w:numFmt w:val="bullet"/>
      <w:lvlText w:val=""/>
      <w:lvlJc w:val="left"/>
      <w:pPr>
        <w:ind w:left="5760" w:hanging="360"/>
      </w:pPr>
      <w:rPr>
        <w:rFonts w:ascii="Wingdings" w:hAnsi="Wingdings" w:hint="default"/>
      </w:rPr>
    </w:lvl>
    <w:lvl w:ilvl="6" w:tplc="F37A4A84">
      <w:start w:val="1"/>
      <w:numFmt w:val="bullet"/>
      <w:lvlText w:val=""/>
      <w:lvlJc w:val="left"/>
      <w:pPr>
        <w:ind w:left="6480" w:hanging="360"/>
      </w:pPr>
      <w:rPr>
        <w:rFonts w:ascii="Symbol" w:hAnsi="Symbol" w:hint="default"/>
      </w:rPr>
    </w:lvl>
    <w:lvl w:ilvl="7" w:tplc="2286EC9C">
      <w:start w:val="1"/>
      <w:numFmt w:val="bullet"/>
      <w:lvlText w:val="o"/>
      <w:lvlJc w:val="left"/>
      <w:pPr>
        <w:ind w:left="7200" w:hanging="360"/>
      </w:pPr>
      <w:rPr>
        <w:rFonts w:ascii="Courier New" w:hAnsi="Courier New" w:hint="default"/>
      </w:rPr>
    </w:lvl>
    <w:lvl w:ilvl="8" w:tplc="B10A67B6">
      <w:start w:val="1"/>
      <w:numFmt w:val="bullet"/>
      <w:lvlText w:val=""/>
      <w:lvlJc w:val="left"/>
      <w:pPr>
        <w:ind w:left="7920" w:hanging="360"/>
      </w:pPr>
      <w:rPr>
        <w:rFonts w:ascii="Wingdings" w:hAnsi="Wingdings" w:hint="default"/>
      </w:rPr>
    </w:lvl>
  </w:abstractNum>
  <w:abstractNum w:abstractNumId="42" w15:restartNumberingAfterBreak="0">
    <w:nsid w:val="343B75A4"/>
    <w:multiLevelType w:val="hybridMultilevel"/>
    <w:tmpl w:val="896C628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5749C4B"/>
    <w:multiLevelType w:val="hybridMultilevel"/>
    <w:tmpl w:val="1E027C32"/>
    <w:lvl w:ilvl="0" w:tplc="F78E8F1E">
      <w:start w:val="1"/>
      <w:numFmt w:val="bullet"/>
      <w:lvlText w:val="-"/>
      <w:lvlJc w:val="left"/>
      <w:pPr>
        <w:ind w:left="720" w:hanging="360"/>
      </w:pPr>
      <w:rPr>
        <w:rFonts w:ascii="Aptos" w:hAnsi="Aptos" w:hint="default"/>
      </w:rPr>
    </w:lvl>
    <w:lvl w:ilvl="1" w:tplc="EEEECFDE">
      <w:start w:val="1"/>
      <w:numFmt w:val="bullet"/>
      <w:lvlText w:val="o"/>
      <w:lvlJc w:val="left"/>
      <w:pPr>
        <w:ind w:left="1440" w:hanging="360"/>
      </w:pPr>
      <w:rPr>
        <w:rFonts w:ascii="Courier New" w:hAnsi="Courier New" w:hint="default"/>
      </w:rPr>
    </w:lvl>
    <w:lvl w:ilvl="2" w:tplc="1336423C">
      <w:start w:val="1"/>
      <w:numFmt w:val="bullet"/>
      <w:lvlText w:val=""/>
      <w:lvlJc w:val="left"/>
      <w:pPr>
        <w:ind w:left="2160" w:hanging="360"/>
      </w:pPr>
      <w:rPr>
        <w:rFonts w:ascii="Wingdings" w:hAnsi="Wingdings" w:hint="default"/>
      </w:rPr>
    </w:lvl>
    <w:lvl w:ilvl="3" w:tplc="457E87A0">
      <w:start w:val="1"/>
      <w:numFmt w:val="bullet"/>
      <w:lvlText w:val=""/>
      <w:lvlJc w:val="left"/>
      <w:pPr>
        <w:ind w:left="2880" w:hanging="360"/>
      </w:pPr>
      <w:rPr>
        <w:rFonts w:ascii="Symbol" w:hAnsi="Symbol" w:hint="default"/>
      </w:rPr>
    </w:lvl>
    <w:lvl w:ilvl="4" w:tplc="993C3C1C">
      <w:start w:val="1"/>
      <w:numFmt w:val="bullet"/>
      <w:lvlText w:val="o"/>
      <w:lvlJc w:val="left"/>
      <w:pPr>
        <w:ind w:left="3600" w:hanging="360"/>
      </w:pPr>
      <w:rPr>
        <w:rFonts w:ascii="Courier New" w:hAnsi="Courier New" w:hint="default"/>
      </w:rPr>
    </w:lvl>
    <w:lvl w:ilvl="5" w:tplc="8A265AB2">
      <w:start w:val="1"/>
      <w:numFmt w:val="bullet"/>
      <w:lvlText w:val=""/>
      <w:lvlJc w:val="left"/>
      <w:pPr>
        <w:ind w:left="4320" w:hanging="360"/>
      </w:pPr>
      <w:rPr>
        <w:rFonts w:ascii="Wingdings" w:hAnsi="Wingdings" w:hint="default"/>
      </w:rPr>
    </w:lvl>
    <w:lvl w:ilvl="6" w:tplc="B3D43D4C">
      <w:start w:val="1"/>
      <w:numFmt w:val="bullet"/>
      <w:lvlText w:val=""/>
      <w:lvlJc w:val="left"/>
      <w:pPr>
        <w:ind w:left="5040" w:hanging="360"/>
      </w:pPr>
      <w:rPr>
        <w:rFonts w:ascii="Symbol" w:hAnsi="Symbol" w:hint="default"/>
      </w:rPr>
    </w:lvl>
    <w:lvl w:ilvl="7" w:tplc="20A0E062">
      <w:start w:val="1"/>
      <w:numFmt w:val="bullet"/>
      <w:lvlText w:val="o"/>
      <w:lvlJc w:val="left"/>
      <w:pPr>
        <w:ind w:left="5760" w:hanging="360"/>
      </w:pPr>
      <w:rPr>
        <w:rFonts w:ascii="Courier New" w:hAnsi="Courier New" w:hint="default"/>
      </w:rPr>
    </w:lvl>
    <w:lvl w:ilvl="8" w:tplc="AA2CD2C6">
      <w:start w:val="1"/>
      <w:numFmt w:val="bullet"/>
      <w:lvlText w:val=""/>
      <w:lvlJc w:val="left"/>
      <w:pPr>
        <w:ind w:left="6480" w:hanging="360"/>
      </w:pPr>
      <w:rPr>
        <w:rFonts w:ascii="Wingdings" w:hAnsi="Wingdings" w:hint="default"/>
      </w:rPr>
    </w:lvl>
  </w:abstractNum>
  <w:abstractNum w:abstractNumId="44" w15:restartNumberingAfterBreak="0">
    <w:nsid w:val="375C90E1"/>
    <w:multiLevelType w:val="hybridMultilevel"/>
    <w:tmpl w:val="FFFFFFFF"/>
    <w:lvl w:ilvl="0" w:tplc="46767174">
      <w:start w:val="1"/>
      <w:numFmt w:val="bullet"/>
      <w:lvlText w:val=""/>
      <w:lvlJc w:val="left"/>
      <w:pPr>
        <w:ind w:left="720" w:hanging="360"/>
      </w:pPr>
      <w:rPr>
        <w:rFonts w:ascii="Wingdings" w:hAnsi="Wingdings" w:hint="default"/>
      </w:rPr>
    </w:lvl>
    <w:lvl w:ilvl="1" w:tplc="E5CC6898">
      <w:start w:val="1"/>
      <w:numFmt w:val="bullet"/>
      <w:lvlText w:val="o"/>
      <w:lvlJc w:val="left"/>
      <w:pPr>
        <w:ind w:left="1440" w:hanging="360"/>
      </w:pPr>
      <w:rPr>
        <w:rFonts w:ascii="Courier New" w:hAnsi="Courier New" w:hint="default"/>
      </w:rPr>
    </w:lvl>
    <w:lvl w:ilvl="2" w:tplc="E872EE38">
      <w:start w:val="1"/>
      <w:numFmt w:val="bullet"/>
      <w:lvlText w:val=""/>
      <w:lvlJc w:val="left"/>
      <w:pPr>
        <w:ind w:left="2160" w:hanging="360"/>
      </w:pPr>
      <w:rPr>
        <w:rFonts w:ascii="Wingdings" w:hAnsi="Wingdings" w:hint="default"/>
      </w:rPr>
    </w:lvl>
    <w:lvl w:ilvl="3" w:tplc="835257FE">
      <w:start w:val="1"/>
      <w:numFmt w:val="bullet"/>
      <w:lvlText w:val=""/>
      <w:lvlJc w:val="left"/>
      <w:pPr>
        <w:ind w:left="2880" w:hanging="360"/>
      </w:pPr>
      <w:rPr>
        <w:rFonts w:ascii="Symbol" w:hAnsi="Symbol" w:hint="default"/>
      </w:rPr>
    </w:lvl>
    <w:lvl w:ilvl="4" w:tplc="10700EDC">
      <w:start w:val="1"/>
      <w:numFmt w:val="bullet"/>
      <w:lvlText w:val="o"/>
      <w:lvlJc w:val="left"/>
      <w:pPr>
        <w:ind w:left="3600" w:hanging="360"/>
      </w:pPr>
      <w:rPr>
        <w:rFonts w:ascii="Courier New" w:hAnsi="Courier New" w:hint="default"/>
      </w:rPr>
    </w:lvl>
    <w:lvl w:ilvl="5" w:tplc="62C46B6C">
      <w:start w:val="1"/>
      <w:numFmt w:val="bullet"/>
      <w:lvlText w:val=""/>
      <w:lvlJc w:val="left"/>
      <w:pPr>
        <w:ind w:left="4320" w:hanging="360"/>
      </w:pPr>
      <w:rPr>
        <w:rFonts w:ascii="Wingdings" w:hAnsi="Wingdings" w:hint="default"/>
      </w:rPr>
    </w:lvl>
    <w:lvl w:ilvl="6" w:tplc="85128FC2">
      <w:start w:val="1"/>
      <w:numFmt w:val="bullet"/>
      <w:lvlText w:val=""/>
      <w:lvlJc w:val="left"/>
      <w:pPr>
        <w:ind w:left="5040" w:hanging="360"/>
      </w:pPr>
      <w:rPr>
        <w:rFonts w:ascii="Symbol" w:hAnsi="Symbol" w:hint="default"/>
      </w:rPr>
    </w:lvl>
    <w:lvl w:ilvl="7" w:tplc="97E4935E">
      <w:start w:val="1"/>
      <w:numFmt w:val="bullet"/>
      <w:lvlText w:val="o"/>
      <w:lvlJc w:val="left"/>
      <w:pPr>
        <w:ind w:left="5760" w:hanging="360"/>
      </w:pPr>
      <w:rPr>
        <w:rFonts w:ascii="Courier New" w:hAnsi="Courier New" w:hint="default"/>
      </w:rPr>
    </w:lvl>
    <w:lvl w:ilvl="8" w:tplc="0C428ADC">
      <w:start w:val="1"/>
      <w:numFmt w:val="bullet"/>
      <w:lvlText w:val=""/>
      <w:lvlJc w:val="left"/>
      <w:pPr>
        <w:ind w:left="6480" w:hanging="360"/>
      </w:pPr>
      <w:rPr>
        <w:rFonts w:ascii="Wingdings" w:hAnsi="Wingdings" w:hint="default"/>
      </w:rPr>
    </w:lvl>
  </w:abstractNum>
  <w:abstractNum w:abstractNumId="45" w15:restartNumberingAfterBreak="0">
    <w:nsid w:val="37DFC583"/>
    <w:multiLevelType w:val="hybridMultilevel"/>
    <w:tmpl w:val="FFFFFFFF"/>
    <w:lvl w:ilvl="0" w:tplc="7452D9EA">
      <w:start w:val="1"/>
      <w:numFmt w:val="bullet"/>
      <w:lvlText w:val=""/>
      <w:lvlJc w:val="left"/>
      <w:pPr>
        <w:ind w:left="1080" w:hanging="360"/>
      </w:pPr>
      <w:rPr>
        <w:rFonts w:ascii="Wingdings" w:hAnsi="Wingdings" w:hint="default"/>
      </w:rPr>
    </w:lvl>
    <w:lvl w:ilvl="1" w:tplc="7884F7F8">
      <w:start w:val="1"/>
      <w:numFmt w:val="lowerLetter"/>
      <w:lvlText w:val="%2."/>
      <w:lvlJc w:val="left"/>
      <w:pPr>
        <w:ind w:left="1800" w:hanging="360"/>
      </w:pPr>
    </w:lvl>
    <w:lvl w:ilvl="2" w:tplc="B1CC548C">
      <w:start w:val="1"/>
      <w:numFmt w:val="lowerRoman"/>
      <w:lvlText w:val="%3."/>
      <w:lvlJc w:val="right"/>
      <w:pPr>
        <w:ind w:left="2520" w:hanging="180"/>
      </w:pPr>
    </w:lvl>
    <w:lvl w:ilvl="3" w:tplc="18D6373C">
      <w:start w:val="1"/>
      <w:numFmt w:val="decimal"/>
      <w:lvlText w:val="%4."/>
      <w:lvlJc w:val="left"/>
      <w:pPr>
        <w:ind w:left="3240" w:hanging="360"/>
      </w:pPr>
    </w:lvl>
    <w:lvl w:ilvl="4" w:tplc="71761CD4">
      <w:start w:val="1"/>
      <w:numFmt w:val="lowerLetter"/>
      <w:lvlText w:val="%5."/>
      <w:lvlJc w:val="left"/>
      <w:pPr>
        <w:ind w:left="3960" w:hanging="360"/>
      </w:pPr>
    </w:lvl>
    <w:lvl w:ilvl="5" w:tplc="50D2DA56">
      <w:start w:val="1"/>
      <w:numFmt w:val="lowerRoman"/>
      <w:lvlText w:val="%6."/>
      <w:lvlJc w:val="right"/>
      <w:pPr>
        <w:ind w:left="4680" w:hanging="180"/>
      </w:pPr>
    </w:lvl>
    <w:lvl w:ilvl="6" w:tplc="D14CD0AE">
      <w:start w:val="1"/>
      <w:numFmt w:val="decimal"/>
      <w:lvlText w:val="%7."/>
      <w:lvlJc w:val="left"/>
      <w:pPr>
        <w:ind w:left="5400" w:hanging="360"/>
      </w:pPr>
    </w:lvl>
    <w:lvl w:ilvl="7" w:tplc="1EFCF856">
      <w:start w:val="1"/>
      <w:numFmt w:val="lowerLetter"/>
      <w:lvlText w:val="%8."/>
      <w:lvlJc w:val="left"/>
      <w:pPr>
        <w:ind w:left="6120" w:hanging="360"/>
      </w:pPr>
    </w:lvl>
    <w:lvl w:ilvl="8" w:tplc="91B679C0">
      <w:start w:val="1"/>
      <w:numFmt w:val="lowerRoman"/>
      <w:lvlText w:val="%9."/>
      <w:lvlJc w:val="right"/>
      <w:pPr>
        <w:ind w:left="6840" w:hanging="180"/>
      </w:pPr>
    </w:lvl>
  </w:abstractNum>
  <w:abstractNum w:abstractNumId="46" w15:restartNumberingAfterBreak="0">
    <w:nsid w:val="3AB3ACE8"/>
    <w:multiLevelType w:val="hybridMultilevel"/>
    <w:tmpl w:val="FFFFFFFF"/>
    <w:lvl w:ilvl="0" w:tplc="C30676A4">
      <w:start w:val="1"/>
      <w:numFmt w:val="bullet"/>
      <w:lvlText w:val=""/>
      <w:lvlJc w:val="left"/>
      <w:pPr>
        <w:ind w:left="2160" w:hanging="360"/>
      </w:pPr>
      <w:rPr>
        <w:rFonts w:ascii="Symbol" w:hAnsi="Symbol" w:hint="default"/>
      </w:rPr>
    </w:lvl>
    <w:lvl w:ilvl="1" w:tplc="0E788452">
      <w:start w:val="1"/>
      <w:numFmt w:val="bullet"/>
      <w:lvlText w:val="o"/>
      <w:lvlJc w:val="left"/>
      <w:pPr>
        <w:ind w:left="2880" w:hanging="360"/>
      </w:pPr>
      <w:rPr>
        <w:rFonts w:ascii="Courier New" w:hAnsi="Courier New" w:hint="default"/>
      </w:rPr>
    </w:lvl>
    <w:lvl w:ilvl="2" w:tplc="B37418C8">
      <w:start w:val="1"/>
      <w:numFmt w:val="bullet"/>
      <w:lvlText w:val=""/>
      <w:lvlJc w:val="left"/>
      <w:pPr>
        <w:ind w:left="3600" w:hanging="360"/>
      </w:pPr>
      <w:rPr>
        <w:rFonts w:ascii="Wingdings" w:hAnsi="Wingdings" w:hint="default"/>
      </w:rPr>
    </w:lvl>
    <w:lvl w:ilvl="3" w:tplc="07D00E0C">
      <w:start w:val="1"/>
      <w:numFmt w:val="bullet"/>
      <w:lvlText w:val=""/>
      <w:lvlJc w:val="left"/>
      <w:pPr>
        <w:ind w:left="4320" w:hanging="360"/>
      </w:pPr>
      <w:rPr>
        <w:rFonts w:ascii="Symbol" w:hAnsi="Symbol" w:hint="default"/>
      </w:rPr>
    </w:lvl>
    <w:lvl w:ilvl="4" w:tplc="25F0D854">
      <w:start w:val="1"/>
      <w:numFmt w:val="bullet"/>
      <w:lvlText w:val="o"/>
      <w:lvlJc w:val="left"/>
      <w:pPr>
        <w:ind w:left="5040" w:hanging="360"/>
      </w:pPr>
      <w:rPr>
        <w:rFonts w:ascii="Courier New" w:hAnsi="Courier New" w:hint="default"/>
      </w:rPr>
    </w:lvl>
    <w:lvl w:ilvl="5" w:tplc="C832D7AC">
      <w:start w:val="1"/>
      <w:numFmt w:val="bullet"/>
      <w:lvlText w:val=""/>
      <w:lvlJc w:val="left"/>
      <w:pPr>
        <w:ind w:left="5760" w:hanging="360"/>
      </w:pPr>
      <w:rPr>
        <w:rFonts w:ascii="Wingdings" w:hAnsi="Wingdings" w:hint="default"/>
      </w:rPr>
    </w:lvl>
    <w:lvl w:ilvl="6" w:tplc="6DCEEF3C">
      <w:start w:val="1"/>
      <w:numFmt w:val="bullet"/>
      <w:lvlText w:val=""/>
      <w:lvlJc w:val="left"/>
      <w:pPr>
        <w:ind w:left="6480" w:hanging="360"/>
      </w:pPr>
      <w:rPr>
        <w:rFonts w:ascii="Symbol" w:hAnsi="Symbol" w:hint="default"/>
      </w:rPr>
    </w:lvl>
    <w:lvl w:ilvl="7" w:tplc="882C9C90">
      <w:start w:val="1"/>
      <w:numFmt w:val="bullet"/>
      <w:lvlText w:val="o"/>
      <w:lvlJc w:val="left"/>
      <w:pPr>
        <w:ind w:left="7200" w:hanging="360"/>
      </w:pPr>
      <w:rPr>
        <w:rFonts w:ascii="Courier New" w:hAnsi="Courier New" w:hint="default"/>
      </w:rPr>
    </w:lvl>
    <w:lvl w:ilvl="8" w:tplc="E0F0F3C6">
      <w:start w:val="1"/>
      <w:numFmt w:val="bullet"/>
      <w:lvlText w:val=""/>
      <w:lvlJc w:val="left"/>
      <w:pPr>
        <w:ind w:left="7920" w:hanging="360"/>
      </w:pPr>
      <w:rPr>
        <w:rFonts w:ascii="Wingdings" w:hAnsi="Wingdings" w:hint="default"/>
      </w:rPr>
    </w:lvl>
  </w:abstractNum>
  <w:abstractNum w:abstractNumId="47" w15:restartNumberingAfterBreak="0">
    <w:nsid w:val="3C419A05"/>
    <w:multiLevelType w:val="hybridMultilevel"/>
    <w:tmpl w:val="30E8A890"/>
    <w:lvl w:ilvl="0" w:tplc="133C2ADA">
      <w:start w:val="1"/>
      <w:numFmt w:val="decimal"/>
      <w:lvlText w:val="%1."/>
      <w:lvlJc w:val="left"/>
      <w:pPr>
        <w:ind w:left="720" w:hanging="360"/>
      </w:pPr>
    </w:lvl>
    <w:lvl w:ilvl="1" w:tplc="4D2AD588">
      <w:start w:val="1"/>
      <w:numFmt w:val="lowerLetter"/>
      <w:lvlText w:val="%2."/>
      <w:lvlJc w:val="left"/>
      <w:pPr>
        <w:ind w:left="1440" w:hanging="360"/>
      </w:pPr>
    </w:lvl>
    <w:lvl w:ilvl="2" w:tplc="718EEC74">
      <w:start w:val="1"/>
      <w:numFmt w:val="lowerRoman"/>
      <w:lvlText w:val="%3."/>
      <w:lvlJc w:val="right"/>
      <w:pPr>
        <w:ind w:left="2160" w:hanging="180"/>
      </w:pPr>
    </w:lvl>
    <w:lvl w:ilvl="3" w:tplc="B19C295C">
      <w:start w:val="1"/>
      <w:numFmt w:val="decimal"/>
      <w:lvlText w:val="%4."/>
      <w:lvlJc w:val="left"/>
      <w:pPr>
        <w:ind w:left="2880" w:hanging="360"/>
      </w:pPr>
    </w:lvl>
    <w:lvl w:ilvl="4" w:tplc="22209814">
      <w:start w:val="1"/>
      <w:numFmt w:val="lowerLetter"/>
      <w:lvlText w:val="%5."/>
      <w:lvlJc w:val="left"/>
      <w:pPr>
        <w:ind w:left="3600" w:hanging="360"/>
      </w:pPr>
    </w:lvl>
    <w:lvl w:ilvl="5" w:tplc="D94E37C8">
      <w:start w:val="1"/>
      <w:numFmt w:val="lowerRoman"/>
      <w:lvlText w:val="%6."/>
      <w:lvlJc w:val="right"/>
      <w:pPr>
        <w:ind w:left="4320" w:hanging="180"/>
      </w:pPr>
    </w:lvl>
    <w:lvl w:ilvl="6" w:tplc="6A26A162">
      <w:start w:val="1"/>
      <w:numFmt w:val="decimal"/>
      <w:lvlText w:val="%7."/>
      <w:lvlJc w:val="left"/>
      <w:pPr>
        <w:ind w:left="5040" w:hanging="360"/>
      </w:pPr>
    </w:lvl>
    <w:lvl w:ilvl="7" w:tplc="9948CC48">
      <w:start w:val="1"/>
      <w:numFmt w:val="lowerLetter"/>
      <w:lvlText w:val="%8."/>
      <w:lvlJc w:val="left"/>
      <w:pPr>
        <w:ind w:left="5760" w:hanging="360"/>
      </w:pPr>
    </w:lvl>
    <w:lvl w:ilvl="8" w:tplc="81A8682A">
      <w:start w:val="1"/>
      <w:numFmt w:val="lowerRoman"/>
      <w:lvlText w:val="%9."/>
      <w:lvlJc w:val="right"/>
      <w:pPr>
        <w:ind w:left="6480" w:hanging="180"/>
      </w:pPr>
    </w:lvl>
  </w:abstractNum>
  <w:abstractNum w:abstractNumId="48" w15:restartNumberingAfterBreak="0">
    <w:nsid w:val="3D79D4BF"/>
    <w:multiLevelType w:val="hybridMultilevel"/>
    <w:tmpl w:val="1728DA42"/>
    <w:lvl w:ilvl="0" w:tplc="BA6C77B4">
      <w:start w:val="1"/>
      <w:numFmt w:val="bullet"/>
      <w:lvlText w:val=""/>
      <w:lvlJc w:val="left"/>
      <w:pPr>
        <w:ind w:left="720" w:hanging="360"/>
      </w:pPr>
      <w:rPr>
        <w:rFonts w:ascii="Symbol" w:hAnsi="Symbol" w:hint="default"/>
      </w:rPr>
    </w:lvl>
    <w:lvl w:ilvl="1" w:tplc="9BC4181E">
      <w:start w:val="1"/>
      <w:numFmt w:val="bullet"/>
      <w:lvlText w:val="o"/>
      <w:lvlJc w:val="left"/>
      <w:pPr>
        <w:ind w:left="1440" w:hanging="360"/>
      </w:pPr>
      <w:rPr>
        <w:rFonts w:ascii="Symbol" w:hAnsi="Symbol" w:hint="default"/>
      </w:rPr>
    </w:lvl>
    <w:lvl w:ilvl="2" w:tplc="7DDCF1BE">
      <w:start w:val="1"/>
      <w:numFmt w:val="bullet"/>
      <w:lvlText w:val=""/>
      <w:lvlJc w:val="left"/>
      <w:pPr>
        <w:ind w:left="2160" w:hanging="360"/>
      </w:pPr>
      <w:rPr>
        <w:rFonts w:ascii="Wingdings" w:hAnsi="Wingdings" w:hint="default"/>
      </w:rPr>
    </w:lvl>
    <w:lvl w:ilvl="3" w:tplc="9BF44B68">
      <w:start w:val="1"/>
      <w:numFmt w:val="bullet"/>
      <w:lvlText w:val=""/>
      <w:lvlJc w:val="left"/>
      <w:pPr>
        <w:ind w:left="2880" w:hanging="360"/>
      </w:pPr>
      <w:rPr>
        <w:rFonts w:ascii="Symbol" w:hAnsi="Symbol" w:hint="default"/>
      </w:rPr>
    </w:lvl>
    <w:lvl w:ilvl="4" w:tplc="2F24F5EE">
      <w:start w:val="1"/>
      <w:numFmt w:val="bullet"/>
      <w:lvlText w:val="o"/>
      <w:lvlJc w:val="left"/>
      <w:pPr>
        <w:ind w:left="3600" w:hanging="360"/>
      </w:pPr>
      <w:rPr>
        <w:rFonts w:ascii="Courier New" w:hAnsi="Courier New" w:hint="default"/>
      </w:rPr>
    </w:lvl>
    <w:lvl w:ilvl="5" w:tplc="43B84F08">
      <w:start w:val="1"/>
      <w:numFmt w:val="bullet"/>
      <w:lvlText w:val=""/>
      <w:lvlJc w:val="left"/>
      <w:pPr>
        <w:ind w:left="4320" w:hanging="360"/>
      </w:pPr>
      <w:rPr>
        <w:rFonts w:ascii="Wingdings" w:hAnsi="Wingdings" w:hint="default"/>
      </w:rPr>
    </w:lvl>
    <w:lvl w:ilvl="6" w:tplc="442A6620">
      <w:start w:val="1"/>
      <w:numFmt w:val="bullet"/>
      <w:lvlText w:val=""/>
      <w:lvlJc w:val="left"/>
      <w:pPr>
        <w:ind w:left="5040" w:hanging="360"/>
      </w:pPr>
      <w:rPr>
        <w:rFonts w:ascii="Symbol" w:hAnsi="Symbol" w:hint="default"/>
      </w:rPr>
    </w:lvl>
    <w:lvl w:ilvl="7" w:tplc="5E5AF9E2">
      <w:start w:val="1"/>
      <w:numFmt w:val="bullet"/>
      <w:lvlText w:val="o"/>
      <w:lvlJc w:val="left"/>
      <w:pPr>
        <w:ind w:left="5760" w:hanging="360"/>
      </w:pPr>
      <w:rPr>
        <w:rFonts w:ascii="Courier New" w:hAnsi="Courier New" w:hint="default"/>
      </w:rPr>
    </w:lvl>
    <w:lvl w:ilvl="8" w:tplc="EEF85B2C">
      <w:start w:val="1"/>
      <w:numFmt w:val="bullet"/>
      <w:lvlText w:val=""/>
      <w:lvlJc w:val="left"/>
      <w:pPr>
        <w:ind w:left="6480" w:hanging="360"/>
      </w:pPr>
      <w:rPr>
        <w:rFonts w:ascii="Wingdings" w:hAnsi="Wingdings" w:hint="default"/>
      </w:rPr>
    </w:lvl>
  </w:abstractNum>
  <w:abstractNum w:abstractNumId="49" w15:restartNumberingAfterBreak="0">
    <w:nsid w:val="3E3E5FEB"/>
    <w:multiLevelType w:val="hybridMultilevel"/>
    <w:tmpl w:val="FFFFFFFF"/>
    <w:lvl w:ilvl="0" w:tplc="6486CF76">
      <w:start w:val="1"/>
      <w:numFmt w:val="bullet"/>
      <w:lvlText w:val=""/>
      <w:lvlJc w:val="left"/>
      <w:pPr>
        <w:ind w:left="2160" w:hanging="360"/>
      </w:pPr>
      <w:rPr>
        <w:rFonts w:ascii="Symbol" w:hAnsi="Symbol" w:hint="default"/>
      </w:rPr>
    </w:lvl>
    <w:lvl w:ilvl="1" w:tplc="80F81F68">
      <w:start w:val="1"/>
      <w:numFmt w:val="bullet"/>
      <w:lvlText w:val="o"/>
      <w:lvlJc w:val="left"/>
      <w:pPr>
        <w:ind w:left="2880" w:hanging="360"/>
      </w:pPr>
      <w:rPr>
        <w:rFonts w:ascii="Courier New" w:hAnsi="Courier New" w:hint="default"/>
      </w:rPr>
    </w:lvl>
    <w:lvl w:ilvl="2" w:tplc="43BA8B0C">
      <w:start w:val="1"/>
      <w:numFmt w:val="bullet"/>
      <w:lvlText w:val=""/>
      <w:lvlJc w:val="left"/>
      <w:pPr>
        <w:ind w:left="3600" w:hanging="360"/>
      </w:pPr>
      <w:rPr>
        <w:rFonts w:ascii="Wingdings" w:hAnsi="Wingdings" w:hint="default"/>
      </w:rPr>
    </w:lvl>
    <w:lvl w:ilvl="3" w:tplc="C834FD80">
      <w:start w:val="1"/>
      <w:numFmt w:val="bullet"/>
      <w:lvlText w:val=""/>
      <w:lvlJc w:val="left"/>
      <w:pPr>
        <w:ind w:left="4320" w:hanging="360"/>
      </w:pPr>
      <w:rPr>
        <w:rFonts w:ascii="Symbol" w:hAnsi="Symbol" w:hint="default"/>
      </w:rPr>
    </w:lvl>
    <w:lvl w:ilvl="4" w:tplc="A998AB5A">
      <w:start w:val="1"/>
      <w:numFmt w:val="bullet"/>
      <w:lvlText w:val="o"/>
      <w:lvlJc w:val="left"/>
      <w:pPr>
        <w:ind w:left="5040" w:hanging="360"/>
      </w:pPr>
      <w:rPr>
        <w:rFonts w:ascii="Courier New" w:hAnsi="Courier New" w:hint="default"/>
      </w:rPr>
    </w:lvl>
    <w:lvl w:ilvl="5" w:tplc="44EC67F6">
      <w:start w:val="1"/>
      <w:numFmt w:val="bullet"/>
      <w:lvlText w:val=""/>
      <w:lvlJc w:val="left"/>
      <w:pPr>
        <w:ind w:left="5760" w:hanging="360"/>
      </w:pPr>
      <w:rPr>
        <w:rFonts w:ascii="Wingdings" w:hAnsi="Wingdings" w:hint="default"/>
      </w:rPr>
    </w:lvl>
    <w:lvl w:ilvl="6" w:tplc="DE3886BA">
      <w:start w:val="1"/>
      <w:numFmt w:val="bullet"/>
      <w:lvlText w:val=""/>
      <w:lvlJc w:val="left"/>
      <w:pPr>
        <w:ind w:left="6480" w:hanging="360"/>
      </w:pPr>
      <w:rPr>
        <w:rFonts w:ascii="Symbol" w:hAnsi="Symbol" w:hint="default"/>
      </w:rPr>
    </w:lvl>
    <w:lvl w:ilvl="7" w:tplc="F2540414">
      <w:start w:val="1"/>
      <w:numFmt w:val="bullet"/>
      <w:lvlText w:val="o"/>
      <w:lvlJc w:val="left"/>
      <w:pPr>
        <w:ind w:left="7200" w:hanging="360"/>
      </w:pPr>
      <w:rPr>
        <w:rFonts w:ascii="Courier New" w:hAnsi="Courier New" w:hint="default"/>
      </w:rPr>
    </w:lvl>
    <w:lvl w:ilvl="8" w:tplc="BAB8D608">
      <w:start w:val="1"/>
      <w:numFmt w:val="bullet"/>
      <w:lvlText w:val=""/>
      <w:lvlJc w:val="left"/>
      <w:pPr>
        <w:ind w:left="7920" w:hanging="360"/>
      </w:pPr>
      <w:rPr>
        <w:rFonts w:ascii="Wingdings" w:hAnsi="Wingdings" w:hint="default"/>
      </w:rPr>
    </w:lvl>
  </w:abstractNum>
  <w:abstractNum w:abstractNumId="50" w15:restartNumberingAfterBreak="0">
    <w:nsid w:val="3E67D6EA"/>
    <w:multiLevelType w:val="hybridMultilevel"/>
    <w:tmpl w:val="712E6868"/>
    <w:lvl w:ilvl="0" w:tplc="E17CE530">
      <w:start w:val="1"/>
      <w:numFmt w:val="decimal"/>
      <w:lvlText w:val="%1."/>
      <w:lvlJc w:val="left"/>
      <w:pPr>
        <w:ind w:left="720" w:hanging="360"/>
      </w:pPr>
    </w:lvl>
    <w:lvl w:ilvl="1" w:tplc="F53C96B4">
      <w:start w:val="1"/>
      <w:numFmt w:val="lowerLetter"/>
      <w:lvlText w:val="%2."/>
      <w:lvlJc w:val="left"/>
      <w:pPr>
        <w:ind w:left="1440" w:hanging="360"/>
      </w:pPr>
    </w:lvl>
    <w:lvl w:ilvl="2" w:tplc="F88EF0E8">
      <w:start w:val="1"/>
      <w:numFmt w:val="lowerRoman"/>
      <w:lvlText w:val="%3."/>
      <w:lvlJc w:val="right"/>
      <w:pPr>
        <w:ind w:left="2160" w:hanging="180"/>
      </w:pPr>
    </w:lvl>
    <w:lvl w:ilvl="3" w:tplc="ACA0FFA0">
      <w:start w:val="1"/>
      <w:numFmt w:val="decimal"/>
      <w:lvlText w:val="%4."/>
      <w:lvlJc w:val="left"/>
      <w:pPr>
        <w:ind w:left="2880" w:hanging="360"/>
      </w:pPr>
    </w:lvl>
    <w:lvl w:ilvl="4" w:tplc="5344EC5A">
      <w:start w:val="1"/>
      <w:numFmt w:val="lowerLetter"/>
      <w:lvlText w:val="%5."/>
      <w:lvlJc w:val="left"/>
      <w:pPr>
        <w:ind w:left="3600" w:hanging="360"/>
      </w:pPr>
    </w:lvl>
    <w:lvl w:ilvl="5" w:tplc="D08C2DC8">
      <w:start w:val="1"/>
      <w:numFmt w:val="lowerRoman"/>
      <w:lvlText w:val="%6."/>
      <w:lvlJc w:val="right"/>
      <w:pPr>
        <w:ind w:left="4320" w:hanging="180"/>
      </w:pPr>
    </w:lvl>
    <w:lvl w:ilvl="6" w:tplc="DEFADA16">
      <w:start w:val="1"/>
      <w:numFmt w:val="decimal"/>
      <w:lvlText w:val="%7."/>
      <w:lvlJc w:val="left"/>
      <w:pPr>
        <w:ind w:left="5040" w:hanging="360"/>
      </w:pPr>
    </w:lvl>
    <w:lvl w:ilvl="7" w:tplc="3566E73A">
      <w:start w:val="1"/>
      <w:numFmt w:val="lowerLetter"/>
      <w:lvlText w:val="%8."/>
      <w:lvlJc w:val="left"/>
      <w:pPr>
        <w:ind w:left="5760" w:hanging="360"/>
      </w:pPr>
    </w:lvl>
    <w:lvl w:ilvl="8" w:tplc="47FCEBC4">
      <w:start w:val="1"/>
      <w:numFmt w:val="lowerRoman"/>
      <w:lvlText w:val="%9."/>
      <w:lvlJc w:val="right"/>
      <w:pPr>
        <w:ind w:left="6480" w:hanging="180"/>
      </w:pPr>
    </w:lvl>
  </w:abstractNum>
  <w:abstractNum w:abstractNumId="51" w15:restartNumberingAfterBreak="0">
    <w:nsid w:val="3EA943D9"/>
    <w:multiLevelType w:val="hybridMultilevel"/>
    <w:tmpl w:val="B06C8C00"/>
    <w:lvl w:ilvl="0" w:tplc="F4C02732">
      <w:start w:val="1"/>
      <w:numFmt w:val="bullet"/>
      <w:lvlText w:val="-"/>
      <w:lvlJc w:val="left"/>
      <w:pPr>
        <w:ind w:left="1080" w:hanging="360"/>
      </w:pPr>
      <w:rPr>
        <w:rFonts w:ascii="Aptos" w:hAnsi="Aptos" w:hint="default"/>
      </w:rPr>
    </w:lvl>
    <w:lvl w:ilvl="1" w:tplc="2322277A">
      <w:start w:val="1"/>
      <w:numFmt w:val="bullet"/>
      <w:lvlText w:val="o"/>
      <w:lvlJc w:val="left"/>
      <w:pPr>
        <w:ind w:left="1800" w:hanging="360"/>
      </w:pPr>
      <w:rPr>
        <w:rFonts w:ascii="Courier New" w:hAnsi="Courier New" w:hint="default"/>
      </w:rPr>
    </w:lvl>
    <w:lvl w:ilvl="2" w:tplc="FFCE3188">
      <w:start w:val="1"/>
      <w:numFmt w:val="bullet"/>
      <w:lvlText w:val=""/>
      <w:lvlJc w:val="left"/>
      <w:pPr>
        <w:ind w:left="2520" w:hanging="360"/>
      </w:pPr>
      <w:rPr>
        <w:rFonts w:ascii="Wingdings" w:hAnsi="Wingdings" w:hint="default"/>
      </w:rPr>
    </w:lvl>
    <w:lvl w:ilvl="3" w:tplc="7B50354C">
      <w:start w:val="1"/>
      <w:numFmt w:val="bullet"/>
      <w:lvlText w:val=""/>
      <w:lvlJc w:val="left"/>
      <w:pPr>
        <w:ind w:left="3240" w:hanging="360"/>
      </w:pPr>
      <w:rPr>
        <w:rFonts w:ascii="Symbol" w:hAnsi="Symbol" w:hint="default"/>
      </w:rPr>
    </w:lvl>
    <w:lvl w:ilvl="4" w:tplc="2C3676D8">
      <w:start w:val="1"/>
      <w:numFmt w:val="bullet"/>
      <w:lvlText w:val="o"/>
      <w:lvlJc w:val="left"/>
      <w:pPr>
        <w:ind w:left="3960" w:hanging="360"/>
      </w:pPr>
      <w:rPr>
        <w:rFonts w:ascii="Courier New" w:hAnsi="Courier New" w:hint="default"/>
      </w:rPr>
    </w:lvl>
    <w:lvl w:ilvl="5" w:tplc="D3945440">
      <w:start w:val="1"/>
      <w:numFmt w:val="bullet"/>
      <w:lvlText w:val=""/>
      <w:lvlJc w:val="left"/>
      <w:pPr>
        <w:ind w:left="4680" w:hanging="360"/>
      </w:pPr>
      <w:rPr>
        <w:rFonts w:ascii="Wingdings" w:hAnsi="Wingdings" w:hint="default"/>
      </w:rPr>
    </w:lvl>
    <w:lvl w:ilvl="6" w:tplc="B3680D0A">
      <w:start w:val="1"/>
      <w:numFmt w:val="bullet"/>
      <w:lvlText w:val=""/>
      <w:lvlJc w:val="left"/>
      <w:pPr>
        <w:ind w:left="5400" w:hanging="360"/>
      </w:pPr>
      <w:rPr>
        <w:rFonts w:ascii="Symbol" w:hAnsi="Symbol" w:hint="default"/>
      </w:rPr>
    </w:lvl>
    <w:lvl w:ilvl="7" w:tplc="7570A848">
      <w:start w:val="1"/>
      <w:numFmt w:val="bullet"/>
      <w:lvlText w:val="o"/>
      <w:lvlJc w:val="left"/>
      <w:pPr>
        <w:ind w:left="6120" w:hanging="360"/>
      </w:pPr>
      <w:rPr>
        <w:rFonts w:ascii="Courier New" w:hAnsi="Courier New" w:hint="default"/>
      </w:rPr>
    </w:lvl>
    <w:lvl w:ilvl="8" w:tplc="6BD40D12">
      <w:start w:val="1"/>
      <w:numFmt w:val="bullet"/>
      <w:lvlText w:val=""/>
      <w:lvlJc w:val="left"/>
      <w:pPr>
        <w:ind w:left="6840" w:hanging="360"/>
      </w:pPr>
      <w:rPr>
        <w:rFonts w:ascii="Wingdings" w:hAnsi="Wingdings" w:hint="default"/>
      </w:rPr>
    </w:lvl>
  </w:abstractNum>
  <w:abstractNum w:abstractNumId="52" w15:restartNumberingAfterBreak="0">
    <w:nsid w:val="41132E68"/>
    <w:multiLevelType w:val="hybridMultilevel"/>
    <w:tmpl w:val="9AB0D942"/>
    <w:lvl w:ilvl="0" w:tplc="7982DA38">
      <w:start w:val="1"/>
      <w:numFmt w:val="bullet"/>
      <w:lvlText w:val=""/>
      <w:lvlJc w:val="left"/>
      <w:pPr>
        <w:ind w:left="720" w:hanging="360"/>
      </w:pPr>
      <w:rPr>
        <w:rFonts w:ascii="Symbol" w:hAnsi="Symbol" w:hint="default"/>
      </w:rPr>
    </w:lvl>
    <w:lvl w:ilvl="1" w:tplc="2F02C2AE">
      <w:start w:val="1"/>
      <w:numFmt w:val="bullet"/>
      <w:lvlText w:val="o"/>
      <w:lvlJc w:val="left"/>
      <w:pPr>
        <w:ind w:left="1440" w:hanging="360"/>
      </w:pPr>
      <w:rPr>
        <w:rFonts w:ascii="Symbol" w:hAnsi="Symbol" w:hint="default"/>
      </w:rPr>
    </w:lvl>
    <w:lvl w:ilvl="2" w:tplc="28BABBC4">
      <w:start w:val="1"/>
      <w:numFmt w:val="bullet"/>
      <w:lvlText w:val=""/>
      <w:lvlJc w:val="left"/>
      <w:pPr>
        <w:ind w:left="2160" w:hanging="360"/>
      </w:pPr>
      <w:rPr>
        <w:rFonts w:ascii="Wingdings" w:hAnsi="Wingdings" w:hint="default"/>
      </w:rPr>
    </w:lvl>
    <w:lvl w:ilvl="3" w:tplc="F0E647FA">
      <w:start w:val="1"/>
      <w:numFmt w:val="bullet"/>
      <w:lvlText w:val=""/>
      <w:lvlJc w:val="left"/>
      <w:pPr>
        <w:ind w:left="2880" w:hanging="360"/>
      </w:pPr>
      <w:rPr>
        <w:rFonts w:ascii="Symbol" w:hAnsi="Symbol" w:hint="default"/>
      </w:rPr>
    </w:lvl>
    <w:lvl w:ilvl="4" w:tplc="D8ACB70C">
      <w:start w:val="1"/>
      <w:numFmt w:val="bullet"/>
      <w:lvlText w:val="o"/>
      <w:lvlJc w:val="left"/>
      <w:pPr>
        <w:ind w:left="3600" w:hanging="360"/>
      </w:pPr>
      <w:rPr>
        <w:rFonts w:ascii="Courier New" w:hAnsi="Courier New" w:hint="default"/>
      </w:rPr>
    </w:lvl>
    <w:lvl w:ilvl="5" w:tplc="E8386C1E">
      <w:start w:val="1"/>
      <w:numFmt w:val="bullet"/>
      <w:lvlText w:val=""/>
      <w:lvlJc w:val="left"/>
      <w:pPr>
        <w:ind w:left="4320" w:hanging="360"/>
      </w:pPr>
      <w:rPr>
        <w:rFonts w:ascii="Wingdings" w:hAnsi="Wingdings" w:hint="default"/>
      </w:rPr>
    </w:lvl>
    <w:lvl w:ilvl="6" w:tplc="53F2EF80">
      <w:start w:val="1"/>
      <w:numFmt w:val="bullet"/>
      <w:lvlText w:val=""/>
      <w:lvlJc w:val="left"/>
      <w:pPr>
        <w:ind w:left="5040" w:hanging="360"/>
      </w:pPr>
      <w:rPr>
        <w:rFonts w:ascii="Symbol" w:hAnsi="Symbol" w:hint="default"/>
      </w:rPr>
    </w:lvl>
    <w:lvl w:ilvl="7" w:tplc="8D429CE0">
      <w:start w:val="1"/>
      <w:numFmt w:val="bullet"/>
      <w:lvlText w:val="o"/>
      <w:lvlJc w:val="left"/>
      <w:pPr>
        <w:ind w:left="5760" w:hanging="360"/>
      </w:pPr>
      <w:rPr>
        <w:rFonts w:ascii="Courier New" w:hAnsi="Courier New" w:hint="default"/>
      </w:rPr>
    </w:lvl>
    <w:lvl w:ilvl="8" w:tplc="B7C6D5D4">
      <w:start w:val="1"/>
      <w:numFmt w:val="bullet"/>
      <w:lvlText w:val=""/>
      <w:lvlJc w:val="left"/>
      <w:pPr>
        <w:ind w:left="6480" w:hanging="360"/>
      </w:pPr>
      <w:rPr>
        <w:rFonts w:ascii="Wingdings" w:hAnsi="Wingdings" w:hint="default"/>
      </w:rPr>
    </w:lvl>
  </w:abstractNum>
  <w:abstractNum w:abstractNumId="53" w15:restartNumberingAfterBreak="0">
    <w:nsid w:val="41D9B21A"/>
    <w:multiLevelType w:val="hybridMultilevel"/>
    <w:tmpl w:val="5A8E8986"/>
    <w:lvl w:ilvl="0" w:tplc="64EAE618">
      <w:start w:val="1"/>
      <w:numFmt w:val="bullet"/>
      <w:lvlText w:val=""/>
      <w:lvlJc w:val="left"/>
      <w:pPr>
        <w:ind w:left="1080" w:hanging="360"/>
      </w:pPr>
      <w:rPr>
        <w:rFonts w:ascii="Wingdings" w:hAnsi="Wingdings" w:hint="default"/>
      </w:rPr>
    </w:lvl>
    <w:lvl w:ilvl="1" w:tplc="ED0A42FE">
      <w:start w:val="1"/>
      <w:numFmt w:val="bullet"/>
      <w:lvlText w:val="o"/>
      <w:lvlJc w:val="left"/>
      <w:pPr>
        <w:ind w:left="1800" w:hanging="360"/>
      </w:pPr>
      <w:rPr>
        <w:rFonts w:ascii="Courier New" w:hAnsi="Courier New" w:hint="default"/>
      </w:rPr>
    </w:lvl>
    <w:lvl w:ilvl="2" w:tplc="8D02239E">
      <w:start w:val="1"/>
      <w:numFmt w:val="bullet"/>
      <w:lvlText w:val=""/>
      <w:lvlJc w:val="left"/>
      <w:pPr>
        <w:ind w:left="2520" w:hanging="360"/>
      </w:pPr>
      <w:rPr>
        <w:rFonts w:ascii="Wingdings" w:hAnsi="Wingdings" w:hint="default"/>
      </w:rPr>
    </w:lvl>
    <w:lvl w:ilvl="3" w:tplc="C0169238">
      <w:start w:val="1"/>
      <w:numFmt w:val="bullet"/>
      <w:lvlText w:val=""/>
      <w:lvlJc w:val="left"/>
      <w:pPr>
        <w:ind w:left="3240" w:hanging="360"/>
      </w:pPr>
      <w:rPr>
        <w:rFonts w:ascii="Symbol" w:hAnsi="Symbol" w:hint="default"/>
      </w:rPr>
    </w:lvl>
    <w:lvl w:ilvl="4" w:tplc="07F0DA2C">
      <w:start w:val="1"/>
      <w:numFmt w:val="bullet"/>
      <w:lvlText w:val="o"/>
      <w:lvlJc w:val="left"/>
      <w:pPr>
        <w:ind w:left="3960" w:hanging="360"/>
      </w:pPr>
      <w:rPr>
        <w:rFonts w:ascii="Courier New" w:hAnsi="Courier New" w:hint="default"/>
      </w:rPr>
    </w:lvl>
    <w:lvl w:ilvl="5" w:tplc="63D459DC">
      <w:start w:val="1"/>
      <w:numFmt w:val="bullet"/>
      <w:lvlText w:val=""/>
      <w:lvlJc w:val="left"/>
      <w:pPr>
        <w:ind w:left="4680" w:hanging="360"/>
      </w:pPr>
      <w:rPr>
        <w:rFonts w:ascii="Wingdings" w:hAnsi="Wingdings" w:hint="default"/>
      </w:rPr>
    </w:lvl>
    <w:lvl w:ilvl="6" w:tplc="E2B25A44">
      <w:start w:val="1"/>
      <w:numFmt w:val="bullet"/>
      <w:lvlText w:val=""/>
      <w:lvlJc w:val="left"/>
      <w:pPr>
        <w:ind w:left="5400" w:hanging="360"/>
      </w:pPr>
      <w:rPr>
        <w:rFonts w:ascii="Symbol" w:hAnsi="Symbol" w:hint="default"/>
      </w:rPr>
    </w:lvl>
    <w:lvl w:ilvl="7" w:tplc="59B259A0">
      <w:start w:val="1"/>
      <w:numFmt w:val="bullet"/>
      <w:lvlText w:val="o"/>
      <w:lvlJc w:val="left"/>
      <w:pPr>
        <w:ind w:left="6120" w:hanging="360"/>
      </w:pPr>
      <w:rPr>
        <w:rFonts w:ascii="Courier New" w:hAnsi="Courier New" w:hint="default"/>
      </w:rPr>
    </w:lvl>
    <w:lvl w:ilvl="8" w:tplc="E3E42FBC">
      <w:start w:val="1"/>
      <w:numFmt w:val="bullet"/>
      <w:lvlText w:val=""/>
      <w:lvlJc w:val="left"/>
      <w:pPr>
        <w:ind w:left="6840" w:hanging="360"/>
      </w:pPr>
      <w:rPr>
        <w:rFonts w:ascii="Wingdings" w:hAnsi="Wingdings" w:hint="default"/>
      </w:rPr>
    </w:lvl>
  </w:abstractNum>
  <w:abstractNum w:abstractNumId="54" w15:restartNumberingAfterBreak="0">
    <w:nsid w:val="423B5F93"/>
    <w:multiLevelType w:val="hybridMultilevel"/>
    <w:tmpl w:val="FFFFFFFF"/>
    <w:lvl w:ilvl="0" w:tplc="437C8200">
      <w:start w:val="1"/>
      <w:numFmt w:val="lowerRoman"/>
      <w:lvlText w:val="%1."/>
      <w:lvlJc w:val="right"/>
      <w:pPr>
        <w:ind w:left="1800" w:hanging="360"/>
      </w:pPr>
    </w:lvl>
    <w:lvl w:ilvl="1" w:tplc="BCD49F5C">
      <w:start w:val="1"/>
      <w:numFmt w:val="lowerLetter"/>
      <w:lvlText w:val="%2."/>
      <w:lvlJc w:val="left"/>
      <w:pPr>
        <w:ind w:left="2520" w:hanging="360"/>
      </w:pPr>
    </w:lvl>
    <w:lvl w:ilvl="2" w:tplc="FC4461CA">
      <w:start w:val="1"/>
      <w:numFmt w:val="lowerRoman"/>
      <w:lvlText w:val="%3."/>
      <w:lvlJc w:val="right"/>
      <w:pPr>
        <w:ind w:left="3240" w:hanging="180"/>
      </w:pPr>
    </w:lvl>
    <w:lvl w:ilvl="3" w:tplc="11761B56">
      <w:start w:val="1"/>
      <w:numFmt w:val="decimal"/>
      <w:lvlText w:val="%4."/>
      <w:lvlJc w:val="left"/>
      <w:pPr>
        <w:ind w:left="3960" w:hanging="360"/>
      </w:pPr>
    </w:lvl>
    <w:lvl w:ilvl="4" w:tplc="11E25AE6">
      <w:start w:val="1"/>
      <w:numFmt w:val="lowerLetter"/>
      <w:lvlText w:val="%5."/>
      <w:lvlJc w:val="left"/>
      <w:pPr>
        <w:ind w:left="4680" w:hanging="360"/>
      </w:pPr>
    </w:lvl>
    <w:lvl w:ilvl="5" w:tplc="B93A9C9C">
      <w:start w:val="1"/>
      <w:numFmt w:val="lowerRoman"/>
      <w:lvlText w:val="%6."/>
      <w:lvlJc w:val="right"/>
      <w:pPr>
        <w:ind w:left="5400" w:hanging="180"/>
      </w:pPr>
    </w:lvl>
    <w:lvl w:ilvl="6" w:tplc="9DDA29AA">
      <w:start w:val="1"/>
      <w:numFmt w:val="decimal"/>
      <w:lvlText w:val="%7."/>
      <w:lvlJc w:val="left"/>
      <w:pPr>
        <w:ind w:left="6120" w:hanging="360"/>
      </w:pPr>
    </w:lvl>
    <w:lvl w:ilvl="7" w:tplc="AAA4D48A">
      <w:start w:val="1"/>
      <w:numFmt w:val="lowerLetter"/>
      <w:lvlText w:val="%8."/>
      <w:lvlJc w:val="left"/>
      <w:pPr>
        <w:ind w:left="6840" w:hanging="360"/>
      </w:pPr>
    </w:lvl>
    <w:lvl w:ilvl="8" w:tplc="538C8D00">
      <w:start w:val="1"/>
      <w:numFmt w:val="lowerRoman"/>
      <w:lvlText w:val="%9."/>
      <w:lvlJc w:val="right"/>
      <w:pPr>
        <w:ind w:left="7560" w:hanging="180"/>
      </w:pPr>
    </w:lvl>
  </w:abstractNum>
  <w:abstractNum w:abstractNumId="55" w15:restartNumberingAfterBreak="0">
    <w:nsid w:val="42A898A3"/>
    <w:multiLevelType w:val="hybridMultilevel"/>
    <w:tmpl w:val="34BA29B2"/>
    <w:lvl w:ilvl="0" w:tplc="F30E2B74">
      <w:start w:val="1"/>
      <w:numFmt w:val="bullet"/>
      <w:lvlText w:val="-"/>
      <w:lvlJc w:val="left"/>
      <w:pPr>
        <w:ind w:left="720" w:hanging="360"/>
      </w:pPr>
      <w:rPr>
        <w:rFonts w:ascii="Aptos" w:hAnsi="Aptos" w:hint="default"/>
      </w:rPr>
    </w:lvl>
    <w:lvl w:ilvl="1" w:tplc="8EB0A15E">
      <w:start w:val="1"/>
      <w:numFmt w:val="bullet"/>
      <w:lvlText w:val="o"/>
      <w:lvlJc w:val="left"/>
      <w:pPr>
        <w:ind w:left="1440" w:hanging="360"/>
      </w:pPr>
      <w:rPr>
        <w:rFonts w:ascii="Courier New" w:hAnsi="Courier New" w:hint="default"/>
      </w:rPr>
    </w:lvl>
    <w:lvl w:ilvl="2" w:tplc="2214B51A">
      <w:start w:val="1"/>
      <w:numFmt w:val="bullet"/>
      <w:lvlText w:val=""/>
      <w:lvlJc w:val="left"/>
      <w:pPr>
        <w:ind w:left="2160" w:hanging="360"/>
      </w:pPr>
      <w:rPr>
        <w:rFonts w:ascii="Wingdings" w:hAnsi="Wingdings" w:hint="default"/>
      </w:rPr>
    </w:lvl>
    <w:lvl w:ilvl="3" w:tplc="3864B98E">
      <w:start w:val="1"/>
      <w:numFmt w:val="bullet"/>
      <w:lvlText w:val=""/>
      <w:lvlJc w:val="left"/>
      <w:pPr>
        <w:ind w:left="2880" w:hanging="360"/>
      </w:pPr>
      <w:rPr>
        <w:rFonts w:ascii="Symbol" w:hAnsi="Symbol" w:hint="default"/>
      </w:rPr>
    </w:lvl>
    <w:lvl w:ilvl="4" w:tplc="25E62D6A">
      <w:start w:val="1"/>
      <w:numFmt w:val="bullet"/>
      <w:lvlText w:val="o"/>
      <w:lvlJc w:val="left"/>
      <w:pPr>
        <w:ind w:left="3600" w:hanging="360"/>
      </w:pPr>
      <w:rPr>
        <w:rFonts w:ascii="Courier New" w:hAnsi="Courier New" w:hint="default"/>
      </w:rPr>
    </w:lvl>
    <w:lvl w:ilvl="5" w:tplc="9A1A7A9E">
      <w:start w:val="1"/>
      <w:numFmt w:val="bullet"/>
      <w:lvlText w:val=""/>
      <w:lvlJc w:val="left"/>
      <w:pPr>
        <w:ind w:left="4320" w:hanging="360"/>
      </w:pPr>
      <w:rPr>
        <w:rFonts w:ascii="Wingdings" w:hAnsi="Wingdings" w:hint="default"/>
      </w:rPr>
    </w:lvl>
    <w:lvl w:ilvl="6" w:tplc="61A69674">
      <w:start w:val="1"/>
      <w:numFmt w:val="bullet"/>
      <w:lvlText w:val=""/>
      <w:lvlJc w:val="left"/>
      <w:pPr>
        <w:ind w:left="5040" w:hanging="360"/>
      </w:pPr>
      <w:rPr>
        <w:rFonts w:ascii="Symbol" w:hAnsi="Symbol" w:hint="default"/>
      </w:rPr>
    </w:lvl>
    <w:lvl w:ilvl="7" w:tplc="89B2FFE4">
      <w:start w:val="1"/>
      <w:numFmt w:val="bullet"/>
      <w:lvlText w:val="o"/>
      <w:lvlJc w:val="left"/>
      <w:pPr>
        <w:ind w:left="5760" w:hanging="360"/>
      </w:pPr>
      <w:rPr>
        <w:rFonts w:ascii="Courier New" w:hAnsi="Courier New" w:hint="default"/>
      </w:rPr>
    </w:lvl>
    <w:lvl w:ilvl="8" w:tplc="8054966E">
      <w:start w:val="1"/>
      <w:numFmt w:val="bullet"/>
      <w:lvlText w:val=""/>
      <w:lvlJc w:val="left"/>
      <w:pPr>
        <w:ind w:left="6480" w:hanging="360"/>
      </w:pPr>
      <w:rPr>
        <w:rFonts w:ascii="Wingdings" w:hAnsi="Wingdings" w:hint="default"/>
      </w:rPr>
    </w:lvl>
  </w:abstractNum>
  <w:abstractNum w:abstractNumId="56" w15:restartNumberingAfterBreak="0">
    <w:nsid w:val="441BCE44"/>
    <w:multiLevelType w:val="hybridMultilevel"/>
    <w:tmpl w:val="FFFFFFFF"/>
    <w:lvl w:ilvl="0" w:tplc="5A2A9776">
      <w:start w:val="1"/>
      <w:numFmt w:val="bullet"/>
      <w:lvlText w:val=""/>
      <w:lvlJc w:val="left"/>
      <w:pPr>
        <w:ind w:left="2160" w:hanging="360"/>
      </w:pPr>
      <w:rPr>
        <w:rFonts w:ascii="Symbol" w:hAnsi="Symbol" w:hint="default"/>
      </w:rPr>
    </w:lvl>
    <w:lvl w:ilvl="1" w:tplc="FE20D0C8">
      <w:start w:val="1"/>
      <w:numFmt w:val="bullet"/>
      <w:lvlText w:val="o"/>
      <w:lvlJc w:val="left"/>
      <w:pPr>
        <w:ind w:left="2880" w:hanging="360"/>
      </w:pPr>
      <w:rPr>
        <w:rFonts w:ascii="Courier New" w:hAnsi="Courier New" w:hint="default"/>
      </w:rPr>
    </w:lvl>
    <w:lvl w:ilvl="2" w:tplc="02BAF20E">
      <w:start w:val="1"/>
      <w:numFmt w:val="bullet"/>
      <w:lvlText w:val=""/>
      <w:lvlJc w:val="left"/>
      <w:pPr>
        <w:ind w:left="3600" w:hanging="360"/>
      </w:pPr>
      <w:rPr>
        <w:rFonts w:ascii="Wingdings" w:hAnsi="Wingdings" w:hint="default"/>
      </w:rPr>
    </w:lvl>
    <w:lvl w:ilvl="3" w:tplc="BA12D93C">
      <w:start w:val="1"/>
      <w:numFmt w:val="bullet"/>
      <w:lvlText w:val=""/>
      <w:lvlJc w:val="left"/>
      <w:pPr>
        <w:ind w:left="4320" w:hanging="360"/>
      </w:pPr>
      <w:rPr>
        <w:rFonts w:ascii="Symbol" w:hAnsi="Symbol" w:hint="default"/>
      </w:rPr>
    </w:lvl>
    <w:lvl w:ilvl="4" w:tplc="7EB2D7AE">
      <w:start w:val="1"/>
      <w:numFmt w:val="bullet"/>
      <w:lvlText w:val="o"/>
      <w:lvlJc w:val="left"/>
      <w:pPr>
        <w:ind w:left="5040" w:hanging="360"/>
      </w:pPr>
      <w:rPr>
        <w:rFonts w:ascii="Courier New" w:hAnsi="Courier New" w:hint="default"/>
      </w:rPr>
    </w:lvl>
    <w:lvl w:ilvl="5" w:tplc="E1040F68">
      <w:start w:val="1"/>
      <w:numFmt w:val="bullet"/>
      <w:lvlText w:val=""/>
      <w:lvlJc w:val="left"/>
      <w:pPr>
        <w:ind w:left="5760" w:hanging="360"/>
      </w:pPr>
      <w:rPr>
        <w:rFonts w:ascii="Wingdings" w:hAnsi="Wingdings" w:hint="default"/>
      </w:rPr>
    </w:lvl>
    <w:lvl w:ilvl="6" w:tplc="61FC8D2C">
      <w:start w:val="1"/>
      <w:numFmt w:val="bullet"/>
      <w:lvlText w:val=""/>
      <w:lvlJc w:val="left"/>
      <w:pPr>
        <w:ind w:left="6480" w:hanging="360"/>
      </w:pPr>
      <w:rPr>
        <w:rFonts w:ascii="Symbol" w:hAnsi="Symbol" w:hint="default"/>
      </w:rPr>
    </w:lvl>
    <w:lvl w:ilvl="7" w:tplc="687851D8">
      <w:start w:val="1"/>
      <w:numFmt w:val="bullet"/>
      <w:lvlText w:val="o"/>
      <w:lvlJc w:val="left"/>
      <w:pPr>
        <w:ind w:left="7200" w:hanging="360"/>
      </w:pPr>
      <w:rPr>
        <w:rFonts w:ascii="Courier New" w:hAnsi="Courier New" w:hint="default"/>
      </w:rPr>
    </w:lvl>
    <w:lvl w:ilvl="8" w:tplc="1C4A9DEE">
      <w:start w:val="1"/>
      <w:numFmt w:val="bullet"/>
      <w:lvlText w:val=""/>
      <w:lvlJc w:val="left"/>
      <w:pPr>
        <w:ind w:left="7920" w:hanging="360"/>
      </w:pPr>
      <w:rPr>
        <w:rFonts w:ascii="Wingdings" w:hAnsi="Wingdings" w:hint="default"/>
      </w:rPr>
    </w:lvl>
  </w:abstractNum>
  <w:abstractNum w:abstractNumId="57" w15:restartNumberingAfterBreak="0">
    <w:nsid w:val="44D72924"/>
    <w:multiLevelType w:val="multilevel"/>
    <w:tmpl w:val="882A479E"/>
    <w:lvl w:ilvl="0">
      <w:start w:val="1"/>
      <w:numFmt w:val="bullet"/>
      <w:lvlText w:val=""/>
      <w:lvlJc w:val="left"/>
      <w:pPr>
        <w:tabs>
          <w:tab w:val="num" w:pos="720"/>
        </w:tabs>
        <w:ind w:left="72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44D86176"/>
    <w:multiLevelType w:val="hybridMultilevel"/>
    <w:tmpl w:val="911679EE"/>
    <w:lvl w:ilvl="0" w:tplc="1BEA4928">
      <w:start w:val="1"/>
      <w:numFmt w:val="bullet"/>
      <w:lvlText w:val=""/>
      <w:lvlJc w:val="left"/>
      <w:pPr>
        <w:tabs>
          <w:tab w:val="num" w:pos="720"/>
        </w:tabs>
        <w:ind w:left="1080" w:hanging="360"/>
      </w:pPr>
      <w:rPr>
        <w:rFonts w:ascii="Wingdings" w:hAnsi="Wingdings" w:hint="default"/>
      </w:rPr>
    </w:lvl>
    <w:lvl w:ilvl="1" w:tplc="E770310E" w:tentative="1">
      <w:start w:val="1"/>
      <w:numFmt w:val="decimal"/>
      <w:lvlText w:val="%2."/>
      <w:lvlJc w:val="left"/>
      <w:pPr>
        <w:tabs>
          <w:tab w:val="num" w:pos="1440"/>
        </w:tabs>
        <w:ind w:left="1800" w:hanging="360"/>
      </w:pPr>
    </w:lvl>
    <w:lvl w:ilvl="2" w:tplc="726C13EA" w:tentative="1">
      <w:start w:val="1"/>
      <w:numFmt w:val="decimal"/>
      <w:lvlText w:val="%3."/>
      <w:lvlJc w:val="left"/>
      <w:pPr>
        <w:tabs>
          <w:tab w:val="num" w:pos="2160"/>
        </w:tabs>
        <w:ind w:left="2520" w:hanging="360"/>
      </w:pPr>
    </w:lvl>
    <w:lvl w:ilvl="3" w:tplc="6A3C1D56" w:tentative="1">
      <w:start w:val="1"/>
      <w:numFmt w:val="decimal"/>
      <w:lvlText w:val="%4."/>
      <w:lvlJc w:val="left"/>
      <w:pPr>
        <w:tabs>
          <w:tab w:val="num" w:pos="2880"/>
        </w:tabs>
        <w:ind w:left="3240" w:hanging="360"/>
      </w:pPr>
    </w:lvl>
    <w:lvl w:ilvl="4" w:tplc="F10CF25E" w:tentative="1">
      <w:start w:val="1"/>
      <w:numFmt w:val="decimal"/>
      <w:lvlText w:val="%5."/>
      <w:lvlJc w:val="left"/>
      <w:pPr>
        <w:tabs>
          <w:tab w:val="num" w:pos="3600"/>
        </w:tabs>
        <w:ind w:left="3960" w:hanging="360"/>
      </w:pPr>
    </w:lvl>
    <w:lvl w:ilvl="5" w:tplc="A6548366" w:tentative="1">
      <w:start w:val="1"/>
      <w:numFmt w:val="decimal"/>
      <w:lvlText w:val="%6."/>
      <w:lvlJc w:val="left"/>
      <w:pPr>
        <w:tabs>
          <w:tab w:val="num" w:pos="4320"/>
        </w:tabs>
        <w:ind w:left="4680" w:hanging="360"/>
      </w:pPr>
    </w:lvl>
    <w:lvl w:ilvl="6" w:tplc="46464672" w:tentative="1">
      <w:start w:val="1"/>
      <w:numFmt w:val="decimal"/>
      <w:lvlText w:val="%7."/>
      <w:lvlJc w:val="left"/>
      <w:pPr>
        <w:tabs>
          <w:tab w:val="num" w:pos="5040"/>
        </w:tabs>
        <w:ind w:left="5400" w:hanging="360"/>
      </w:pPr>
    </w:lvl>
    <w:lvl w:ilvl="7" w:tplc="0668114E" w:tentative="1">
      <w:start w:val="1"/>
      <w:numFmt w:val="decimal"/>
      <w:lvlText w:val="%8."/>
      <w:lvlJc w:val="left"/>
      <w:pPr>
        <w:tabs>
          <w:tab w:val="num" w:pos="5760"/>
        </w:tabs>
        <w:ind w:left="6120" w:hanging="360"/>
      </w:pPr>
    </w:lvl>
    <w:lvl w:ilvl="8" w:tplc="23F0F438" w:tentative="1">
      <w:start w:val="1"/>
      <w:numFmt w:val="decimal"/>
      <w:lvlText w:val="%9."/>
      <w:lvlJc w:val="left"/>
      <w:pPr>
        <w:tabs>
          <w:tab w:val="num" w:pos="6480"/>
        </w:tabs>
        <w:ind w:left="6840" w:hanging="360"/>
      </w:pPr>
    </w:lvl>
  </w:abstractNum>
  <w:abstractNum w:abstractNumId="59" w15:restartNumberingAfterBreak="0">
    <w:nsid w:val="46126CED"/>
    <w:multiLevelType w:val="hybridMultilevel"/>
    <w:tmpl w:val="738EAD06"/>
    <w:lvl w:ilvl="0" w:tplc="2A4638E8">
      <w:start w:val="1"/>
      <w:numFmt w:val="upperRoman"/>
      <w:lvlText w:val="%1."/>
      <w:lvlJc w:val="right"/>
      <w:pPr>
        <w:ind w:left="720" w:hanging="360"/>
      </w:pPr>
    </w:lvl>
    <w:lvl w:ilvl="1" w:tplc="99084432">
      <w:start w:val="1"/>
      <w:numFmt w:val="lowerLetter"/>
      <w:lvlText w:val="%2."/>
      <w:lvlJc w:val="left"/>
      <w:pPr>
        <w:ind w:left="1440" w:hanging="360"/>
      </w:pPr>
    </w:lvl>
    <w:lvl w:ilvl="2" w:tplc="AA1A4A16">
      <w:start w:val="1"/>
      <w:numFmt w:val="lowerRoman"/>
      <w:lvlText w:val="%3."/>
      <w:lvlJc w:val="right"/>
      <w:pPr>
        <w:ind w:left="2160" w:hanging="180"/>
      </w:pPr>
    </w:lvl>
    <w:lvl w:ilvl="3" w:tplc="ADA2A8D8">
      <w:start w:val="1"/>
      <w:numFmt w:val="decimal"/>
      <w:lvlText w:val="%4."/>
      <w:lvlJc w:val="left"/>
      <w:pPr>
        <w:ind w:left="2880" w:hanging="360"/>
      </w:pPr>
    </w:lvl>
    <w:lvl w:ilvl="4" w:tplc="0C22CA82">
      <w:start w:val="1"/>
      <w:numFmt w:val="lowerLetter"/>
      <w:lvlText w:val="%5."/>
      <w:lvlJc w:val="left"/>
      <w:pPr>
        <w:ind w:left="3600" w:hanging="360"/>
      </w:pPr>
    </w:lvl>
    <w:lvl w:ilvl="5" w:tplc="5A90D2D6">
      <w:start w:val="1"/>
      <w:numFmt w:val="lowerRoman"/>
      <w:lvlText w:val="%6."/>
      <w:lvlJc w:val="right"/>
      <w:pPr>
        <w:ind w:left="4320" w:hanging="180"/>
      </w:pPr>
    </w:lvl>
    <w:lvl w:ilvl="6" w:tplc="E1E24284">
      <w:start w:val="1"/>
      <w:numFmt w:val="decimal"/>
      <w:lvlText w:val="%7."/>
      <w:lvlJc w:val="left"/>
      <w:pPr>
        <w:ind w:left="5040" w:hanging="360"/>
      </w:pPr>
    </w:lvl>
    <w:lvl w:ilvl="7" w:tplc="442470F2">
      <w:start w:val="1"/>
      <w:numFmt w:val="lowerLetter"/>
      <w:lvlText w:val="%8."/>
      <w:lvlJc w:val="left"/>
      <w:pPr>
        <w:ind w:left="5760" w:hanging="360"/>
      </w:pPr>
    </w:lvl>
    <w:lvl w:ilvl="8" w:tplc="6DE669DE">
      <w:start w:val="1"/>
      <w:numFmt w:val="lowerRoman"/>
      <w:lvlText w:val="%9."/>
      <w:lvlJc w:val="right"/>
      <w:pPr>
        <w:ind w:left="6480" w:hanging="180"/>
      </w:pPr>
    </w:lvl>
  </w:abstractNum>
  <w:abstractNum w:abstractNumId="60" w15:restartNumberingAfterBreak="0">
    <w:nsid w:val="4C29BEB0"/>
    <w:multiLevelType w:val="hybridMultilevel"/>
    <w:tmpl w:val="FFFFFFFF"/>
    <w:lvl w:ilvl="0" w:tplc="9C2A9BD0">
      <w:start w:val="1"/>
      <w:numFmt w:val="bullet"/>
      <w:lvlText w:val="-"/>
      <w:lvlJc w:val="left"/>
      <w:pPr>
        <w:ind w:left="1800" w:hanging="360"/>
      </w:pPr>
      <w:rPr>
        <w:rFonts w:ascii="Aptos" w:hAnsi="Aptos" w:hint="default"/>
      </w:rPr>
    </w:lvl>
    <w:lvl w:ilvl="1" w:tplc="122A5226">
      <w:start w:val="1"/>
      <w:numFmt w:val="bullet"/>
      <w:lvlText w:val="o"/>
      <w:lvlJc w:val="left"/>
      <w:pPr>
        <w:ind w:left="2520" w:hanging="360"/>
      </w:pPr>
      <w:rPr>
        <w:rFonts w:ascii="Courier New" w:hAnsi="Courier New" w:hint="default"/>
      </w:rPr>
    </w:lvl>
    <w:lvl w:ilvl="2" w:tplc="CCAA237E">
      <w:start w:val="1"/>
      <w:numFmt w:val="bullet"/>
      <w:lvlText w:val=""/>
      <w:lvlJc w:val="left"/>
      <w:pPr>
        <w:ind w:left="3240" w:hanging="360"/>
      </w:pPr>
      <w:rPr>
        <w:rFonts w:ascii="Wingdings" w:hAnsi="Wingdings" w:hint="default"/>
      </w:rPr>
    </w:lvl>
    <w:lvl w:ilvl="3" w:tplc="FD7AC37A">
      <w:start w:val="1"/>
      <w:numFmt w:val="bullet"/>
      <w:lvlText w:val=""/>
      <w:lvlJc w:val="left"/>
      <w:pPr>
        <w:ind w:left="3960" w:hanging="360"/>
      </w:pPr>
      <w:rPr>
        <w:rFonts w:ascii="Symbol" w:hAnsi="Symbol" w:hint="default"/>
      </w:rPr>
    </w:lvl>
    <w:lvl w:ilvl="4" w:tplc="B3C632DE">
      <w:start w:val="1"/>
      <w:numFmt w:val="bullet"/>
      <w:lvlText w:val="o"/>
      <w:lvlJc w:val="left"/>
      <w:pPr>
        <w:ind w:left="4680" w:hanging="360"/>
      </w:pPr>
      <w:rPr>
        <w:rFonts w:ascii="Courier New" w:hAnsi="Courier New" w:hint="default"/>
      </w:rPr>
    </w:lvl>
    <w:lvl w:ilvl="5" w:tplc="F99EEDDA">
      <w:start w:val="1"/>
      <w:numFmt w:val="bullet"/>
      <w:lvlText w:val=""/>
      <w:lvlJc w:val="left"/>
      <w:pPr>
        <w:ind w:left="5400" w:hanging="360"/>
      </w:pPr>
      <w:rPr>
        <w:rFonts w:ascii="Wingdings" w:hAnsi="Wingdings" w:hint="default"/>
      </w:rPr>
    </w:lvl>
    <w:lvl w:ilvl="6" w:tplc="6E981B26">
      <w:start w:val="1"/>
      <w:numFmt w:val="bullet"/>
      <w:lvlText w:val=""/>
      <w:lvlJc w:val="left"/>
      <w:pPr>
        <w:ind w:left="6120" w:hanging="360"/>
      </w:pPr>
      <w:rPr>
        <w:rFonts w:ascii="Symbol" w:hAnsi="Symbol" w:hint="default"/>
      </w:rPr>
    </w:lvl>
    <w:lvl w:ilvl="7" w:tplc="07860994">
      <w:start w:val="1"/>
      <w:numFmt w:val="bullet"/>
      <w:lvlText w:val="o"/>
      <w:lvlJc w:val="left"/>
      <w:pPr>
        <w:ind w:left="6840" w:hanging="360"/>
      </w:pPr>
      <w:rPr>
        <w:rFonts w:ascii="Courier New" w:hAnsi="Courier New" w:hint="default"/>
      </w:rPr>
    </w:lvl>
    <w:lvl w:ilvl="8" w:tplc="D14A8EB8">
      <w:start w:val="1"/>
      <w:numFmt w:val="bullet"/>
      <w:lvlText w:val=""/>
      <w:lvlJc w:val="left"/>
      <w:pPr>
        <w:ind w:left="7560" w:hanging="360"/>
      </w:pPr>
      <w:rPr>
        <w:rFonts w:ascii="Wingdings" w:hAnsi="Wingdings" w:hint="default"/>
      </w:rPr>
    </w:lvl>
  </w:abstractNum>
  <w:abstractNum w:abstractNumId="61" w15:restartNumberingAfterBreak="0">
    <w:nsid w:val="4D768515"/>
    <w:multiLevelType w:val="hybridMultilevel"/>
    <w:tmpl w:val="53A6777E"/>
    <w:lvl w:ilvl="0" w:tplc="8CC4A768">
      <w:start w:val="1"/>
      <w:numFmt w:val="bullet"/>
      <w:lvlText w:val="-"/>
      <w:lvlJc w:val="left"/>
      <w:pPr>
        <w:ind w:left="720" w:hanging="360"/>
      </w:pPr>
      <w:rPr>
        <w:rFonts w:ascii="Aptos" w:hAnsi="Aptos" w:hint="default"/>
      </w:rPr>
    </w:lvl>
    <w:lvl w:ilvl="1" w:tplc="DD268AA4">
      <w:start w:val="1"/>
      <w:numFmt w:val="bullet"/>
      <w:lvlText w:val="o"/>
      <w:lvlJc w:val="left"/>
      <w:pPr>
        <w:ind w:left="1440" w:hanging="360"/>
      </w:pPr>
      <w:rPr>
        <w:rFonts w:ascii="Courier New" w:hAnsi="Courier New" w:hint="default"/>
      </w:rPr>
    </w:lvl>
    <w:lvl w:ilvl="2" w:tplc="2A3EECB8">
      <w:start w:val="1"/>
      <w:numFmt w:val="bullet"/>
      <w:lvlText w:val=""/>
      <w:lvlJc w:val="left"/>
      <w:pPr>
        <w:ind w:left="2160" w:hanging="360"/>
      </w:pPr>
      <w:rPr>
        <w:rFonts w:ascii="Wingdings" w:hAnsi="Wingdings" w:hint="default"/>
      </w:rPr>
    </w:lvl>
    <w:lvl w:ilvl="3" w:tplc="165AC81E">
      <w:start w:val="1"/>
      <w:numFmt w:val="bullet"/>
      <w:lvlText w:val=""/>
      <w:lvlJc w:val="left"/>
      <w:pPr>
        <w:ind w:left="2880" w:hanging="360"/>
      </w:pPr>
      <w:rPr>
        <w:rFonts w:ascii="Symbol" w:hAnsi="Symbol" w:hint="default"/>
      </w:rPr>
    </w:lvl>
    <w:lvl w:ilvl="4" w:tplc="D8CA3ED4">
      <w:start w:val="1"/>
      <w:numFmt w:val="bullet"/>
      <w:lvlText w:val="o"/>
      <w:lvlJc w:val="left"/>
      <w:pPr>
        <w:ind w:left="3600" w:hanging="360"/>
      </w:pPr>
      <w:rPr>
        <w:rFonts w:ascii="Courier New" w:hAnsi="Courier New" w:hint="default"/>
      </w:rPr>
    </w:lvl>
    <w:lvl w:ilvl="5" w:tplc="9F94947E">
      <w:start w:val="1"/>
      <w:numFmt w:val="bullet"/>
      <w:lvlText w:val=""/>
      <w:lvlJc w:val="left"/>
      <w:pPr>
        <w:ind w:left="4320" w:hanging="360"/>
      </w:pPr>
      <w:rPr>
        <w:rFonts w:ascii="Wingdings" w:hAnsi="Wingdings" w:hint="default"/>
      </w:rPr>
    </w:lvl>
    <w:lvl w:ilvl="6" w:tplc="27E61ABC">
      <w:start w:val="1"/>
      <w:numFmt w:val="bullet"/>
      <w:lvlText w:val=""/>
      <w:lvlJc w:val="left"/>
      <w:pPr>
        <w:ind w:left="5040" w:hanging="360"/>
      </w:pPr>
      <w:rPr>
        <w:rFonts w:ascii="Symbol" w:hAnsi="Symbol" w:hint="default"/>
      </w:rPr>
    </w:lvl>
    <w:lvl w:ilvl="7" w:tplc="0B52BB06">
      <w:start w:val="1"/>
      <w:numFmt w:val="bullet"/>
      <w:lvlText w:val="o"/>
      <w:lvlJc w:val="left"/>
      <w:pPr>
        <w:ind w:left="5760" w:hanging="360"/>
      </w:pPr>
      <w:rPr>
        <w:rFonts w:ascii="Courier New" w:hAnsi="Courier New" w:hint="default"/>
      </w:rPr>
    </w:lvl>
    <w:lvl w:ilvl="8" w:tplc="7F5A06F6">
      <w:start w:val="1"/>
      <w:numFmt w:val="bullet"/>
      <w:lvlText w:val=""/>
      <w:lvlJc w:val="left"/>
      <w:pPr>
        <w:ind w:left="6480" w:hanging="360"/>
      </w:pPr>
      <w:rPr>
        <w:rFonts w:ascii="Wingdings" w:hAnsi="Wingdings" w:hint="default"/>
      </w:rPr>
    </w:lvl>
  </w:abstractNum>
  <w:abstractNum w:abstractNumId="62" w15:restartNumberingAfterBreak="0">
    <w:nsid w:val="4DBD7B09"/>
    <w:multiLevelType w:val="hybridMultilevel"/>
    <w:tmpl w:val="FFFFFFFF"/>
    <w:lvl w:ilvl="0" w:tplc="F724C2EC">
      <w:start w:val="1"/>
      <w:numFmt w:val="bullet"/>
      <w:lvlText w:val="-"/>
      <w:lvlJc w:val="left"/>
      <w:pPr>
        <w:ind w:left="2160" w:hanging="360"/>
      </w:pPr>
      <w:rPr>
        <w:rFonts w:ascii="Aptos" w:hAnsi="Aptos" w:hint="default"/>
      </w:rPr>
    </w:lvl>
    <w:lvl w:ilvl="1" w:tplc="845E7EFE">
      <w:start w:val="1"/>
      <w:numFmt w:val="bullet"/>
      <w:lvlText w:val="o"/>
      <w:lvlJc w:val="left"/>
      <w:pPr>
        <w:ind w:left="2880" w:hanging="360"/>
      </w:pPr>
      <w:rPr>
        <w:rFonts w:ascii="Courier New" w:hAnsi="Courier New" w:hint="default"/>
      </w:rPr>
    </w:lvl>
    <w:lvl w:ilvl="2" w:tplc="51743C22">
      <w:start w:val="1"/>
      <w:numFmt w:val="bullet"/>
      <w:lvlText w:val=""/>
      <w:lvlJc w:val="left"/>
      <w:pPr>
        <w:ind w:left="3600" w:hanging="360"/>
      </w:pPr>
      <w:rPr>
        <w:rFonts w:ascii="Wingdings" w:hAnsi="Wingdings" w:hint="default"/>
      </w:rPr>
    </w:lvl>
    <w:lvl w:ilvl="3" w:tplc="37681318">
      <w:start w:val="1"/>
      <w:numFmt w:val="bullet"/>
      <w:lvlText w:val=""/>
      <w:lvlJc w:val="left"/>
      <w:pPr>
        <w:ind w:left="4320" w:hanging="360"/>
      </w:pPr>
      <w:rPr>
        <w:rFonts w:ascii="Symbol" w:hAnsi="Symbol" w:hint="default"/>
      </w:rPr>
    </w:lvl>
    <w:lvl w:ilvl="4" w:tplc="D16A7B32">
      <w:start w:val="1"/>
      <w:numFmt w:val="bullet"/>
      <w:lvlText w:val="o"/>
      <w:lvlJc w:val="left"/>
      <w:pPr>
        <w:ind w:left="5040" w:hanging="360"/>
      </w:pPr>
      <w:rPr>
        <w:rFonts w:ascii="Courier New" w:hAnsi="Courier New" w:hint="default"/>
      </w:rPr>
    </w:lvl>
    <w:lvl w:ilvl="5" w:tplc="89CA99E8">
      <w:start w:val="1"/>
      <w:numFmt w:val="bullet"/>
      <w:lvlText w:val=""/>
      <w:lvlJc w:val="left"/>
      <w:pPr>
        <w:ind w:left="5760" w:hanging="360"/>
      </w:pPr>
      <w:rPr>
        <w:rFonts w:ascii="Wingdings" w:hAnsi="Wingdings" w:hint="default"/>
      </w:rPr>
    </w:lvl>
    <w:lvl w:ilvl="6" w:tplc="ECD69512">
      <w:start w:val="1"/>
      <w:numFmt w:val="bullet"/>
      <w:lvlText w:val=""/>
      <w:lvlJc w:val="left"/>
      <w:pPr>
        <w:ind w:left="6480" w:hanging="360"/>
      </w:pPr>
      <w:rPr>
        <w:rFonts w:ascii="Symbol" w:hAnsi="Symbol" w:hint="default"/>
      </w:rPr>
    </w:lvl>
    <w:lvl w:ilvl="7" w:tplc="68C24F92">
      <w:start w:val="1"/>
      <w:numFmt w:val="bullet"/>
      <w:lvlText w:val="o"/>
      <w:lvlJc w:val="left"/>
      <w:pPr>
        <w:ind w:left="7200" w:hanging="360"/>
      </w:pPr>
      <w:rPr>
        <w:rFonts w:ascii="Courier New" w:hAnsi="Courier New" w:hint="default"/>
      </w:rPr>
    </w:lvl>
    <w:lvl w:ilvl="8" w:tplc="266A0A0A">
      <w:start w:val="1"/>
      <w:numFmt w:val="bullet"/>
      <w:lvlText w:val=""/>
      <w:lvlJc w:val="left"/>
      <w:pPr>
        <w:ind w:left="7920" w:hanging="360"/>
      </w:pPr>
      <w:rPr>
        <w:rFonts w:ascii="Wingdings" w:hAnsi="Wingdings" w:hint="default"/>
      </w:rPr>
    </w:lvl>
  </w:abstractNum>
  <w:abstractNum w:abstractNumId="63" w15:restartNumberingAfterBreak="0">
    <w:nsid w:val="4EB72899"/>
    <w:multiLevelType w:val="hybridMultilevel"/>
    <w:tmpl w:val="FFFFFFFF"/>
    <w:lvl w:ilvl="0" w:tplc="C0667D62">
      <w:start w:val="1"/>
      <w:numFmt w:val="bullet"/>
      <w:lvlText w:val=""/>
      <w:lvlJc w:val="left"/>
      <w:pPr>
        <w:ind w:left="1800" w:hanging="360"/>
      </w:pPr>
      <w:rPr>
        <w:rFonts w:ascii="Symbol" w:hAnsi="Symbol" w:hint="default"/>
      </w:rPr>
    </w:lvl>
    <w:lvl w:ilvl="1" w:tplc="7F0A49B8">
      <w:start w:val="1"/>
      <w:numFmt w:val="bullet"/>
      <w:lvlText w:val="o"/>
      <w:lvlJc w:val="left"/>
      <w:pPr>
        <w:ind w:left="2520" w:hanging="360"/>
      </w:pPr>
      <w:rPr>
        <w:rFonts w:ascii="Courier New" w:hAnsi="Courier New" w:hint="default"/>
      </w:rPr>
    </w:lvl>
    <w:lvl w:ilvl="2" w:tplc="717AC298">
      <w:start w:val="1"/>
      <w:numFmt w:val="bullet"/>
      <w:lvlText w:val=""/>
      <w:lvlJc w:val="left"/>
      <w:pPr>
        <w:ind w:left="3240" w:hanging="360"/>
      </w:pPr>
      <w:rPr>
        <w:rFonts w:ascii="Wingdings" w:hAnsi="Wingdings" w:hint="default"/>
      </w:rPr>
    </w:lvl>
    <w:lvl w:ilvl="3" w:tplc="E440FC22">
      <w:start w:val="1"/>
      <w:numFmt w:val="bullet"/>
      <w:lvlText w:val=""/>
      <w:lvlJc w:val="left"/>
      <w:pPr>
        <w:ind w:left="3960" w:hanging="360"/>
      </w:pPr>
      <w:rPr>
        <w:rFonts w:ascii="Symbol" w:hAnsi="Symbol" w:hint="default"/>
      </w:rPr>
    </w:lvl>
    <w:lvl w:ilvl="4" w:tplc="587E3356">
      <w:start w:val="1"/>
      <w:numFmt w:val="bullet"/>
      <w:lvlText w:val="o"/>
      <w:lvlJc w:val="left"/>
      <w:pPr>
        <w:ind w:left="4680" w:hanging="360"/>
      </w:pPr>
      <w:rPr>
        <w:rFonts w:ascii="Courier New" w:hAnsi="Courier New" w:hint="default"/>
      </w:rPr>
    </w:lvl>
    <w:lvl w:ilvl="5" w:tplc="CD10668C">
      <w:start w:val="1"/>
      <w:numFmt w:val="bullet"/>
      <w:lvlText w:val=""/>
      <w:lvlJc w:val="left"/>
      <w:pPr>
        <w:ind w:left="5400" w:hanging="360"/>
      </w:pPr>
      <w:rPr>
        <w:rFonts w:ascii="Wingdings" w:hAnsi="Wingdings" w:hint="default"/>
      </w:rPr>
    </w:lvl>
    <w:lvl w:ilvl="6" w:tplc="697A01E2">
      <w:start w:val="1"/>
      <w:numFmt w:val="bullet"/>
      <w:lvlText w:val=""/>
      <w:lvlJc w:val="left"/>
      <w:pPr>
        <w:ind w:left="6120" w:hanging="360"/>
      </w:pPr>
      <w:rPr>
        <w:rFonts w:ascii="Symbol" w:hAnsi="Symbol" w:hint="default"/>
      </w:rPr>
    </w:lvl>
    <w:lvl w:ilvl="7" w:tplc="AA74D256">
      <w:start w:val="1"/>
      <w:numFmt w:val="bullet"/>
      <w:lvlText w:val="o"/>
      <w:lvlJc w:val="left"/>
      <w:pPr>
        <w:ind w:left="6840" w:hanging="360"/>
      </w:pPr>
      <w:rPr>
        <w:rFonts w:ascii="Courier New" w:hAnsi="Courier New" w:hint="default"/>
      </w:rPr>
    </w:lvl>
    <w:lvl w:ilvl="8" w:tplc="E52ED10C">
      <w:start w:val="1"/>
      <w:numFmt w:val="bullet"/>
      <w:lvlText w:val=""/>
      <w:lvlJc w:val="left"/>
      <w:pPr>
        <w:ind w:left="7560" w:hanging="360"/>
      </w:pPr>
      <w:rPr>
        <w:rFonts w:ascii="Wingdings" w:hAnsi="Wingdings" w:hint="default"/>
      </w:rPr>
    </w:lvl>
  </w:abstractNum>
  <w:abstractNum w:abstractNumId="64" w15:restartNumberingAfterBreak="0">
    <w:nsid w:val="4FBD70BE"/>
    <w:multiLevelType w:val="hybridMultilevel"/>
    <w:tmpl w:val="FFFFFFFF"/>
    <w:lvl w:ilvl="0" w:tplc="4E42CF90">
      <w:start w:val="1"/>
      <w:numFmt w:val="bullet"/>
      <w:lvlText w:val=""/>
      <w:lvlJc w:val="left"/>
      <w:pPr>
        <w:ind w:left="1080" w:hanging="360"/>
      </w:pPr>
      <w:rPr>
        <w:rFonts w:ascii="Symbol" w:hAnsi="Symbol" w:hint="default"/>
      </w:rPr>
    </w:lvl>
    <w:lvl w:ilvl="1" w:tplc="7B2CBA00">
      <w:start w:val="1"/>
      <w:numFmt w:val="bullet"/>
      <w:lvlText w:val="o"/>
      <w:lvlJc w:val="left"/>
      <w:pPr>
        <w:ind w:left="1800" w:hanging="360"/>
      </w:pPr>
      <w:rPr>
        <w:rFonts w:ascii="Courier New" w:hAnsi="Courier New" w:hint="default"/>
      </w:rPr>
    </w:lvl>
    <w:lvl w:ilvl="2" w:tplc="200269C6">
      <w:start w:val="1"/>
      <w:numFmt w:val="bullet"/>
      <w:lvlText w:val=""/>
      <w:lvlJc w:val="left"/>
      <w:pPr>
        <w:ind w:left="2520" w:hanging="360"/>
      </w:pPr>
      <w:rPr>
        <w:rFonts w:ascii="Wingdings" w:hAnsi="Wingdings" w:hint="default"/>
      </w:rPr>
    </w:lvl>
    <w:lvl w:ilvl="3" w:tplc="5CC42B2C">
      <w:start w:val="1"/>
      <w:numFmt w:val="bullet"/>
      <w:lvlText w:val=""/>
      <w:lvlJc w:val="left"/>
      <w:pPr>
        <w:ind w:left="3240" w:hanging="360"/>
      </w:pPr>
      <w:rPr>
        <w:rFonts w:ascii="Symbol" w:hAnsi="Symbol" w:hint="default"/>
      </w:rPr>
    </w:lvl>
    <w:lvl w:ilvl="4" w:tplc="87D0A852">
      <w:start w:val="1"/>
      <w:numFmt w:val="bullet"/>
      <w:lvlText w:val="o"/>
      <w:lvlJc w:val="left"/>
      <w:pPr>
        <w:ind w:left="3960" w:hanging="360"/>
      </w:pPr>
      <w:rPr>
        <w:rFonts w:ascii="Courier New" w:hAnsi="Courier New" w:hint="default"/>
      </w:rPr>
    </w:lvl>
    <w:lvl w:ilvl="5" w:tplc="DF6820E2">
      <w:start w:val="1"/>
      <w:numFmt w:val="bullet"/>
      <w:lvlText w:val=""/>
      <w:lvlJc w:val="left"/>
      <w:pPr>
        <w:ind w:left="4680" w:hanging="360"/>
      </w:pPr>
      <w:rPr>
        <w:rFonts w:ascii="Wingdings" w:hAnsi="Wingdings" w:hint="default"/>
      </w:rPr>
    </w:lvl>
    <w:lvl w:ilvl="6" w:tplc="D450BB02">
      <w:start w:val="1"/>
      <w:numFmt w:val="bullet"/>
      <w:lvlText w:val=""/>
      <w:lvlJc w:val="left"/>
      <w:pPr>
        <w:ind w:left="5400" w:hanging="360"/>
      </w:pPr>
      <w:rPr>
        <w:rFonts w:ascii="Symbol" w:hAnsi="Symbol" w:hint="default"/>
      </w:rPr>
    </w:lvl>
    <w:lvl w:ilvl="7" w:tplc="AFACD86E">
      <w:start w:val="1"/>
      <w:numFmt w:val="bullet"/>
      <w:lvlText w:val="o"/>
      <w:lvlJc w:val="left"/>
      <w:pPr>
        <w:ind w:left="6120" w:hanging="360"/>
      </w:pPr>
      <w:rPr>
        <w:rFonts w:ascii="Courier New" w:hAnsi="Courier New" w:hint="default"/>
      </w:rPr>
    </w:lvl>
    <w:lvl w:ilvl="8" w:tplc="AFF24A10">
      <w:start w:val="1"/>
      <w:numFmt w:val="bullet"/>
      <w:lvlText w:val=""/>
      <w:lvlJc w:val="left"/>
      <w:pPr>
        <w:ind w:left="6840" w:hanging="360"/>
      </w:pPr>
      <w:rPr>
        <w:rFonts w:ascii="Wingdings" w:hAnsi="Wingdings" w:hint="default"/>
      </w:rPr>
    </w:lvl>
  </w:abstractNum>
  <w:abstractNum w:abstractNumId="65" w15:restartNumberingAfterBreak="0">
    <w:nsid w:val="5080EAAA"/>
    <w:multiLevelType w:val="hybridMultilevel"/>
    <w:tmpl w:val="FFFFFFFF"/>
    <w:lvl w:ilvl="0" w:tplc="51DCFDD4">
      <w:start w:val="1"/>
      <w:numFmt w:val="bullet"/>
      <w:lvlText w:val=""/>
      <w:lvlJc w:val="left"/>
      <w:pPr>
        <w:ind w:left="1080" w:hanging="360"/>
      </w:pPr>
      <w:rPr>
        <w:rFonts w:ascii="Symbol" w:hAnsi="Symbol" w:hint="default"/>
      </w:rPr>
    </w:lvl>
    <w:lvl w:ilvl="1" w:tplc="3A54FFA6">
      <w:start w:val="1"/>
      <w:numFmt w:val="bullet"/>
      <w:lvlText w:val="o"/>
      <w:lvlJc w:val="left"/>
      <w:pPr>
        <w:ind w:left="1800" w:hanging="360"/>
      </w:pPr>
      <w:rPr>
        <w:rFonts w:ascii="Courier New" w:hAnsi="Courier New" w:hint="default"/>
      </w:rPr>
    </w:lvl>
    <w:lvl w:ilvl="2" w:tplc="1F02DE4C">
      <w:start w:val="1"/>
      <w:numFmt w:val="bullet"/>
      <w:lvlText w:val=""/>
      <w:lvlJc w:val="left"/>
      <w:pPr>
        <w:ind w:left="2520" w:hanging="360"/>
      </w:pPr>
      <w:rPr>
        <w:rFonts w:ascii="Wingdings" w:hAnsi="Wingdings" w:hint="default"/>
      </w:rPr>
    </w:lvl>
    <w:lvl w:ilvl="3" w:tplc="BBE6E982">
      <w:start w:val="1"/>
      <w:numFmt w:val="bullet"/>
      <w:lvlText w:val=""/>
      <w:lvlJc w:val="left"/>
      <w:pPr>
        <w:ind w:left="3240" w:hanging="360"/>
      </w:pPr>
      <w:rPr>
        <w:rFonts w:ascii="Symbol" w:hAnsi="Symbol" w:hint="default"/>
      </w:rPr>
    </w:lvl>
    <w:lvl w:ilvl="4" w:tplc="A9CA5CB6">
      <w:start w:val="1"/>
      <w:numFmt w:val="bullet"/>
      <w:lvlText w:val="o"/>
      <w:lvlJc w:val="left"/>
      <w:pPr>
        <w:ind w:left="3960" w:hanging="360"/>
      </w:pPr>
      <w:rPr>
        <w:rFonts w:ascii="Courier New" w:hAnsi="Courier New" w:hint="default"/>
      </w:rPr>
    </w:lvl>
    <w:lvl w:ilvl="5" w:tplc="3F5C10A2">
      <w:start w:val="1"/>
      <w:numFmt w:val="bullet"/>
      <w:lvlText w:val=""/>
      <w:lvlJc w:val="left"/>
      <w:pPr>
        <w:ind w:left="4680" w:hanging="360"/>
      </w:pPr>
      <w:rPr>
        <w:rFonts w:ascii="Wingdings" w:hAnsi="Wingdings" w:hint="default"/>
      </w:rPr>
    </w:lvl>
    <w:lvl w:ilvl="6" w:tplc="6F62734E">
      <w:start w:val="1"/>
      <w:numFmt w:val="bullet"/>
      <w:lvlText w:val=""/>
      <w:lvlJc w:val="left"/>
      <w:pPr>
        <w:ind w:left="5400" w:hanging="360"/>
      </w:pPr>
      <w:rPr>
        <w:rFonts w:ascii="Symbol" w:hAnsi="Symbol" w:hint="default"/>
      </w:rPr>
    </w:lvl>
    <w:lvl w:ilvl="7" w:tplc="0A20BD92">
      <w:start w:val="1"/>
      <w:numFmt w:val="bullet"/>
      <w:lvlText w:val="o"/>
      <w:lvlJc w:val="left"/>
      <w:pPr>
        <w:ind w:left="6120" w:hanging="360"/>
      </w:pPr>
      <w:rPr>
        <w:rFonts w:ascii="Courier New" w:hAnsi="Courier New" w:hint="default"/>
      </w:rPr>
    </w:lvl>
    <w:lvl w:ilvl="8" w:tplc="08DE9368">
      <w:start w:val="1"/>
      <w:numFmt w:val="bullet"/>
      <w:lvlText w:val=""/>
      <w:lvlJc w:val="left"/>
      <w:pPr>
        <w:ind w:left="6840" w:hanging="360"/>
      </w:pPr>
      <w:rPr>
        <w:rFonts w:ascii="Wingdings" w:hAnsi="Wingdings" w:hint="default"/>
      </w:rPr>
    </w:lvl>
  </w:abstractNum>
  <w:abstractNum w:abstractNumId="66" w15:restartNumberingAfterBreak="0">
    <w:nsid w:val="514EAF17"/>
    <w:multiLevelType w:val="hybridMultilevel"/>
    <w:tmpl w:val="8424C88C"/>
    <w:lvl w:ilvl="0" w:tplc="37E47836">
      <w:start w:val="1"/>
      <w:numFmt w:val="bullet"/>
      <w:lvlText w:val="-"/>
      <w:lvlJc w:val="left"/>
      <w:pPr>
        <w:ind w:left="720" w:hanging="360"/>
      </w:pPr>
      <w:rPr>
        <w:rFonts w:ascii="Aptos" w:hAnsi="Aptos" w:hint="default"/>
      </w:rPr>
    </w:lvl>
    <w:lvl w:ilvl="1" w:tplc="51B285E8">
      <w:start w:val="1"/>
      <w:numFmt w:val="bullet"/>
      <w:lvlText w:val="o"/>
      <w:lvlJc w:val="left"/>
      <w:pPr>
        <w:ind w:left="1440" w:hanging="360"/>
      </w:pPr>
      <w:rPr>
        <w:rFonts w:ascii="Courier New" w:hAnsi="Courier New" w:hint="default"/>
      </w:rPr>
    </w:lvl>
    <w:lvl w:ilvl="2" w:tplc="A4A6EA3E">
      <w:start w:val="1"/>
      <w:numFmt w:val="bullet"/>
      <w:lvlText w:val=""/>
      <w:lvlJc w:val="left"/>
      <w:pPr>
        <w:ind w:left="2160" w:hanging="360"/>
      </w:pPr>
      <w:rPr>
        <w:rFonts w:ascii="Wingdings" w:hAnsi="Wingdings" w:hint="default"/>
      </w:rPr>
    </w:lvl>
    <w:lvl w:ilvl="3" w:tplc="F230A77E">
      <w:start w:val="1"/>
      <w:numFmt w:val="bullet"/>
      <w:lvlText w:val=""/>
      <w:lvlJc w:val="left"/>
      <w:pPr>
        <w:ind w:left="2880" w:hanging="360"/>
      </w:pPr>
      <w:rPr>
        <w:rFonts w:ascii="Symbol" w:hAnsi="Symbol" w:hint="default"/>
      </w:rPr>
    </w:lvl>
    <w:lvl w:ilvl="4" w:tplc="F9D4F48E">
      <w:start w:val="1"/>
      <w:numFmt w:val="bullet"/>
      <w:lvlText w:val="o"/>
      <w:lvlJc w:val="left"/>
      <w:pPr>
        <w:ind w:left="3600" w:hanging="360"/>
      </w:pPr>
      <w:rPr>
        <w:rFonts w:ascii="Courier New" w:hAnsi="Courier New" w:hint="default"/>
      </w:rPr>
    </w:lvl>
    <w:lvl w:ilvl="5" w:tplc="803C16BC">
      <w:start w:val="1"/>
      <w:numFmt w:val="bullet"/>
      <w:lvlText w:val=""/>
      <w:lvlJc w:val="left"/>
      <w:pPr>
        <w:ind w:left="4320" w:hanging="360"/>
      </w:pPr>
      <w:rPr>
        <w:rFonts w:ascii="Wingdings" w:hAnsi="Wingdings" w:hint="default"/>
      </w:rPr>
    </w:lvl>
    <w:lvl w:ilvl="6" w:tplc="7EA86B86">
      <w:start w:val="1"/>
      <w:numFmt w:val="bullet"/>
      <w:lvlText w:val=""/>
      <w:lvlJc w:val="left"/>
      <w:pPr>
        <w:ind w:left="5040" w:hanging="360"/>
      </w:pPr>
      <w:rPr>
        <w:rFonts w:ascii="Symbol" w:hAnsi="Symbol" w:hint="default"/>
      </w:rPr>
    </w:lvl>
    <w:lvl w:ilvl="7" w:tplc="4D6A3C0A">
      <w:start w:val="1"/>
      <w:numFmt w:val="bullet"/>
      <w:lvlText w:val="o"/>
      <w:lvlJc w:val="left"/>
      <w:pPr>
        <w:ind w:left="5760" w:hanging="360"/>
      </w:pPr>
      <w:rPr>
        <w:rFonts w:ascii="Courier New" w:hAnsi="Courier New" w:hint="default"/>
      </w:rPr>
    </w:lvl>
    <w:lvl w:ilvl="8" w:tplc="96584564">
      <w:start w:val="1"/>
      <w:numFmt w:val="bullet"/>
      <w:lvlText w:val=""/>
      <w:lvlJc w:val="left"/>
      <w:pPr>
        <w:ind w:left="6480" w:hanging="360"/>
      </w:pPr>
      <w:rPr>
        <w:rFonts w:ascii="Wingdings" w:hAnsi="Wingdings" w:hint="default"/>
      </w:rPr>
    </w:lvl>
  </w:abstractNum>
  <w:abstractNum w:abstractNumId="67" w15:restartNumberingAfterBreak="0">
    <w:nsid w:val="521BC393"/>
    <w:multiLevelType w:val="hybridMultilevel"/>
    <w:tmpl w:val="FFFFFFFF"/>
    <w:lvl w:ilvl="0" w:tplc="4A5AECD4">
      <w:start w:val="1"/>
      <w:numFmt w:val="bullet"/>
      <w:lvlText w:val=""/>
      <w:lvlJc w:val="left"/>
      <w:pPr>
        <w:ind w:left="1080" w:hanging="360"/>
      </w:pPr>
      <w:rPr>
        <w:rFonts w:ascii="Wingdings" w:hAnsi="Wingdings" w:hint="default"/>
      </w:rPr>
    </w:lvl>
    <w:lvl w:ilvl="1" w:tplc="387C6178">
      <w:start w:val="1"/>
      <w:numFmt w:val="bullet"/>
      <w:lvlText w:val="o"/>
      <w:lvlJc w:val="left"/>
      <w:pPr>
        <w:ind w:left="1800" w:hanging="360"/>
      </w:pPr>
      <w:rPr>
        <w:rFonts w:ascii="Courier New" w:hAnsi="Courier New" w:hint="default"/>
      </w:rPr>
    </w:lvl>
    <w:lvl w:ilvl="2" w:tplc="CB1C9BD2">
      <w:start w:val="1"/>
      <w:numFmt w:val="bullet"/>
      <w:lvlText w:val=""/>
      <w:lvlJc w:val="left"/>
      <w:pPr>
        <w:ind w:left="2520" w:hanging="360"/>
      </w:pPr>
      <w:rPr>
        <w:rFonts w:ascii="Wingdings" w:hAnsi="Wingdings" w:hint="default"/>
      </w:rPr>
    </w:lvl>
    <w:lvl w:ilvl="3" w:tplc="4F48CFD4">
      <w:start w:val="1"/>
      <w:numFmt w:val="bullet"/>
      <w:lvlText w:val=""/>
      <w:lvlJc w:val="left"/>
      <w:pPr>
        <w:ind w:left="3240" w:hanging="360"/>
      </w:pPr>
      <w:rPr>
        <w:rFonts w:ascii="Symbol" w:hAnsi="Symbol" w:hint="default"/>
      </w:rPr>
    </w:lvl>
    <w:lvl w:ilvl="4" w:tplc="B176A0B0">
      <w:start w:val="1"/>
      <w:numFmt w:val="bullet"/>
      <w:lvlText w:val="o"/>
      <w:lvlJc w:val="left"/>
      <w:pPr>
        <w:ind w:left="3960" w:hanging="360"/>
      </w:pPr>
      <w:rPr>
        <w:rFonts w:ascii="Courier New" w:hAnsi="Courier New" w:hint="default"/>
      </w:rPr>
    </w:lvl>
    <w:lvl w:ilvl="5" w:tplc="07A81248">
      <w:start w:val="1"/>
      <w:numFmt w:val="bullet"/>
      <w:lvlText w:val=""/>
      <w:lvlJc w:val="left"/>
      <w:pPr>
        <w:ind w:left="4680" w:hanging="360"/>
      </w:pPr>
      <w:rPr>
        <w:rFonts w:ascii="Wingdings" w:hAnsi="Wingdings" w:hint="default"/>
      </w:rPr>
    </w:lvl>
    <w:lvl w:ilvl="6" w:tplc="ACE66EF2">
      <w:start w:val="1"/>
      <w:numFmt w:val="bullet"/>
      <w:lvlText w:val=""/>
      <w:lvlJc w:val="left"/>
      <w:pPr>
        <w:ind w:left="5400" w:hanging="360"/>
      </w:pPr>
      <w:rPr>
        <w:rFonts w:ascii="Symbol" w:hAnsi="Symbol" w:hint="default"/>
      </w:rPr>
    </w:lvl>
    <w:lvl w:ilvl="7" w:tplc="B27009EC">
      <w:start w:val="1"/>
      <w:numFmt w:val="bullet"/>
      <w:lvlText w:val="o"/>
      <w:lvlJc w:val="left"/>
      <w:pPr>
        <w:ind w:left="6120" w:hanging="360"/>
      </w:pPr>
      <w:rPr>
        <w:rFonts w:ascii="Courier New" w:hAnsi="Courier New" w:hint="default"/>
      </w:rPr>
    </w:lvl>
    <w:lvl w:ilvl="8" w:tplc="09FA3B62">
      <w:start w:val="1"/>
      <w:numFmt w:val="bullet"/>
      <w:lvlText w:val=""/>
      <w:lvlJc w:val="left"/>
      <w:pPr>
        <w:ind w:left="6840" w:hanging="360"/>
      </w:pPr>
      <w:rPr>
        <w:rFonts w:ascii="Wingdings" w:hAnsi="Wingdings" w:hint="default"/>
      </w:rPr>
    </w:lvl>
  </w:abstractNum>
  <w:abstractNum w:abstractNumId="68" w15:restartNumberingAfterBreak="0">
    <w:nsid w:val="52C1450B"/>
    <w:multiLevelType w:val="hybridMultilevel"/>
    <w:tmpl w:val="FFFFFFFF"/>
    <w:lvl w:ilvl="0" w:tplc="B8E25454">
      <w:start w:val="1"/>
      <w:numFmt w:val="bullet"/>
      <w:lvlText w:val=""/>
      <w:lvlJc w:val="left"/>
      <w:pPr>
        <w:ind w:left="720" w:hanging="360"/>
      </w:pPr>
      <w:rPr>
        <w:rFonts w:ascii="Symbol" w:hAnsi="Symbol" w:hint="default"/>
      </w:rPr>
    </w:lvl>
    <w:lvl w:ilvl="1" w:tplc="A7D64FAE">
      <w:start w:val="1"/>
      <w:numFmt w:val="bullet"/>
      <w:lvlText w:val="o"/>
      <w:lvlJc w:val="left"/>
      <w:pPr>
        <w:ind w:left="1440" w:hanging="360"/>
      </w:pPr>
      <w:rPr>
        <w:rFonts w:ascii="Courier New" w:hAnsi="Courier New" w:hint="default"/>
      </w:rPr>
    </w:lvl>
    <w:lvl w:ilvl="2" w:tplc="5D2E21AC">
      <w:start w:val="1"/>
      <w:numFmt w:val="bullet"/>
      <w:lvlText w:val=""/>
      <w:lvlJc w:val="left"/>
      <w:pPr>
        <w:ind w:left="2160" w:hanging="360"/>
      </w:pPr>
      <w:rPr>
        <w:rFonts w:ascii="Wingdings" w:hAnsi="Wingdings" w:hint="default"/>
      </w:rPr>
    </w:lvl>
    <w:lvl w:ilvl="3" w:tplc="4E625A56">
      <w:start w:val="1"/>
      <w:numFmt w:val="bullet"/>
      <w:lvlText w:val=""/>
      <w:lvlJc w:val="left"/>
      <w:pPr>
        <w:ind w:left="2880" w:hanging="360"/>
      </w:pPr>
      <w:rPr>
        <w:rFonts w:ascii="Symbol" w:hAnsi="Symbol" w:hint="default"/>
      </w:rPr>
    </w:lvl>
    <w:lvl w:ilvl="4" w:tplc="28FA6EC0">
      <w:start w:val="1"/>
      <w:numFmt w:val="bullet"/>
      <w:lvlText w:val="o"/>
      <w:lvlJc w:val="left"/>
      <w:pPr>
        <w:ind w:left="3600" w:hanging="360"/>
      </w:pPr>
      <w:rPr>
        <w:rFonts w:ascii="Courier New" w:hAnsi="Courier New" w:hint="default"/>
      </w:rPr>
    </w:lvl>
    <w:lvl w:ilvl="5" w:tplc="525C2960">
      <w:start w:val="1"/>
      <w:numFmt w:val="bullet"/>
      <w:lvlText w:val=""/>
      <w:lvlJc w:val="left"/>
      <w:pPr>
        <w:ind w:left="4320" w:hanging="360"/>
      </w:pPr>
      <w:rPr>
        <w:rFonts w:ascii="Wingdings" w:hAnsi="Wingdings" w:hint="default"/>
      </w:rPr>
    </w:lvl>
    <w:lvl w:ilvl="6" w:tplc="C9A66BE0">
      <w:start w:val="1"/>
      <w:numFmt w:val="bullet"/>
      <w:lvlText w:val=""/>
      <w:lvlJc w:val="left"/>
      <w:pPr>
        <w:ind w:left="5040" w:hanging="360"/>
      </w:pPr>
      <w:rPr>
        <w:rFonts w:ascii="Symbol" w:hAnsi="Symbol" w:hint="default"/>
      </w:rPr>
    </w:lvl>
    <w:lvl w:ilvl="7" w:tplc="0B20381C">
      <w:start w:val="1"/>
      <w:numFmt w:val="bullet"/>
      <w:lvlText w:val="o"/>
      <w:lvlJc w:val="left"/>
      <w:pPr>
        <w:ind w:left="5760" w:hanging="360"/>
      </w:pPr>
      <w:rPr>
        <w:rFonts w:ascii="Courier New" w:hAnsi="Courier New" w:hint="default"/>
      </w:rPr>
    </w:lvl>
    <w:lvl w:ilvl="8" w:tplc="EFC64212">
      <w:start w:val="1"/>
      <w:numFmt w:val="bullet"/>
      <w:lvlText w:val=""/>
      <w:lvlJc w:val="left"/>
      <w:pPr>
        <w:ind w:left="6480" w:hanging="360"/>
      </w:pPr>
      <w:rPr>
        <w:rFonts w:ascii="Wingdings" w:hAnsi="Wingdings" w:hint="default"/>
      </w:rPr>
    </w:lvl>
  </w:abstractNum>
  <w:abstractNum w:abstractNumId="69" w15:restartNumberingAfterBreak="0">
    <w:nsid w:val="532CEE27"/>
    <w:multiLevelType w:val="hybridMultilevel"/>
    <w:tmpl w:val="FFFFFFFF"/>
    <w:lvl w:ilvl="0" w:tplc="2FBE06D2">
      <w:start w:val="1"/>
      <w:numFmt w:val="bullet"/>
      <w:lvlText w:val="-"/>
      <w:lvlJc w:val="left"/>
      <w:pPr>
        <w:ind w:left="2520" w:hanging="360"/>
      </w:pPr>
      <w:rPr>
        <w:rFonts w:ascii="Aptos" w:hAnsi="Aptos" w:hint="default"/>
      </w:rPr>
    </w:lvl>
    <w:lvl w:ilvl="1" w:tplc="15220548">
      <w:start w:val="1"/>
      <w:numFmt w:val="bullet"/>
      <w:lvlText w:val="o"/>
      <w:lvlJc w:val="left"/>
      <w:pPr>
        <w:ind w:left="3240" w:hanging="360"/>
      </w:pPr>
      <w:rPr>
        <w:rFonts w:ascii="Courier New" w:hAnsi="Courier New" w:hint="default"/>
      </w:rPr>
    </w:lvl>
    <w:lvl w:ilvl="2" w:tplc="1B8077A0">
      <w:start w:val="1"/>
      <w:numFmt w:val="bullet"/>
      <w:lvlText w:val=""/>
      <w:lvlJc w:val="left"/>
      <w:pPr>
        <w:ind w:left="3960" w:hanging="360"/>
      </w:pPr>
      <w:rPr>
        <w:rFonts w:ascii="Wingdings" w:hAnsi="Wingdings" w:hint="default"/>
      </w:rPr>
    </w:lvl>
    <w:lvl w:ilvl="3" w:tplc="DA64B7B8">
      <w:start w:val="1"/>
      <w:numFmt w:val="bullet"/>
      <w:lvlText w:val=""/>
      <w:lvlJc w:val="left"/>
      <w:pPr>
        <w:ind w:left="4680" w:hanging="360"/>
      </w:pPr>
      <w:rPr>
        <w:rFonts w:ascii="Symbol" w:hAnsi="Symbol" w:hint="default"/>
      </w:rPr>
    </w:lvl>
    <w:lvl w:ilvl="4" w:tplc="B1663106">
      <w:start w:val="1"/>
      <w:numFmt w:val="bullet"/>
      <w:lvlText w:val="o"/>
      <w:lvlJc w:val="left"/>
      <w:pPr>
        <w:ind w:left="5400" w:hanging="360"/>
      </w:pPr>
      <w:rPr>
        <w:rFonts w:ascii="Courier New" w:hAnsi="Courier New" w:hint="default"/>
      </w:rPr>
    </w:lvl>
    <w:lvl w:ilvl="5" w:tplc="1B1A00EA">
      <w:start w:val="1"/>
      <w:numFmt w:val="bullet"/>
      <w:lvlText w:val=""/>
      <w:lvlJc w:val="left"/>
      <w:pPr>
        <w:ind w:left="6120" w:hanging="360"/>
      </w:pPr>
      <w:rPr>
        <w:rFonts w:ascii="Wingdings" w:hAnsi="Wingdings" w:hint="default"/>
      </w:rPr>
    </w:lvl>
    <w:lvl w:ilvl="6" w:tplc="7BDACBE2">
      <w:start w:val="1"/>
      <w:numFmt w:val="bullet"/>
      <w:lvlText w:val=""/>
      <w:lvlJc w:val="left"/>
      <w:pPr>
        <w:ind w:left="6840" w:hanging="360"/>
      </w:pPr>
      <w:rPr>
        <w:rFonts w:ascii="Symbol" w:hAnsi="Symbol" w:hint="default"/>
      </w:rPr>
    </w:lvl>
    <w:lvl w:ilvl="7" w:tplc="25E87F02">
      <w:start w:val="1"/>
      <w:numFmt w:val="bullet"/>
      <w:lvlText w:val="o"/>
      <w:lvlJc w:val="left"/>
      <w:pPr>
        <w:ind w:left="7560" w:hanging="360"/>
      </w:pPr>
      <w:rPr>
        <w:rFonts w:ascii="Courier New" w:hAnsi="Courier New" w:hint="default"/>
      </w:rPr>
    </w:lvl>
    <w:lvl w:ilvl="8" w:tplc="11FE84F8">
      <w:start w:val="1"/>
      <w:numFmt w:val="bullet"/>
      <w:lvlText w:val=""/>
      <w:lvlJc w:val="left"/>
      <w:pPr>
        <w:ind w:left="8280" w:hanging="360"/>
      </w:pPr>
      <w:rPr>
        <w:rFonts w:ascii="Wingdings" w:hAnsi="Wingdings" w:hint="default"/>
      </w:rPr>
    </w:lvl>
  </w:abstractNum>
  <w:abstractNum w:abstractNumId="70" w15:restartNumberingAfterBreak="0">
    <w:nsid w:val="537B16C1"/>
    <w:multiLevelType w:val="hybridMultilevel"/>
    <w:tmpl w:val="FFFFFFFF"/>
    <w:lvl w:ilvl="0" w:tplc="52E45DBA">
      <w:start w:val="1"/>
      <w:numFmt w:val="bullet"/>
      <w:lvlText w:val="-"/>
      <w:lvlJc w:val="left"/>
      <w:pPr>
        <w:ind w:left="2520" w:hanging="360"/>
      </w:pPr>
      <w:rPr>
        <w:rFonts w:ascii="Aptos" w:hAnsi="Aptos" w:hint="default"/>
      </w:rPr>
    </w:lvl>
    <w:lvl w:ilvl="1" w:tplc="35DA3D8A">
      <w:start w:val="1"/>
      <w:numFmt w:val="bullet"/>
      <w:lvlText w:val="o"/>
      <w:lvlJc w:val="left"/>
      <w:pPr>
        <w:ind w:left="3240" w:hanging="360"/>
      </w:pPr>
      <w:rPr>
        <w:rFonts w:ascii="Courier New" w:hAnsi="Courier New" w:hint="default"/>
      </w:rPr>
    </w:lvl>
    <w:lvl w:ilvl="2" w:tplc="4FD8699C">
      <w:start w:val="1"/>
      <w:numFmt w:val="bullet"/>
      <w:lvlText w:val=""/>
      <w:lvlJc w:val="left"/>
      <w:pPr>
        <w:ind w:left="3960" w:hanging="360"/>
      </w:pPr>
      <w:rPr>
        <w:rFonts w:ascii="Wingdings" w:hAnsi="Wingdings" w:hint="default"/>
      </w:rPr>
    </w:lvl>
    <w:lvl w:ilvl="3" w:tplc="095677C4">
      <w:start w:val="1"/>
      <w:numFmt w:val="bullet"/>
      <w:lvlText w:val=""/>
      <w:lvlJc w:val="left"/>
      <w:pPr>
        <w:ind w:left="4680" w:hanging="360"/>
      </w:pPr>
      <w:rPr>
        <w:rFonts w:ascii="Symbol" w:hAnsi="Symbol" w:hint="default"/>
      </w:rPr>
    </w:lvl>
    <w:lvl w:ilvl="4" w:tplc="256ABE1E">
      <w:start w:val="1"/>
      <w:numFmt w:val="bullet"/>
      <w:lvlText w:val="o"/>
      <w:lvlJc w:val="left"/>
      <w:pPr>
        <w:ind w:left="5400" w:hanging="360"/>
      </w:pPr>
      <w:rPr>
        <w:rFonts w:ascii="Courier New" w:hAnsi="Courier New" w:hint="default"/>
      </w:rPr>
    </w:lvl>
    <w:lvl w:ilvl="5" w:tplc="0302CFCA">
      <w:start w:val="1"/>
      <w:numFmt w:val="bullet"/>
      <w:lvlText w:val=""/>
      <w:lvlJc w:val="left"/>
      <w:pPr>
        <w:ind w:left="6120" w:hanging="360"/>
      </w:pPr>
      <w:rPr>
        <w:rFonts w:ascii="Wingdings" w:hAnsi="Wingdings" w:hint="default"/>
      </w:rPr>
    </w:lvl>
    <w:lvl w:ilvl="6" w:tplc="06B8FB08">
      <w:start w:val="1"/>
      <w:numFmt w:val="bullet"/>
      <w:lvlText w:val=""/>
      <w:lvlJc w:val="left"/>
      <w:pPr>
        <w:ind w:left="6840" w:hanging="360"/>
      </w:pPr>
      <w:rPr>
        <w:rFonts w:ascii="Symbol" w:hAnsi="Symbol" w:hint="default"/>
      </w:rPr>
    </w:lvl>
    <w:lvl w:ilvl="7" w:tplc="F21CBCEE">
      <w:start w:val="1"/>
      <w:numFmt w:val="bullet"/>
      <w:lvlText w:val="o"/>
      <w:lvlJc w:val="left"/>
      <w:pPr>
        <w:ind w:left="7560" w:hanging="360"/>
      </w:pPr>
      <w:rPr>
        <w:rFonts w:ascii="Courier New" w:hAnsi="Courier New" w:hint="default"/>
      </w:rPr>
    </w:lvl>
    <w:lvl w:ilvl="8" w:tplc="9AA89638">
      <w:start w:val="1"/>
      <w:numFmt w:val="bullet"/>
      <w:lvlText w:val=""/>
      <w:lvlJc w:val="left"/>
      <w:pPr>
        <w:ind w:left="8280" w:hanging="360"/>
      </w:pPr>
      <w:rPr>
        <w:rFonts w:ascii="Wingdings" w:hAnsi="Wingdings" w:hint="default"/>
      </w:rPr>
    </w:lvl>
  </w:abstractNum>
  <w:abstractNum w:abstractNumId="71" w15:restartNumberingAfterBreak="0">
    <w:nsid w:val="556C66C0"/>
    <w:multiLevelType w:val="hybridMultilevel"/>
    <w:tmpl w:val="5C5A8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1B11C8"/>
    <w:multiLevelType w:val="hybridMultilevel"/>
    <w:tmpl w:val="E17C07E0"/>
    <w:lvl w:ilvl="0" w:tplc="736EA520">
      <w:start w:val="1"/>
      <w:numFmt w:val="bullet"/>
      <w:lvlText w:val="-"/>
      <w:lvlJc w:val="left"/>
      <w:pPr>
        <w:ind w:left="720" w:hanging="360"/>
      </w:pPr>
      <w:rPr>
        <w:rFonts w:ascii="Aptos" w:hAnsi="Aptos" w:hint="default"/>
      </w:rPr>
    </w:lvl>
    <w:lvl w:ilvl="1" w:tplc="35BA8602">
      <w:start w:val="1"/>
      <w:numFmt w:val="bullet"/>
      <w:lvlText w:val="o"/>
      <w:lvlJc w:val="left"/>
      <w:pPr>
        <w:ind w:left="1440" w:hanging="360"/>
      </w:pPr>
      <w:rPr>
        <w:rFonts w:ascii="Courier New" w:hAnsi="Courier New" w:hint="default"/>
      </w:rPr>
    </w:lvl>
    <w:lvl w:ilvl="2" w:tplc="63A0509C">
      <w:start w:val="1"/>
      <w:numFmt w:val="bullet"/>
      <w:lvlText w:val=""/>
      <w:lvlJc w:val="left"/>
      <w:pPr>
        <w:ind w:left="2160" w:hanging="360"/>
      </w:pPr>
      <w:rPr>
        <w:rFonts w:ascii="Wingdings" w:hAnsi="Wingdings" w:hint="default"/>
      </w:rPr>
    </w:lvl>
    <w:lvl w:ilvl="3" w:tplc="077693B0">
      <w:start w:val="1"/>
      <w:numFmt w:val="bullet"/>
      <w:lvlText w:val=""/>
      <w:lvlJc w:val="left"/>
      <w:pPr>
        <w:ind w:left="2880" w:hanging="360"/>
      </w:pPr>
      <w:rPr>
        <w:rFonts w:ascii="Symbol" w:hAnsi="Symbol" w:hint="default"/>
      </w:rPr>
    </w:lvl>
    <w:lvl w:ilvl="4" w:tplc="2E3C1A46">
      <w:start w:val="1"/>
      <w:numFmt w:val="bullet"/>
      <w:lvlText w:val="o"/>
      <w:lvlJc w:val="left"/>
      <w:pPr>
        <w:ind w:left="3600" w:hanging="360"/>
      </w:pPr>
      <w:rPr>
        <w:rFonts w:ascii="Courier New" w:hAnsi="Courier New" w:hint="default"/>
      </w:rPr>
    </w:lvl>
    <w:lvl w:ilvl="5" w:tplc="46AEE792">
      <w:start w:val="1"/>
      <w:numFmt w:val="bullet"/>
      <w:lvlText w:val=""/>
      <w:lvlJc w:val="left"/>
      <w:pPr>
        <w:ind w:left="4320" w:hanging="360"/>
      </w:pPr>
      <w:rPr>
        <w:rFonts w:ascii="Wingdings" w:hAnsi="Wingdings" w:hint="default"/>
      </w:rPr>
    </w:lvl>
    <w:lvl w:ilvl="6" w:tplc="6BF03CFC">
      <w:start w:val="1"/>
      <w:numFmt w:val="bullet"/>
      <w:lvlText w:val=""/>
      <w:lvlJc w:val="left"/>
      <w:pPr>
        <w:ind w:left="5040" w:hanging="360"/>
      </w:pPr>
      <w:rPr>
        <w:rFonts w:ascii="Symbol" w:hAnsi="Symbol" w:hint="default"/>
      </w:rPr>
    </w:lvl>
    <w:lvl w:ilvl="7" w:tplc="19341E00">
      <w:start w:val="1"/>
      <w:numFmt w:val="bullet"/>
      <w:lvlText w:val="o"/>
      <w:lvlJc w:val="left"/>
      <w:pPr>
        <w:ind w:left="5760" w:hanging="360"/>
      </w:pPr>
      <w:rPr>
        <w:rFonts w:ascii="Courier New" w:hAnsi="Courier New" w:hint="default"/>
      </w:rPr>
    </w:lvl>
    <w:lvl w:ilvl="8" w:tplc="6BB6A250">
      <w:start w:val="1"/>
      <w:numFmt w:val="bullet"/>
      <w:lvlText w:val=""/>
      <w:lvlJc w:val="left"/>
      <w:pPr>
        <w:ind w:left="6480" w:hanging="360"/>
      </w:pPr>
      <w:rPr>
        <w:rFonts w:ascii="Wingdings" w:hAnsi="Wingdings" w:hint="default"/>
      </w:rPr>
    </w:lvl>
  </w:abstractNum>
  <w:abstractNum w:abstractNumId="73" w15:restartNumberingAfterBreak="0">
    <w:nsid w:val="5826DDB0"/>
    <w:multiLevelType w:val="hybridMultilevel"/>
    <w:tmpl w:val="FFFFFFFF"/>
    <w:lvl w:ilvl="0" w:tplc="AD8C8110">
      <w:start w:val="1"/>
      <w:numFmt w:val="bullet"/>
      <w:lvlText w:val="-"/>
      <w:lvlJc w:val="left"/>
      <w:pPr>
        <w:ind w:left="2520" w:hanging="360"/>
      </w:pPr>
      <w:rPr>
        <w:rFonts w:ascii="Aptos" w:hAnsi="Aptos" w:hint="default"/>
      </w:rPr>
    </w:lvl>
    <w:lvl w:ilvl="1" w:tplc="A6E2BAD0">
      <w:start w:val="1"/>
      <w:numFmt w:val="bullet"/>
      <w:lvlText w:val="o"/>
      <w:lvlJc w:val="left"/>
      <w:pPr>
        <w:ind w:left="3240" w:hanging="360"/>
      </w:pPr>
      <w:rPr>
        <w:rFonts w:ascii="Courier New" w:hAnsi="Courier New" w:hint="default"/>
      </w:rPr>
    </w:lvl>
    <w:lvl w:ilvl="2" w:tplc="5C3AAB24">
      <w:start w:val="1"/>
      <w:numFmt w:val="bullet"/>
      <w:lvlText w:val=""/>
      <w:lvlJc w:val="left"/>
      <w:pPr>
        <w:ind w:left="3960" w:hanging="360"/>
      </w:pPr>
      <w:rPr>
        <w:rFonts w:ascii="Wingdings" w:hAnsi="Wingdings" w:hint="default"/>
      </w:rPr>
    </w:lvl>
    <w:lvl w:ilvl="3" w:tplc="135E6EA4">
      <w:start w:val="1"/>
      <w:numFmt w:val="bullet"/>
      <w:lvlText w:val=""/>
      <w:lvlJc w:val="left"/>
      <w:pPr>
        <w:ind w:left="4680" w:hanging="360"/>
      </w:pPr>
      <w:rPr>
        <w:rFonts w:ascii="Symbol" w:hAnsi="Symbol" w:hint="default"/>
      </w:rPr>
    </w:lvl>
    <w:lvl w:ilvl="4" w:tplc="2480C1BC">
      <w:start w:val="1"/>
      <w:numFmt w:val="bullet"/>
      <w:lvlText w:val="o"/>
      <w:lvlJc w:val="left"/>
      <w:pPr>
        <w:ind w:left="5400" w:hanging="360"/>
      </w:pPr>
      <w:rPr>
        <w:rFonts w:ascii="Courier New" w:hAnsi="Courier New" w:hint="default"/>
      </w:rPr>
    </w:lvl>
    <w:lvl w:ilvl="5" w:tplc="05807CDE">
      <w:start w:val="1"/>
      <w:numFmt w:val="bullet"/>
      <w:lvlText w:val=""/>
      <w:lvlJc w:val="left"/>
      <w:pPr>
        <w:ind w:left="6120" w:hanging="360"/>
      </w:pPr>
      <w:rPr>
        <w:rFonts w:ascii="Wingdings" w:hAnsi="Wingdings" w:hint="default"/>
      </w:rPr>
    </w:lvl>
    <w:lvl w:ilvl="6" w:tplc="C420753C">
      <w:start w:val="1"/>
      <w:numFmt w:val="bullet"/>
      <w:lvlText w:val=""/>
      <w:lvlJc w:val="left"/>
      <w:pPr>
        <w:ind w:left="6840" w:hanging="360"/>
      </w:pPr>
      <w:rPr>
        <w:rFonts w:ascii="Symbol" w:hAnsi="Symbol" w:hint="default"/>
      </w:rPr>
    </w:lvl>
    <w:lvl w:ilvl="7" w:tplc="09A8D568">
      <w:start w:val="1"/>
      <w:numFmt w:val="bullet"/>
      <w:lvlText w:val="o"/>
      <w:lvlJc w:val="left"/>
      <w:pPr>
        <w:ind w:left="7560" w:hanging="360"/>
      </w:pPr>
      <w:rPr>
        <w:rFonts w:ascii="Courier New" w:hAnsi="Courier New" w:hint="default"/>
      </w:rPr>
    </w:lvl>
    <w:lvl w:ilvl="8" w:tplc="97FC3932">
      <w:start w:val="1"/>
      <w:numFmt w:val="bullet"/>
      <w:lvlText w:val=""/>
      <w:lvlJc w:val="left"/>
      <w:pPr>
        <w:ind w:left="8280" w:hanging="360"/>
      </w:pPr>
      <w:rPr>
        <w:rFonts w:ascii="Wingdings" w:hAnsi="Wingdings" w:hint="default"/>
      </w:rPr>
    </w:lvl>
  </w:abstractNum>
  <w:abstractNum w:abstractNumId="74" w15:restartNumberingAfterBreak="0">
    <w:nsid w:val="58988ED5"/>
    <w:multiLevelType w:val="hybridMultilevel"/>
    <w:tmpl w:val="FFFFFFFF"/>
    <w:lvl w:ilvl="0" w:tplc="23B08220">
      <w:start w:val="1"/>
      <w:numFmt w:val="bullet"/>
      <w:lvlText w:val=""/>
      <w:lvlJc w:val="left"/>
      <w:pPr>
        <w:ind w:left="720" w:hanging="360"/>
      </w:pPr>
      <w:rPr>
        <w:rFonts w:ascii="Symbol" w:hAnsi="Symbol" w:hint="default"/>
      </w:rPr>
    </w:lvl>
    <w:lvl w:ilvl="1" w:tplc="6AFA6B46">
      <w:start w:val="1"/>
      <w:numFmt w:val="bullet"/>
      <w:lvlText w:val="o"/>
      <w:lvlJc w:val="left"/>
      <w:pPr>
        <w:ind w:left="1440" w:hanging="360"/>
      </w:pPr>
      <w:rPr>
        <w:rFonts w:ascii="Courier New" w:hAnsi="Courier New" w:hint="default"/>
      </w:rPr>
    </w:lvl>
    <w:lvl w:ilvl="2" w:tplc="DA4A09D2">
      <w:start w:val="1"/>
      <w:numFmt w:val="bullet"/>
      <w:lvlText w:val=""/>
      <w:lvlJc w:val="left"/>
      <w:pPr>
        <w:ind w:left="2160" w:hanging="360"/>
      </w:pPr>
      <w:rPr>
        <w:rFonts w:ascii="Wingdings" w:hAnsi="Wingdings" w:hint="default"/>
      </w:rPr>
    </w:lvl>
    <w:lvl w:ilvl="3" w:tplc="17A6BED6">
      <w:start w:val="1"/>
      <w:numFmt w:val="bullet"/>
      <w:lvlText w:val=""/>
      <w:lvlJc w:val="left"/>
      <w:pPr>
        <w:ind w:left="2880" w:hanging="360"/>
      </w:pPr>
      <w:rPr>
        <w:rFonts w:ascii="Symbol" w:hAnsi="Symbol" w:hint="default"/>
      </w:rPr>
    </w:lvl>
    <w:lvl w:ilvl="4" w:tplc="C2F6EE66">
      <w:start w:val="1"/>
      <w:numFmt w:val="bullet"/>
      <w:lvlText w:val="o"/>
      <w:lvlJc w:val="left"/>
      <w:pPr>
        <w:ind w:left="3600" w:hanging="360"/>
      </w:pPr>
      <w:rPr>
        <w:rFonts w:ascii="Courier New" w:hAnsi="Courier New" w:hint="default"/>
      </w:rPr>
    </w:lvl>
    <w:lvl w:ilvl="5" w:tplc="7E34389A">
      <w:start w:val="1"/>
      <w:numFmt w:val="bullet"/>
      <w:lvlText w:val=""/>
      <w:lvlJc w:val="left"/>
      <w:pPr>
        <w:ind w:left="4320" w:hanging="360"/>
      </w:pPr>
      <w:rPr>
        <w:rFonts w:ascii="Wingdings" w:hAnsi="Wingdings" w:hint="default"/>
      </w:rPr>
    </w:lvl>
    <w:lvl w:ilvl="6" w:tplc="FA146416">
      <w:start w:val="1"/>
      <w:numFmt w:val="bullet"/>
      <w:lvlText w:val=""/>
      <w:lvlJc w:val="left"/>
      <w:pPr>
        <w:ind w:left="5040" w:hanging="360"/>
      </w:pPr>
      <w:rPr>
        <w:rFonts w:ascii="Symbol" w:hAnsi="Symbol" w:hint="default"/>
      </w:rPr>
    </w:lvl>
    <w:lvl w:ilvl="7" w:tplc="06F40060">
      <w:start w:val="1"/>
      <w:numFmt w:val="bullet"/>
      <w:lvlText w:val="o"/>
      <w:lvlJc w:val="left"/>
      <w:pPr>
        <w:ind w:left="5760" w:hanging="360"/>
      </w:pPr>
      <w:rPr>
        <w:rFonts w:ascii="Courier New" w:hAnsi="Courier New" w:hint="default"/>
      </w:rPr>
    </w:lvl>
    <w:lvl w:ilvl="8" w:tplc="AA587BB2">
      <w:start w:val="1"/>
      <w:numFmt w:val="bullet"/>
      <w:lvlText w:val=""/>
      <w:lvlJc w:val="left"/>
      <w:pPr>
        <w:ind w:left="6480" w:hanging="360"/>
      </w:pPr>
      <w:rPr>
        <w:rFonts w:ascii="Wingdings" w:hAnsi="Wingdings" w:hint="default"/>
      </w:rPr>
    </w:lvl>
  </w:abstractNum>
  <w:abstractNum w:abstractNumId="75" w15:restartNumberingAfterBreak="0">
    <w:nsid w:val="58B1EF36"/>
    <w:multiLevelType w:val="hybridMultilevel"/>
    <w:tmpl w:val="FFFFFFFF"/>
    <w:lvl w:ilvl="0" w:tplc="F43E7A86">
      <w:start w:val="1"/>
      <w:numFmt w:val="bullet"/>
      <w:lvlText w:val=""/>
      <w:lvlJc w:val="left"/>
      <w:pPr>
        <w:ind w:left="720" w:hanging="360"/>
      </w:pPr>
      <w:rPr>
        <w:rFonts w:ascii="Symbol" w:hAnsi="Symbol" w:hint="default"/>
      </w:rPr>
    </w:lvl>
    <w:lvl w:ilvl="1" w:tplc="FE06FA4E">
      <w:start w:val="1"/>
      <w:numFmt w:val="bullet"/>
      <w:lvlText w:val="o"/>
      <w:lvlJc w:val="left"/>
      <w:pPr>
        <w:ind w:left="1440" w:hanging="360"/>
      </w:pPr>
      <w:rPr>
        <w:rFonts w:ascii="Courier New" w:hAnsi="Courier New" w:hint="default"/>
      </w:rPr>
    </w:lvl>
    <w:lvl w:ilvl="2" w:tplc="3D184D14">
      <w:start w:val="1"/>
      <w:numFmt w:val="bullet"/>
      <w:lvlText w:val=""/>
      <w:lvlJc w:val="left"/>
      <w:pPr>
        <w:ind w:left="2160" w:hanging="360"/>
      </w:pPr>
      <w:rPr>
        <w:rFonts w:ascii="Wingdings" w:hAnsi="Wingdings" w:hint="default"/>
      </w:rPr>
    </w:lvl>
    <w:lvl w:ilvl="3" w:tplc="6B561B34">
      <w:start w:val="1"/>
      <w:numFmt w:val="bullet"/>
      <w:lvlText w:val=""/>
      <w:lvlJc w:val="left"/>
      <w:pPr>
        <w:ind w:left="2880" w:hanging="360"/>
      </w:pPr>
      <w:rPr>
        <w:rFonts w:ascii="Symbol" w:hAnsi="Symbol" w:hint="default"/>
      </w:rPr>
    </w:lvl>
    <w:lvl w:ilvl="4" w:tplc="0C4E719C">
      <w:start w:val="1"/>
      <w:numFmt w:val="bullet"/>
      <w:lvlText w:val="o"/>
      <w:lvlJc w:val="left"/>
      <w:pPr>
        <w:ind w:left="3600" w:hanging="360"/>
      </w:pPr>
      <w:rPr>
        <w:rFonts w:ascii="Courier New" w:hAnsi="Courier New" w:hint="default"/>
      </w:rPr>
    </w:lvl>
    <w:lvl w:ilvl="5" w:tplc="031EEB52">
      <w:start w:val="1"/>
      <w:numFmt w:val="bullet"/>
      <w:lvlText w:val=""/>
      <w:lvlJc w:val="left"/>
      <w:pPr>
        <w:ind w:left="4320" w:hanging="360"/>
      </w:pPr>
      <w:rPr>
        <w:rFonts w:ascii="Wingdings" w:hAnsi="Wingdings" w:hint="default"/>
      </w:rPr>
    </w:lvl>
    <w:lvl w:ilvl="6" w:tplc="2A903DEC">
      <w:start w:val="1"/>
      <w:numFmt w:val="bullet"/>
      <w:lvlText w:val=""/>
      <w:lvlJc w:val="left"/>
      <w:pPr>
        <w:ind w:left="5040" w:hanging="360"/>
      </w:pPr>
      <w:rPr>
        <w:rFonts w:ascii="Symbol" w:hAnsi="Symbol" w:hint="default"/>
      </w:rPr>
    </w:lvl>
    <w:lvl w:ilvl="7" w:tplc="DDB6113E">
      <w:start w:val="1"/>
      <w:numFmt w:val="bullet"/>
      <w:lvlText w:val="o"/>
      <w:lvlJc w:val="left"/>
      <w:pPr>
        <w:ind w:left="5760" w:hanging="360"/>
      </w:pPr>
      <w:rPr>
        <w:rFonts w:ascii="Courier New" w:hAnsi="Courier New" w:hint="default"/>
      </w:rPr>
    </w:lvl>
    <w:lvl w:ilvl="8" w:tplc="C3D2CE86">
      <w:start w:val="1"/>
      <w:numFmt w:val="bullet"/>
      <w:lvlText w:val=""/>
      <w:lvlJc w:val="left"/>
      <w:pPr>
        <w:ind w:left="6480" w:hanging="360"/>
      </w:pPr>
      <w:rPr>
        <w:rFonts w:ascii="Wingdings" w:hAnsi="Wingdings" w:hint="default"/>
      </w:rPr>
    </w:lvl>
  </w:abstractNum>
  <w:abstractNum w:abstractNumId="76" w15:restartNumberingAfterBreak="0">
    <w:nsid w:val="59BAE438"/>
    <w:multiLevelType w:val="hybridMultilevel"/>
    <w:tmpl w:val="FFFFFFFF"/>
    <w:lvl w:ilvl="0" w:tplc="4A2605D4">
      <w:start w:val="1"/>
      <w:numFmt w:val="lowerRoman"/>
      <w:lvlText w:val="%1."/>
      <w:lvlJc w:val="left"/>
      <w:pPr>
        <w:ind w:left="1800" w:hanging="360"/>
      </w:pPr>
    </w:lvl>
    <w:lvl w:ilvl="1" w:tplc="D73E203A">
      <w:start w:val="1"/>
      <w:numFmt w:val="lowerLetter"/>
      <w:lvlText w:val="%2."/>
      <w:lvlJc w:val="left"/>
      <w:pPr>
        <w:ind w:left="2520" w:hanging="360"/>
      </w:pPr>
    </w:lvl>
    <w:lvl w:ilvl="2" w:tplc="958E166A">
      <w:start w:val="1"/>
      <w:numFmt w:val="lowerRoman"/>
      <w:lvlText w:val="%3."/>
      <w:lvlJc w:val="right"/>
      <w:pPr>
        <w:ind w:left="3240" w:hanging="180"/>
      </w:pPr>
    </w:lvl>
    <w:lvl w:ilvl="3" w:tplc="1F36D6FE">
      <w:start w:val="1"/>
      <w:numFmt w:val="decimal"/>
      <w:lvlText w:val="%4."/>
      <w:lvlJc w:val="left"/>
      <w:pPr>
        <w:ind w:left="3960" w:hanging="360"/>
      </w:pPr>
    </w:lvl>
    <w:lvl w:ilvl="4" w:tplc="6148A284">
      <w:start w:val="1"/>
      <w:numFmt w:val="lowerLetter"/>
      <w:lvlText w:val="%5."/>
      <w:lvlJc w:val="left"/>
      <w:pPr>
        <w:ind w:left="4680" w:hanging="360"/>
      </w:pPr>
    </w:lvl>
    <w:lvl w:ilvl="5" w:tplc="288619EC">
      <w:start w:val="1"/>
      <w:numFmt w:val="lowerRoman"/>
      <w:lvlText w:val="%6."/>
      <w:lvlJc w:val="right"/>
      <w:pPr>
        <w:ind w:left="5400" w:hanging="180"/>
      </w:pPr>
    </w:lvl>
    <w:lvl w:ilvl="6" w:tplc="D99A739E">
      <w:start w:val="1"/>
      <w:numFmt w:val="decimal"/>
      <w:lvlText w:val="%7."/>
      <w:lvlJc w:val="left"/>
      <w:pPr>
        <w:ind w:left="6120" w:hanging="360"/>
      </w:pPr>
    </w:lvl>
    <w:lvl w:ilvl="7" w:tplc="04745460">
      <w:start w:val="1"/>
      <w:numFmt w:val="lowerLetter"/>
      <w:lvlText w:val="%8."/>
      <w:lvlJc w:val="left"/>
      <w:pPr>
        <w:ind w:left="6840" w:hanging="360"/>
      </w:pPr>
    </w:lvl>
    <w:lvl w:ilvl="8" w:tplc="4D506870">
      <w:start w:val="1"/>
      <w:numFmt w:val="lowerRoman"/>
      <w:lvlText w:val="%9."/>
      <w:lvlJc w:val="right"/>
      <w:pPr>
        <w:ind w:left="7560" w:hanging="180"/>
      </w:pPr>
    </w:lvl>
  </w:abstractNum>
  <w:abstractNum w:abstractNumId="77" w15:restartNumberingAfterBreak="0">
    <w:nsid w:val="5ABB7175"/>
    <w:multiLevelType w:val="multilevel"/>
    <w:tmpl w:val="36888D0A"/>
    <w:lvl w:ilvl="0">
      <w:start w:val="1"/>
      <w:numFmt w:val="bullet"/>
      <w:lvlText w:val=""/>
      <w:lvlJc w:val="left"/>
      <w:pPr>
        <w:tabs>
          <w:tab w:val="num" w:pos="720"/>
        </w:tabs>
        <w:ind w:left="72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61E602BE"/>
    <w:multiLevelType w:val="hybridMultilevel"/>
    <w:tmpl w:val="3CC4BFC8"/>
    <w:lvl w:ilvl="0" w:tplc="F6769A1E">
      <w:start w:val="1"/>
      <w:numFmt w:val="bullet"/>
      <w:lvlText w:val="-"/>
      <w:lvlJc w:val="left"/>
      <w:pPr>
        <w:ind w:left="720" w:hanging="360"/>
      </w:pPr>
      <w:rPr>
        <w:rFonts w:ascii="Aptos" w:hAnsi="Aptos" w:hint="default"/>
      </w:rPr>
    </w:lvl>
    <w:lvl w:ilvl="1" w:tplc="1610CAC6">
      <w:start w:val="1"/>
      <w:numFmt w:val="bullet"/>
      <w:lvlText w:val="o"/>
      <w:lvlJc w:val="left"/>
      <w:pPr>
        <w:ind w:left="1440" w:hanging="360"/>
      </w:pPr>
      <w:rPr>
        <w:rFonts w:ascii="Courier New" w:hAnsi="Courier New" w:hint="default"/>
      </w:rPr>
    </w:lvl>
    <w:lvl w:ilvl="2" w:tplc="A5041B30">
      <w:start w:val="1"/>
      <w:numFmt w:val="bullet"/>
      <w:lvlText w:val=""/>
      <w:lvlJc w:val="left"/>
      <w:pPr>
        <w:ind w:left="2160" w:hanging="360"/>
      </w:pPr>
      <w:rPr>
        <w:rFonts w:ascii="Wingdings" w:hAnsi="Wingdings" w:hint="default"/>
      </w:rPr>
    </w:lvl>
    <w:lvl w:ilvl="3" w:tplc="4EF20332">
      <w:start w:val="1"/>
      <w:numFmt w:val="bullet"/>
      <w:lvlText w:val=""/>
      <w:lvlJc w:val="left"/>
      <w:pPr>
        <w:ind w:left="2880" w:hanging="360"/>
      </w:pPr>
      <w:rPr>
        <w:rFonts w:ascii="Symbol" w:hAnsi="Symbol" w:hint="default"/>
      </w:rPr>
    </w:lvl>
    <w:lvl w:ilvl="4" w:tplc="EDF20334">
      <w:start w:val="1"/>
      <w:numFmt w:val="bullet"/>
      <w:lvlText w:val="o"/>
      <w:lvlJc w:val="left"/>
      <w:pPr>
        <w:ind w:left="3600" w:hanging="360"/>
      </w:pPr>
      <w:rPr>
        <w:rFonts w:ascii="Courier New" w:hAnsi="Courier New" w:hint="default"/>
      </w:rPr>
    </w:lvl>
    <w:lvl w:ilvl="5" w:tplc="23304400">
      <w:start w:val="1"/>
      <w:numFmt w:val="bullet"/>
      <w:lvlText w:val=""/>
      <w:lvlJc w:val="left"/>
      <w:pPr>
        <w:ind w:left="4320" w:hanging="360"/>
      </w:pPr>
      <w:rPr>
        <w:rFonts w:ascii="Wingdings" w:hAnsi="Wingdings" w:hint="default"/>
      </w:rPr>
    </w:lvl>
    <w:lvl w:ilvl="6" w:tplc="1D6AB352">
      <w:start w:val="1"/>
      <w:numFmt w:val="bullet"/>
      <w:lvlText w:val=""/>
      <w:lvlJc w:val="left"/>
      <w:pPr>
        <w:ind w:left="5040" w:hanging="360"/>
      </w:pPr>
      <w:rPr>
        <w:rFonts w:ascii="Symbol" w:hAnsi="Symbol" w:hint="default"/>
      </w:rPr>
    </w:lvl>
    <w:lvl w:ilvl="7" w:tplc="E2266E88">
      <w:start w:val="1"/>
      <w:numFmt w:val="bullet"/>
      <w:lvlText w:val="o"/>
      <w:lvlJc w:val="left"/>
      <w:pPr>
        <w:ind w:left="5760" w:hanging="360"/>
      </w:pPr>
      <w:rPr>
        <w:rFonts w:ascii="Courier New" w:hAnsi="Courier New" w:hint="default"/>
      </w:rPr>
    </w:lvl>
    <w:lvl w:ilvl="8" w:tplc="F76A3C70">
      <w:start w:val="1"/>
      <w:numFmt w:val="bullet"/>
      <w:lvlText w:val=""/>
      <w:lvlJc w:val="left"/>
      <w:pPr>
        <w:ind w:left="6480" w:hanging="360"/>
      </w:pPr>
      <w:rPr>
        <w:rFonts w:ascii="Wingdings" w:hAnsi="Wingdings" w:hint="default"/>
      </w:rPr>
    </w:lvl>
  </w:abstractNum>
  <w:abstractNum w:abstractNumId="79" w15:restartNumberingAfterBreak="0">
    <w:nsid w:val="6250D606"/>
    <w:multiLevelType w:val="hybridMultilevel"/>
    <w:tmpl w:val="FFFFFFFF"/>
    <w:lvl w:ilvl="0" w:tplc="5BE49802">
      <w:start w:val="1"/>
      <w:numFmt w:val="bullet"/>
      <w:lvlText w:val=""/>
      <w:lvlJc w:val="left"/>
      <w:pPr>
        <w:ind w:left="1800" w:hanging="360"/>
      </w:pPr>
      <w:rPr>
        <w:rFonts w:ascii="Symbol" w:hAnsi="Symbol" w:hint="default"/>
      </w:rPr>
    </w:lvl>
    <w:lvl w:ilvl="1" w:tplc="062ADA7A">
      <w:start w:val="1"/>
      <w:numFmt w:val="bullet"/>
      <w:lvlText w:val="o"/>
      <w:lvlJc w:val="left"/>
      <w:pPr>
        <w:ind w:left="2520" w:hanging="360"/>
      </w:pPr>
      <w:rPr>
        <w:rFonts w:ascii="Courier New" w:hAnsi="Courier New" w:hint="default"/>
      </w:rPr>
    </w:lvl>
    <w:lvl w:ilvl="2" w:tplc="231C6D1E">
      <w:start w:val="1"/>
      <w:numFmt w:val="bullet"/>
      <w:lvlText w:val=""/>
      <w:lvlJc w:val="left"/>
      <w:pPr>
        <w:ind w:left="3240" w:hanging="360"/>
      </w:pPr>
      <w:rPr>
        <w:rFonts w:ascii="Wingdings" w:hAnsi="Wingdings" w:hint="default"/>
      </w:rPr>
    </w:lvl>
    <w:lvl w:ilvl="3" w:tplc="84E6CCA6">
      <w:start w:val="1"/>
      <w:numFmt w:val="bullet"/>
      <w:lvlText w:val=""/>
      <w:lvlJc w:val="left"/>
      <w:pPr>
        <w:ind w:left="3960" w:hanging="360"/>
      </w:pPr>
      <w:rPr>
        <w:rFonts w:ascii="Symbol" w:hAnsi="Symbol" w:hint="default"/>
      </w:rPr>
    </w:lvl>
    <w:lvl w:ilvl="4" w:tplc="B4F0F308">
      <w:start w:val="1"/>
      <w:numFmt w:val="bullet"/>
      <w:lvlText w:val="o"/>
      <w:lvlJc w:val="left"/>
      <w:pPr>
        <w:ind w:left="4680" w:hanging="360"/>
      </w:pPr>
      <w:rPr>
        <w:rFonts w:ascii="Courier New" w:hAnsi="Courier New" w:hint="default"/>
      </w:rPr>
    </w:lvl>
    <w:lvl w:ilvl="5" w:tplc="3EA49A9C">
      <w:start w:val="1"/>
      <w:numFmt w:val="bullet"/>
      <w:lvlText w:val=""/>
      <w:lvlJc w:val="left"/>
      <w:pPr>
        <w:ind w:left="5400" w:hanging="360"/>
      </w:pPr>
      <w:rPr>
        <w:rFonts w:ascii="Wingdings" w:hAnsi="Wingdings" w:hint="default"/>
      </w:rPr>
    </w:lvl>
    <w:lvl w:ilvl="6" w:tplc="002AC6DC">
      <w:start w:val="1"/>
      <w:numFmt w:val="bullet"/>
      <w:lvlText w:val=""/>
      <w:lvlJc w:val="left"/>
      <w:pPr>
        <w:ind w:left="6120" w:hanging="360"/>
      </w:pPr>
      <w:rPr>
        <w:rFonts w:ascii="Symbol" w:hAnsi="Symbol" w:hint="default"/>
      </w:rPr>
    </w:lvl>
    <w:lvl w:ilvl="7" w:tplc="69CE92D4">
      <w:start w:val="1"/>
      <w:numFmt w:val="bullet"/>
      <w:lvlText w:val="o"/>
      <w:lvlJc w:val="left"/>
      <w:pPr>
        <w:ind w:left="6840" w:hanging="360"/>
      </w:pPr>
      <w:rPr>
        <w:rFonts w:ascii="Courier New" w:hAnsi="Courier New" w:hint="default"/>
      </w:rPr>
    </w:lvl>
    <w:lvl w:ilvl="8" w:tplc="544A2D96">
      <w:start w:val="1"/>
      <w:numFmt w:val="bullet"/>
      <w:lvlText w:val=""/>
      <w:lvlJc w:val="left"/>
      <w:pPr>
        <w:ind w:left="7560" w:hanging="360"/>
      </w:pPr>
      <w:rPr>
        <w:rFonts w:ascii="Wingdings" w:hAnsi="Wingdings" w:hint="default"/>
      </w:rPr>
    </w:lvl>
  </w:abstractNum>
  <w:abstractNum w:abstractNumId="80" w15:restartNumberingAfterBreak="0">
    <w:nsid w:val="6254D133"/>
    <w:multiLevelType w:val="hybridMultilevel"/>
    <w:tmpl w:val="FFFFFFFF"/>
    <w:lvl w:ilvl="0" w:tplc="74207B96">
      <w:start w:val="1"/>
      <w:numFmt w:val="bullet"/>
      <w:lvlText w:val=""/>
      <w:lvlJc w:val="left"/>
      <w:pPr>
        <w:ind w:left="720" w:hanging="360"/>
      </w:pPr>
      <w:rPr>
        <w:rFonts w:ascii="Symbol" w:hAnsi="Symbol" w:hint="default"/>
      </w:rPr>
    </w:lvl>
    <w:lvl w:ilvl="1" w:tplc="A71098BC">
      <w:start w:val="1"/>
      <w:numFmt w:val="bullet"/>
      <w:lvlText w:val="o"/>
      <w:lvlJc w:val="left"/>
      <w:pPr>
        <w:ind w:left="1440" w:hanging="360"/>
      </w:pPr>
      <w:rPr>
        <w:rFonts w:ascii="Courier New" w:hAnsi="Courier New" w:hint="default"/>
      </w:rPr>
    </w:lvl>
    <w:lvl w:ilvl="2" w:tplc="D35298AE">
      <w:start w:val="1"/>
      <w:numFmt w:val="bullet"/>
      <w:lvlText w:val=""/>
      <w:lvlJc w:val="left"/>
      <w:pPr>
        <w:ind w:left="2160" w:hanging="360"/>
      </w:pPr>
      <w:rPr>
        <w:rFonts w:ascii="Wingdings" w:hAnsi="Wingdings" w:hint="default"/>
      </w:rPr>
    </w:lvl>
    <w:lvl w:ilvl="3" w:tplc="FA3A0780">
      <w:start w:val="1"/>
      <w:numFmt w:val="bullet"/>
      <w:lvlText w:val=""/>
      <w:lvlJc w:val="left"/>
      <w:pPr>
        <w:ind w:left="2880" w:hanging="360"/>
      </w:pPr>
      <w:rPr>
        <w:rFonts w:ascii="Symbol" w:hAnsi="Symbol" w:hint="default"/>
      </w:rPr>
    </w:lvl>
    <w:lvl w:ilvl="4" w:tplc="15ACE4BE">
      <w:start w:val="1"/>
      <w:numFmt w:val="bullet"/>
      <w:lvlText w:val="o"/>
      <w:lvlJc w:val="left"/>
      <w:pPr>
        <w:ind w:left="3600" w:hanging="360"/>
      </w:pPr>
      <w:rPr>
        <w:rFonts w:ascii="Courier New" w:hAnsi="Courier New" w:hint="default"/>
      </w:rPr>
    </w:lvl>
    <w:lvl w:ilvl="5" w:tplc="08609DBE">
      <w:start w:val="1"/>
      <w:numFmt w:val="bullet"/>
      <w:lvlText w:val=""/>
      <w:lvlJc w:val="left"/>
      <w:pPr>
        <w:ind w:left="4320" w:hanging="360"/>
      </w:pPr>
      <w:rPr>
        <w:rFonts w:ascii="Wingdings" w:hAnsi="Wingdings" w:hint="default"/>
      </w:rPr>
    </w:lvl>
    <w:lvl w:ilvl="6" w:tplc="E9364A78">
      <w:start w:val="1"/>
      <w:numFmt w:val="bullet"/>
      <w:lvlText w:val=""/>
      <w:lvlJc w:val="left"/>
      <w:pPr>
        <w:ind w:left="5040" w:hanging="360"/>
      </w:pPr>
      <w:rPr>
        <w:rFonts w:ascii="Symbol" w:hAnsi="Symbol" w:hint="default"/>
      </w:rPr>
    </w:lvl>
    <w:lvl w:ilvl="7" w:tplc="409874D6">
      <w:start w:val="1"/>
      <w:numFmt w:val="bullet"/>
      <w:lvlText w:val="o"/>
      <w:lvlJc w:val="left"/>
      <w:pPr>
        <w:ind w:left="5760" w:hanging="360"/>
      </w:pPr>
      <w:rPr>
        <w:rFonts w:ascii="Courier New" w:hAnsi="Courier New" w:hint="default"/>
      </w:rPr>
    </w:lvl>
    <w:lvl w:ilvl="8" w:tplc="BDD661AA">
      <w:start w:val="1"/>
      <w:numFmt w:val="bullet"/>
      <w:lvlText w:val=""/>
      <w:lvlJc w:val="left"/>
      <w:pPr>
        <w:ind w:left="6480" w:hanging="360"/>
      </w:pPr>
      <w:rPr>
        <w:rFonts w:ascii="Wingdings" w:hAnsi="Wingdings" w:hint="default"/>
      </w:rPr>
    </w:lvl>
  </w:abstractNum>
  <w:abstractNum w:abstractNumId="81" w15:restartNumberingAfterBreak="0">
    <w:nsid w:val="634AEF3D"/>
    <w:multiLevelType w:val="hybridMultilevel"/>
    <w:tmpl w:val="FFFFFFFF"/>
    <w:lvl w:ilvl="0" w:tplc="BFE09B36">
      <w:start w:val="1"/>
      <w:numFmt w:val="bullet"/>
      <w:lvlText w:val=""/>
      <w:lvlJc w:val="left"/>
      <w:pPr>
        <w:ind w:left="1800" w:hanging="360"/>
      </w:pPr>
      <w:rPr>
        <w:rFonts w:ascii="Symbol" w:hAnsi="Symbol" w:hint="default"/>
      </w:rPr>
    </w:lvl>
    <w:lvl w:ilvl="1" w:tplc="0D4ED67E">
      <w:start w:val="1"/>
      <w:numFmt w:val="bullet"/>
      <w:lvlText w:val="o"/>
      <w:lvlJc w:val="left"/>
      <w:pPr>
        <w:ind w:left="2520" w:hanging="360"/>
      </w:pPr>
      <w:rPr>
        <w:rFonts w:ascii="Courier New" w:hAnsi="Courier New" w:hint="default"/>
      </w:rPr>
    </w:lvl>
    <w:lvl w:ilvl="2" w:tplc="43A44B3A">
      <w:start w:val="1"/>
      <w:numFmt w:val="bullet"/>
      <w:lvlText w:val=""/>
      <w:lvlJc w:val="left"/>
      <w:pPr>
        <w:ind w:left="3240" w:hanging="360"/>
      </w:pPr>
      <w:rPr>
        <w:rFonts w:ascii="Wingdings" w:hAnsi="Wingdings" w:hint="default"/>
      </w:rPr>
    </w:lvl>
    <w:lvl w:ilvl="3" w:tplc="5024F014">
      <w:start w:val="1"/>
      <w:numFmt w:val="bullet"/>
      <w:lvlText w:val=""/>
      <w:lvlJc w:val="left"/>
      <w:pPr>
        <w:ind w:left="3960" w:hanging="360"/>
      </w:pPr>
      <w:rPr>
        <w:rFonts w:ascii="Symbol" w:hAnsi="Symbol" w:hint="default"/>
      </w:rPr>
    </w:lvl>
    <w:lvl w:ilvl="4" w:tplc="E342DC1C">
      <w:start w:val="1"/>
      <w:numFmt w:val="bullet"/>
      <w:lvlText w:val="o"/>
      <w:lvlJc w:val="left"/>
      <w:pPr>
        <w:ind w:left="4680" w:hanging="360"/>
      </w:pPr>
      <w:rPr>
        <w:rFonts w:ascii="Courier New" w:hAnsi="Courier New" w:hint="default"/>
      </w:rPr>
    </w:lvl>
    <w:lvl w:ilvl="5" w:tplc="CFE4D6EA">
      <w:start w:val="1"/>
      <w:numFmt w:val="bullet"/>
      <w:lvlText w:val=""/>
      <w:lvlJc w:val="left"/>
      <w:pPr>
        <w:ind w:left="5400" w:hanging="360"/>
      </w:pPr>
      <w:rPr>
        <w:rFonts w:ascii="Wingdings" w:hAnsi="Wingdings" w:hint="default"/>
      </w:rPr>
    </w:lvl>
    <w:lvl w:ilvl="6" w:tplc="862CA468">
      <w:start w:val="1"/>
      <w:numFmt w:val="bullet"/>
      <w:lvlText w:val=""/>
      <w:lvlJc w:val="left"/>
      <w:pPr>
        <w:ind w:left="6120" w:hanging="360"/>
      </w:pPr>
      <w:rPr>
        <w:rFonts w:ascii="Symbol" w:hAnsi="Symbol" w:hint="default"/>
      </w:rPr>
    </w:lvl>
    <w:lvl w:ilvl="7" w:tplc="CA6AE284">
      <w:start w:val="1"/>
      <w:numFmt w:val="bullet"/>
      <w:lvlText w:val="o"/>
      <w:lvlJc w:val="left"/>
      <w:pPr>
        <w:ind w:left="6840" w:hanging="360"/>
      </w:pPr>
      <w:rPr>
        <w:rFonts w:ascii="Courier New" w:hAnsi="Courier New" w:hint="default"/>
      </w:rPr>
    </w:lvl>
    <w:lvl w:ilvl="8" w:tplc="76480508">
      <w:start w:val="1"/>
      <w:numFmt w:val="bullet"/>
      <w:lvlText w:val=""/>
      <w:lvlJc w:val="left"/>
      <w:pPr>
        <w:ind w:left="7560" w:hanging="360"/>
      </w:pPr>
      <w:rPr>
        <w:rFonts w:ascii="Wingdings" w:hAnsi="Wingdings" w:hint="default"/>
      </w:rPr>
    </w:lvl>
  </w:abstractNum>
  <w:abstractNum w:abstractNumId="82" w15:restartNumberingAfterBreak="0">
    <w:nsid w:val="63573C3F"/>
    <w:multiLevelType w:val="hybridMultilevel"/>
    <w:tmpl w:val="ECBEE8E8"/>
    <w:lvl w:ilvl="0" w:tplc="0809000F">
      <w:start w:val="1"/>
      <w:numFmt w:val="decimal"/>
      <w:lvlText w:val="%1."/>
      <w:lvlJc w:val="left"/>
      <w:pPr>
        <w:ind w:left="1055" w:hanging="360"/>
      </w:pPr>
    </w:lvl>
    <w:lvl w:ilvl="1" w:tplc="08090019" w:tentative="1">
      <w:start w:val="1"/>
      <w:numFmt w:val="lowerLetter"/>
      <w:lvlText w:val="%2."/>
      <w:lvlJc w:val="left"/>
      <w:pPr>
        <w:ind w:left="1775" w:hanging="360"/>
      </w:pPr>
    </w:lvl>
    <w:lvl w:ilvl="2" w:tplc="0809001B" w:tentative="1">
      <w:start w:val="1"/>
      <w:numFmt w:val="lowerRoman"/>
      <w:lvlText w:val="%3."/>
      <w:lvlJc w:val="right"/>
      <w:pPr>
        <w:ind w:left="2495" w:hanging="180"/>
      </w:pPr>
    </w:lvl>
    <w:lvl w:ilvl="3" w:tplc="0809000F" w:tentative="1">
      <w:start w:val="1"/>
      <w:numFmt w:val="decimal"/>
      <w:lvlText w:val="%4."/>
      <w:lvlJc w:val="left"/>
      <w:pPr>
        <w:ind w:left="3215" w:hanging="360"/>
      </w:pPr>
    </w:lvl>
    <w:lvl w:ilvl="4" w:tplc="08090019" w:tentative="1">
      <w:start w:val="1"/>
      <w:numFmt w:val="lowerLetter"/>
      <w:lvlText w:val="%5."/>
      <w:lvlJc w:val="left"/>
      <w:pPr>
        <w:ind w:left="3935" w:hanging="360"/>
      </w:pPr>
    </w:lvl>
    <w:lvl w:ilvl="5" w:tplc="0809001B" w:tentative="1">
      <w:start w:val="1"/>
      <w:numFmt w:val="lowerRoman"/>
      <w:lvlText w:val="%6."/>
      <w:lvlJc w:val="right"/>
      <w:pPr>
        <w:ind w:left="4655" w:hanging="180"/>
      </w:pPr>
    </w:lvl>
    <w:lvl w:ilvl="6" w:tplc="0809000F" w:tentative="1">
      <w:start w:val="1"/>
      <w:numFmt w:val="decimal"/>
      <w:lvlText w:val="%7."/>
      <w:lvlJc w:val="left"/>
      <w:pPr>
        <w:ind w:left="5375" w:hanging="360"/>
      </w:pPr>
    </w:lvl>
    <w:lvl w:ilvl="7" w:tplc="08090019" w:tentative="1">
      <w:start w:val="1"/>
      <w:numFmt w:val="lowerLetter"/>
      <w:lvlText w:val="%8."/>
      <w:lvlJc w:val="left"/>
      <w:pPr>
        <w:ind w:left="6095" w:hanging="360"/>
      </w:pPr>
    </w:lvl>
    <w:lvl w:ilvl="8" w:tplc="0809001B" w:tentative="1">
      <w:start w:val="1"/>
      <w:numFmt w:val="lowerRoman"/>
      <w:lvlText w:val="%9."/>
      <w:lvlJc w:val="right"/>
      <w:pPr>
        <w:ind w:left="6815" w:hanging="180"/>
      </w:pPr>
    </w:lvl>
  </w:abstractNum>
  <w:abstractNum w:abstractNumId="83" w15:restartNumberingAfterBreak="0">
    <w:nsid w:val="664501BB"/>
    <w:multiLevelType w:val="hybridMultilevel"/>
    <w:tmpl w:val="60CAA3FC"/>
    <w:lvl w:ilvl="0" w:tplc="91DE6FCE">
      <w:start w:val="1"/>
      <w:numFmt w:val="bullet"/>
      <w:lvlText w:val="-"/>
      <w:lvlJc w:val="left"/>
      <w:pPr>
        <w:ind w:left="720" w:hanging="360"/>
      </w:pPr>
      <w:rPr>
        <w:rFonts w:ascii="Aptos" w:hAnsi="Aptos" w:hint="default"/>
      </w:rPr>
    </w:lvl>
    <w:lvl w:ilvl="1" w:tplc="BAE0C448">
      <w:start w:val="1"/>
      <w:numFmt w:val="bullet"/>
      <w:lvlText w:val="o"/>
      <w:lvlJc w:val="left"/>
      <w:pPr>
        <w:ind w:left="1440" w:hanging="360"/>
      </w:pPr>
      <w:rPr>
        <w:rFonts w:ascii="Courier New" w:hAnsi="Courier New" w:hint="default"/>
      </w:rPr>
    </w:lvl>
    <w:lvl w:ilvl="2" w:tplc="8DEE5424">
      <w:start w:val="1"/>
      <w:numFmt w:val="bullet"/>
      <w:lvlText w:val=""/>
      <w:lvlJc w:val="left"/>
      <w:pPr>
        <w:ind w:left="2160" w:hanging="360"/>
      </w:pPr>
      <w:rPr>
        <w:rFonts w:ascii="Wingdings" w:hAnsi="Wingdings" w:hint="default"/>
      </w:rPr>
    </w:lvl>
    <w:lvl w:ilvl="3" w:tplc="7AEAE89A">
      <w:start w:val="1"/>
      <w:numFmt w:val="bullet"/>
      <w:lvlText w:val=""/>
      <w:lvlJc w:val="left"/>
      <w:pPr>
        <w:ind w:left="2880" w:hanging="360"/>
      </w:pPr>
      <w:rPr>
        <w:rFonts w:ascii="Symbol" w:hAnsi="Symbol" w:hint="default"/>
      </w:rPr>
    </w:lvl>
    <w:lvl w:ilvl="4" w:tplc="1D1AB65E">
      <w:start w:val="1"/>
      <w:numFmt w:val="bullet"/>
      <w:lvlText w:val="o"/>
      <w:lvlJc w:val="left"/>
      <w:pPr>
        <w:ind w:left="3600" w:hanging="360"/>
      </w:pPr>
      <w:rPr>
        <w:rFonts w:ascii="Courier New" w:hAnsi="Courier New" w:hint="default"/>
      </w:rPr>
    </w:lvl>
    <w:lvl w:ilvl="5" w:tplc="E4B46C0A">
      <w:start w:val="1"/>
      <w:numFmt w:val="bullet"/>
      <w:lvlText w:val=""/>
      <w:lvlJc w:val="left"/>
      <w:pPr>
        <w:ind w:left="4320" w:hanging="360"/>
      </w:pPr>
      <w:rPr>
        <w:rFonts w:ascii="Wingdings" w:hAnsi="Wingdings" w:hint="default"/>
      </w:rPr>
    </w:lvl>
    <w:lvl w:ilvl="6" w:tplc="48D6A082">
      <w:start w:val="1"/>
      <w:numFmt w:val="bullet"/>
      <w:lvlText w:val=""/>
      <w:lvlJc w:val="left"/>
      <w:pPr>
        <w:ind w:left="5040" w:hanging="360"/>
      </w:pPr>
      <w:rPr>
        <w:rFonts w:ascii="Symbol" w:hAnsi="Symbol" w:hint="default"/>
      </w:rPr>
    </w:lvl>
    <w:lvl w:ilvl="7" w:tplc="29448802">
      <w:start w:val="1"/>
      <w:numFmt w:val="bullet"/>
      <w:lvlText w:val="o"/>
      <w:lvlJc w:val="left"/>
      <w:pPr>
        <w:ind w:left="5760" w:hanging="360"/>
      </w:pPr>
      <w:rPr>
        <w:rFonts w:ascii="Courier New" w:hAnsi="Courier New" w:hint="default"/>
      </w:rPr>
    </w:lvl>
    <w:lvl w:ilvl="8" w:tplc="341C77F4">
      <w:start w:val="1"/>
      <w:numFmt w:val="bullet"/>
      <w:lvlText w:val=""/>
      <w:lvlJc w:val="left"/>
      <w:pPr>
        <w:ind w:left="6480" w:hanging="360"/>
      </w:pPr>
      <w:rPr>
        <w:rFonts w:ascii="Wingdings" w:hAnsi="Wingdings" w:hint="default"/>
      </w:rPr>
    </w:lvl>
  </w:abstractNum>
  <w:abstractNum w:abstractNumId="84" w15:restartNumberingAfterBreak="0">
    <w:nsid w:val="67B6FF30"/>
    <w:multiLevelType w:val="hybridMultilevel"/>
    <w:tmpl w:val="FFFFFFFF"/>
    <w:lvl w:ilvl="0" w:tplc="BF1C3FF0">
      <w:start w:val="1"/>
      <w:numFmt w:val="bullet"/>
      <w:lvlText w:val=""/>
      <w:lvlJc w:val="left"/>
      <w:pPr>
        <w:ind w:left="720" w:hanging="360"/>
      </w:pPr>
      <w:rPr>
        <w:rFonts w:ascii="Symbol" w:hAnsi="Symbol" w:hint="default"/>
      </w:rPr>
    </w:lvl>
    <w:lvl w:ilvl="1" w:tplc="641CE78C">
      <w:start w:val="1"/>
      <w:numFmt w:val="bullet"/>
      <w:lvlText w:val="o"/>
      <w:lvlJc w:val="left"/>
      <w:pPr>
        <w:ind w:left="1440" w:hanging="360"/>
      </w:pPr>
      <w:rPr>
        <w:rFonts w:ascii="Courier New" w:hAnsi="Courier New" w:hint="default"/>
      </w:rPr>
    </w:lvl>
    <w:lvl w:ilvl="2" w:tplc="9D44D2D6">
      <w:start w:val="1"/>
      <w:numFmt w:val="bullet"/>
      <w:lvlText w:val=""/>
      <w:lvlJc w:val="left"/>
      <w:pPr>
        <w:ind w:left="2160" w:hanging="360"/>
      </w:pPr>
      <w:rPr>
        <w:rFonts w:ascii="Wingdings" w:hAnsi="Wingdings" w:hint="default"/>
      </w:rPr>
    </w:lvl>
    <w:lvl w:ilvl="3" w:tplc="00122EF4">
      <w:start w:val="1"/>
      <w:numFmt w:val="bullet"/>
      <w:lvlText w:val=""/>
      <w:lvlJc w:val="left"/>
      <w:pPr>
        <w:ind w:left="2880" w:hanging="360"/>
      </w:pPr>
      <w:rPr>
        <w:rFonts w:ascii="Symbol" w:hAnsi="Symbol" w:hint="default"/>
      </w:rPr>
    </w:lvl>
    <w:lvl w:ilvl="4" w:tplc="D038793E">
      <w:start w:val="1"/>
      <w:numFmt w:val="bullet"/>
      <w:lvlText w:val="o"/>
      <w:lvlJc w:val="left"/>
      <w:pPr>
        <w:ind w:left="3600" w:hanging="360"/>
      </w:pPr>
      <w:rPr>
        <w:rFonts w:ascii="Courier New" w:hAnsi="Courier New" w:hint="default"/>
      </w:rPr>
    </w:lvl>
    <w:lvl w:ilvl="5" w:tplc="9CA4DA8E">
      <w:start w:val="1"/>
      <w:numFmt w:val="bullet"/>
      <w:lvlText w:val=""/>
      <w:lvlJc w:val="left"/>
      <w:pPr>
        <w:ind w:left="4320" w:hanging="360"/>
      </w:pPr>
      <w:rPr>
        <w:rFonts w:ascii="Wingdings" w:hAnsi="Wingdings" w:hint="default"/>
      </w:rPr>
    </w:lvl>
    <w:lvl w:ilvl="6" w:tplc="33DE1214">
      <w:start w:val="1"/>
      <w:numFmt w:val="bullet"/>
      <w:lvlText w:val=""/>
      <w:lvlJc w:val="left"/>
      <w:pPr>
        <w:ind w:left="5040" w:hanging="360"/>
      </w:pPr>
      <w:rPr>
        <w:rFonts w:ascii="Symbol" w:hAnsi="Symbol" w:hint="default"/>
      </w:rPr>
    </w:lvl>
    <w:lvl w:ilvl="7" w:tplc="02F6CE64">
      <w:start w:val="1"/>
      <w:numFmt w:val="bullet"/>
      <w:lvlText w:val="o"/>
      <w:lvlJc w:val="left"/>
      <w:pPr>
        <w:ind w:left="5760" w:hanging="360"/>
      </w:pPr>
      <w:rPr>
        <w:rFonts w:ascii="Courier New" w:hAnsi="Courier New" w:hint="default"/>
      </w:rPr>
    </w:lvl>
    <w:lvl w:ilvl="8" w:tplc="6114BB56">
      <w:start w:val="1"/>
      <w:numFmt w:val="bullet"/>
      <w:lvlText w:val=""/>
      <w:lvlJc w:val="left"/>
      <w:pPr>
        <w:ind w:left="6480" w:hanging="360"/>
      </w:pPr>
      <w:rPr>
        <w:rFonts w:ascii="Wingdings" w:hAnsi="Wingdings" w:hint="default"/>
      </w:rPr>
    </w:lvl>
  </w:abstractNum>
  <w:abstractNum w:abstractNumId="85" w15:restartNumberingAfterBreak="0">
    <w:nsid w:val="693D9DC4"/>
    <w:multiLevelType w:val="hybridMultilevel"/>
    <w:tmpl w:val="738EAD06"/>
    <w:lvl w:ilvl="0" w:tplc="2A4638E8">
      <w:start w:val="1"/>
      <w:numFmt w:val="upperRoman"/>
      <w:lvlText w:val="%1."/>
      <w:lvlJc w:val="right"/>
      <w:pPr>
        <w:ind w:left="720" w:hanging="360"/>
      </w:pPr>
    </w:lvl>
    <w:lvl w:ilvl="1" w:tplc="99084432">
      <w:start w:val="1"/>
      <w:numFmt w:val="lowerLetter"/>
      <w:lvlText w:val="%2."/>
      <w:lvlJc w:val="left"/>
      <w:pPr>
        <w:ind w:left="1440" w:hanging="360"/>
      </w:pPr>
    </w:lvl>
    <w:lvl w:ilvl="2" w:tplc="AA1A4A16">
      <w:start w:val="1"/>
      <w:numFmt w:val="lowerRoman"/>
      <w:lvlText w:val="%3."/>
      <w:lvlJc w:val="right"/>
      <w:pPr>
        <w:ind w:left="2160" w:hanging="180"/>
      </w:pPr>
    </w:lvl>
    <w:lvl w:ilvl="3" w:tplc="ADA2A8D8">
      <w:start w:val="1"/>
      <w:numFmt w:val="decimal"/>
      <w:lvlText w:val="%4."/>
      <w:lvlJc w:val="left"/>
      <w:pPr>
        <w:ind w:left="2880" w:hanging="360"/>
      </w:pPr>
    </w:lvl>
    <w:lvl w:ilvl="4" w:tplc="0C22CA82">
      <w:start w:val="1"/>
      <w:numFmt w:val="lowerLetter"/>
      <w:lvlText w:val="%5."/>
      <w:lvlJc w:val="left"/>
      <w:pPr>
        <w:ind w:left="3600" w:hanging="360"/>
      </w:pPr>
    </w:lvl>
    <w:lvl w:ilvl="5" w:tplc="5A90D2D6">
      <w:start w:val="1"/>
      <w:numFmt w:val="lowerRoman"/>
      <w:lvlText w:val="%6."/>
      <w:lvlJc w:val="right"/>
      <w:pPr>
        <w:ind w:left="4320" w:hanging="180"/>
      </w:pPr>
    </w:lvl>
    <w:lvl w:ilvl="6" w:tplc="E1E24284">
      <w:start w:val="1"/>
      <w:numFmt w:val="decimal"/>
      <w:lvlText w:val="%7."/>
      <w:lvlJc w:val="left"/>
      <w:pPr>
        <w:ind w:left="5040" w:hanging="360"/>
      </w:pPr>
    </w:lvl>
    <w:lvl w:ilvl="7" w:tplc="442470F2">
      <w:start w:val="1"/>
      <w:numFmt w:val="lowerLetter"/>
      <w:lvlText w:val="%8."/>
      <w:lvlJc w:val="left"/>
      <w:pPr>
        <w:ind w:left="5760" w:hanging="360"/>
      </w:pPr>
    </w:lvl>
    <w:lvl w:ilvl="8" w:tplc="6DE669DE">
      <w:start w:val="1"/>
      <w:numFmt w:val="lowerRoman"/>
      <w:lvlText w:val="%9."/>
      <w:lvlJc w:val="right"/>
      <w:pPr>
        <w:ind w:left="6480" w:hanging="180"/>
      </w:pPr>
    </w:lvl>
  </w:abstractNum>
  <w:abstractNum w:abstractNumId="86" w15:restartNumberingAfterBreak="0">
    <w:nsid w:val="69679BBF"/>
    <w:multiLevelType w:val="hybridMultilevel"/>
    <w:tmpl w:val="FFFFFFFF"/>
    <w:lvl w:ilvl="0" w:tplc="573283AE">
      <w:start w:val="1"/>
      <w:numFmt w:val="bullet"/>
      <w:lvlText w:val="-"/>
      <w:lvlJc w:val="left"/>
      <w:pPr>
        <w:ind w:left="1800" w:hanging="360"/>
      </w:pPr>
      <w:rPr>
        <w:rFonts w:ascii="Aptos" w:hAnsi="Aptos" w:hint="default"/>
      </w:rPr>
    </w:lvl>
    <w:lvl w:ilvl="1" w:tplc="227C6BDA">
      <w:start w:val="1"/>
      <w:numFmt w:val="bullet"/>
      <w:lvlText w:val="o"/>
      <w:lvlJc w:val="left"/>
      <w:pPr>
        <w:ind w:left="2520" w:hanging="360"/>
      </w:pPr>
      <w:rPr>
        <w:rFonts w:ascii="Courier New" w:hAnsi="Courier New" w:hint="default"/>
      </w:rPr>
    </w:lvl>
    <w:lvl w:ilvl="2" w:tplc="0A7A6844">
      <w:start w:val="1"/>
      <w:numFmt w:val="bullet"/>
      <w:lvlText w:val=""/>
      <w:lvlJc w:val="left"/>
      <w:pPr>
        <w:ind w:left="3240" w:hanging="360"/>
      </w:pPr>
      <w:rPr>
        <w:rFonts w:ascii="Wingdings" w:hAnsi="Wingdings" w:hint="default"/>
      </w:rPr>
    </w:lvl>
    <w:lvl w:ilvl="3" w:tplc="58B44782">
      <w:start w:val="1"/>
      <w:numFmt w:val="bullet"/>
      <w:lvlText w:val=""/>
      <w:lvlJc w:val="left"/>
      <w:pPr>
        <w:ind w:left="3960" w:hanging="360"/>
      </w:pPr>
      <w:rPr>
        <w:rFonts w:ascii="Symbol" w:hAnsi="Symbol" w:hint="default"/>
      </w:rPr>
    </w:lvl>
    <w:lvl w:ilvl="4" w:tplc="C966F73E">
      <w:start w:val="1"/>
      <w:numFmt w:val="bullet"/>
      <w:lvlText w:val="o"/>
      <w:lvlJc w:val="left"/>
      <w:pPr>
        <w:ind w:left="4680" w:hanging="360"/>
      </w:pPr>
      <w:rPr>
        <w:rFonts w:ascii="Courier New" w:hAnsi="Courier New" w:hint="default"/>
      </w:rPr>
    </w:lvl>
    <w:lvl w:ilvl="5" w:tplc="AB40365C">
      <w:start w:val="1"/>
      <w:numFmt w:val="bullet"/>
      <w:lvlText w:val=""/>
      <w:lvlJc w:val="left"/>
      <w:pPr>
        <w:ind w:left="5400" w:hanging="360"/>
      </w:pPr>
      <w:rPr>
        <w:rFonts w:ascii="Wingdings" w:hAnsi="Wingdings" w:hint="default"/>
      </w:rPr>
    </w:lvl>
    <w:lvl w:ilvl="6" w:tplc="EE42FEC6">
      <w:start w:val="1"/>
      <w:numFmt w:val="bullet"/>
      <w:lvlText w:val=""/>
      <w:lvlJc w:val="left"/>
      <w:pPr>
        <w:ind w:left="6120" w:hanging="360"/>
      </w:pPr>
      <w:rPr>
        <w:rFonts w:ascii="Symbol" w:hAnsi="Symbol" w:hint="default"/>
      </w:rPr>
    </w:lvl>
    <w:lvl w:ilvl="7" w:tplc="8CAE962E">
      <w:start w:val="1"/>
      <w:numFmt w:val="bullet"/>
      <w:lvlText w:val="o"/>
      <w:lvlJc w:val="left"/>
      <w:pPr>
        <w:ind w:left="6840" w:hanging="360"/>
      </w:pPr>
      <w:rPr>
        <w:rFonts w:ascii="Courier New" w:hAnsi="Courier New" w:hint="default"/>
      </w:rPr>
    </w:lvl>
    <w:lvl w:ilvl="8" w:tplc="FE908CA8">
      <w:start w:val="1"/>
      <w:numFmt w:val="bullet"/>
      <w:lvlText w:val=""/>
      <w:lvlJc w:val="left"/>
      <w:pPr>
        <w:ind w:left="7560" w:hanging="360"/>
      </w:pPr>
      <w:rPr>
        <w:rFonts w:ascii="Wingdings" w:hAnsi="Wingdings" w:hint="default"/>
      </w:rPr>
    </w:lvl>
  </w:abstractNum>
  <w:abstractNum w:abstractNumId="87" w15:restartNumberingAfterBreak="0">
    <w:nsid w:val="69A57508"/>
    <w:multiLevelType w:val="hybridMultilevel"/>
    <w:tmpl w:val="C5981432"/>
    <w:lvl w:ilvl="0" w:tplc="085E4EB4">
      <w:start w:val="1"/>
      <w:numFmt w:val="bullet"/>
      <w:lvlText w:val="-"/>
      <w:lvlJc w:val="left"/>
      <w:pPr>
        <w:ind w:left="720" w:hanging="360"/>
      </w:pPr>
      <w:rPr>
        <w:rFonts w:ascii="Aptos" w:hAnsi="Aptos" w:hint="default"/>
      </w:rPr>
    </w:lvl>
    <w:lvl w:ilvl="1" w:tplc="DB222792">
      <w:start w:val="1"/>
      <w:numFmt w:val="bullet"/>
      <w:lvlText w:val="o"/>
      <w:lvlJc w:val="left"/>
      <w:pPr>
        <w:ind w:left="1440" w:hanging="360"/>
      </w:pPr>
      <w:rPr>
        <w:rFonts w:ascii="Courier New" w:hAnsi="Courier New" w:hint="default"/>
      </w:rPr>
    </w:lvl>
    <w:lvl w:ilvl="2" w:tplc="7898EB48">
      <w:start w:val="1"/>
      <w:numFmt w:val="bullet"/>
      <w:lvlText w:val=""/>
      <w:lvlJc w:val="left"/>
      <w:pPr>
        <w:ind w:left="2160" w:hanging="360"/>
      </w:pPr>
      <w:rPr>
        <w:rFonts w:ascii="Wingdings" w:hAnsi="Wingdings" w:hint="default"/>
      </w:rPr>
    </w:lvl>
    <w:lvl w:ilvl="3" w:tplc="BE823B2C">
      <w:start w:val="1"/>
      <w:numFmt w:val="bullet"/>
      <w:lvlText w:val=""/>
      <w:lvlJc w:val="left"/>
      <w:pPr>
        <w:ind w:left="2880" w:hanging="360"/>
      </w:pPr>
      <w:rPr>
        <w:rFonts w:ascii="Symbol" w:hAnsi="Symbol" w:hint="default"/>
      </w:rPr>
    </w:lvl>
    <w:lvl w:ilvl="4" w:tplc="7B6692F6">
      <w:start w:val="1"/>
      <w:numFmt w:val="bullet"/>
      <w:lvlText w:val="o"/>
      <w:lvlJc w:val="left"/>
      <w:pPr>
        <w:ind w:left="3600" w:hanging="360"/>
      </w:pPr>
      <w:rPr>
        <w:rFonts w:ascii="Courier New" w:hAnsi="Courier New" w:hint="default"/>
      </w:rPr>
    </w:lvl>
    <w:lvl w:ilvl="5" w:tplc="8B48E8BC">
      <w:start w:val="1"/>
      <w:numFmt w:val="bullet"/>
      <w:lvlText w:val=""/>
      <w:lvlJc w:val="left"/>
      <w:pPr>
        <w:ind w:left="4320" w:hanging="360"/>
      </w:pPr>
      <w:rPr>
        <w:rFonts w:ascii="Wingdings" w:hAnsi="Wingdings" w:hint="default"/>
      </w:rPr>
    </w:lvl>
    <w:lvl w:ilvl="6" w:tplc="F904C58C">
      <w:start w:val="1"/>
      <w:numFmt w:val="bullet"/>
      <w:lvlText w:val=""/>
      <w:lvlJc w:val="left"/>
      <w:pPr>
        <w:ind w:left="5040" w:hanging="360"/>
      </w:pPr>
      <w:rPr>
        <w:rFonts w:ascii="Symbol" w:hAnsi="Symbol" w:hint="default"/>
      </w:rPr>
    </w:lvl>
    <w:lvl w:ilvl="7" w:tplc="19DC7ACE">
      <w:start w:val="1"/>
      <w:numFmt w:val="bullet"/>
      <w:lvlText w:val="o"/>
      <w:lvlJc w:val="left"/>
      <w:pPr>
        <w:ind w:left="5760" w:hanging="360"/>
      </w:pPr>
      <w:rPr>
        <w:rFonts w:ascii="Courier New" w:hAnsi="Courier New" w:hint="default"/>
      </w:rPr>
    </w:lvl>
    <w:lvl w:ilvl="8" w:tplc="9B767CD2">
      <w:start w:val="1"/>
      <w:numFmt w:val="bullet"/>
      <w:lvlText w:val=""/>
      <w:lvlJc w:val="left"/>
      <w:pPr>
        <w:ind w:left="6480" w:hanging="360"/>
      </w:pPr>
      <w:rPr>
        <w:rFonts w:ascii="Wingdings" w:hAnsi="Wingdings" w:hint="default"/>
      </w:rPr>
    </w:lvl>
  </w:abstractNum>
  <w:abstractNum w:abstractNumId="88" w15:restartNumberingAfterBreak="0">
    <w:nsid w:val="6F415CAE"/>
    <w:multiLevelType w:val="hybridMultilevel"/>
    <w:tmpl w:val="FE50DEE0"/>
    <w:lvl w:ilvl="0" w:tplc="DA383DE6">
      <w:start w:val="1"/>
      <w:numFmt w:val="bullet"/>
      <w:lvlText w:val="-"/>
      <w:lvlJc w:val="left"/>
      <w:pPr>
        <w:ind w:left="1800" w:hanging="360"/>
      </w:pPr>
      <w:rPr>
        <w:rFonts w:ascii="Aptos" w:hAnsi="Aptos" w:hint="default"/>
      </w:rPr>
    </w:lvl>
    <w:lvl w:ilvl="1" w:tplc="31585338">
      <w:start w:val="1"/>
      <w:numFmt w:val="bullet"/>
      <w:lvlText w:val="o"/>
      <w:lvlJc w:val="left"/>
      <w:pPr>
        <w:ind w:left="2520" w:hanging="360"/>
      </w:pPr>
      <w:rPr>
        <w:rFonts w:ascii="Courier New" w:hAnsi="Courier New" w:hint="default"/>
      </w:rPr>
    </w:lvl>
    <w:lvl w:ilvl="2" w:tplc="FDBCCACE">
      <w:start w:val="1"/>
      <w:numFmt w:val="bullet"/>
      <w:lvlText w:val=""/>
      <w:lvlJc w:val="left"/>
      <w:pPr>
        <w:ind w:left="3240" w:hanging="360"/>
      </w:pPr>
      <w:rPr>
        <w:rFonts w:ascii="Wingdings" w:hAnsi="Wingdings" w:hint="default"/>
      </w:rPr>
    </w:lvl>
    <w:lvl w:ilvl="3" w:tplc="D62037D2">
      <w:start w:val="1"/>
      <w:numFmt w:val="bullet"/>
      <w:lvlText w:val=""/>
      <w:lvlJc w:val="left"/>
      <w:pPr>
        <w:ind w:left="3960" w:hanging="360"/>
      </w:pPr>
      <w:rPr>
        <w:rFonts w:ascii="Symbol" w:hAnsi="Symbol" w:hint="default"/>
      </w:rPr>
    </w:lvl>
    <w:lvl w:ilvl="4" w:tplc="ED3A5D2E">
      <w:start w:val="1"/>
      <w:numFmt w:val="bullet"/>
      <w:lvlText w:val="o"/>
      <w:lvlJc w:val="left"/>
      <w:pPr>
        <w:ind w:left="4680" w:hanging="360"/>
      </w:pPr>
      <w:rPr>
        <w:rFonts w:ascii="Courier New" w:hAnsi="Courier New" w:hint="default"/>
      </w:rPr>
    </w:lvl>
    <w:lvl w:ilvl="5" w:tplc="19C2AE2C">
      <w:start w:val="1"/>
      <w:numFmt w:val="bullet"/>
      <w:lvlText w:val=""/>
      <w:lvlJc w:val="left"/>
      <w:pPr>
        <w:ind w:left="5400" w:hanging="360"/>
      </w:pPr>
      <w:rPr>
        <w:rFonts w:ascii="Wingdings" w:hAnsi="Wingdings" w:hint="default"/>
      </w:rPr>
    </w:lvl>
    <w:lvl w:ilvl="6" w:tplc="67FA6E12">
      <w:start w:val="1"/>
      <w:numFmt w:val="bullet"/>
      <w:lvlText w:val=""/>
      <w:lvlJc w:val="left"/>
      <w:pPr>
        <w:ind w:left="6120" w:hanging="360"/>
      </w:pPr>
      <w:rPr>
        <w:rFonts w:ascii="Symbol" w:hAnsi="Symbol" w:hint="default"/>
      </w:rPr>
    </w:lvl>
    <w:lvl w:ilvl="7" w:tplc="461C0510">
      <w:start w:val="1"/>
      <w:numFmt w:val="bullet"/>
      <w:lvlText w:val="o"/>
      <w:lvlJc w:val="left"/>
      <w:pPr>
        <w:ind w:left="6840" w:hanging="360"/>
      </w:pPr>
      <w:rPr>
        <w:rFonts w:ascii="Courier New" w:hAnsi="Courier New" w:hint="default"/>
      </w:rPr>
    </w:lvl>
    <w:lvl w:ilvl="8" w:tplc="919A647C">
      <w:start w:val="1"/>
      <w:numFmt w:val="bullet"/>
      <w:lvlText w:val=""/>
      <w:lvlJc w:val="left"/>
      <w:pPr>
        <w:ind w:left="7560" w:hanging="360"/>
      </w:pPr>
      <w:rPr>
        <w:rFonts w:ascii="Wingdings" w:hAnsi="Wingdings" w:hint="default"/>
      </w:rPr>
    </w:lvl>
  </w:abstractNum>
  <w:abstractNum w:abstractNumId="89" w15:restartNumberingAfterBreak="0">
    <w:nsid w:val="6F7283D4"/>
    <w:multiLevelType w:val="hybridMultilevel"/>
    <w:tmpl w:val="FFFFFFFF"/>
    <w:lvl w:ilvl="0" w:tplc="8A544834">
      <w:start w:val="1"/>
      <w:numFmt w:val="bullet"/>
      <w:lvlText w:val=""/>
      <w:lvlJc w:val="left"/>
      <w:pPr>
        <w:ind w:left="1800" w:hanging="360"/>
      </w:pPr>
      <w:rPr>
        <w:rFonts w:ascii="Symbol" w:hAnsi="Symbol" w:hint="default"/>
      </w:rPr>
    </w:lvl>
    <w:lvl w:ilvl="1" w:tplc="6318FAF0">
      <w:start w:val="1"/>
      <w:numFmt w:val="bullet"/>
      <w:lvlText w:val="o"/>
      <w:lvlJc w:val="left"/>
      <w:pPr>
        <w:ind w:left="2520" w:hanging="360"/>
      </w:pPr>
      <w:rPr>
        <w:rFonts w:ascii="Courier New" w:hAnsi="Courier New" w:hint="default"/>
      </w:rPr>
    </w:lvl>
    <w:lvl w:ilvl="2" w:tplc="80FE020E">
      <w:start w:val="1"/>
      <w:numFmt w:val="bullet"/>
      <w:lvlText w:val=""/>
      <w:lvlJc w:val="left"/>
      <w:pPr>
        <w:ind w:left="3240" w:hanging="360"/>
      </w:pPr>
      <w:rPr>
        <w:rFonts w:ascii="Wingdings" w:hAnsi="Wingdings" w:hint="default"/>
      </w:rPr>
    </w:lvl>
    <w:lvl w:ilvl="3" w:tplc="331ACC1A">
      <w:start w:val="1"/>
      <w:numFmt w:val="bullet"/>
      <w:lvlText w:val=""/>
      <w:lvlJc w:val="left"/>
      <w:pPr>
        <w:ind w:left="3960" w:hanging="360"/>
      </w:pPr>
      <w:rPr>
        <w:rFonts w:ascii="Symbol" w:hAnsi="Symbol" w:hint="default"/>
      </w:rPr>
    </w:lvl>
    <w:lvl w:ilvl="4" w:tplc="8B06D1CE">
      <w:start w:val="1"/>
      <w:numFmt w:val="bullet"/>
      <w:lvlText w:val="o"/>
      <w:lvlJc w:val="left"/>
      <w:pPr>
        <w:ind w:left="4680" w:hanging="360"/>
      </w:pPr>
      <w:rPr>
        <w:rFonts w:ascii="Courier New" w:hAnsi="Courier New" w:hint="default"/>
      </w:rPr>
    </w:lvl>
    <w:lvl w:ilvl="5" w:tplc="79E4A7DE">
      <w:start w:val="1"/>
      <w:numFmt w:val="bullet"/>
      <w:lvlText w:val=""/>
      <w:lvlJc w:val="left"/>
      <w:pPr>
        <w:ind w:left="5400" w:hanging="360"/>
      </w:pPr>
      <w:rPr>
        <w:rFonts w:ascii="Wingdings" w:hAnsi="Wingdings" w:hint="default"/>
      </w:rPr>
    </w:lvl>
    <w:lvl w:ilvl="6" w:tplc="66006E92">
      <w:start w:val="1"/>
      <w:numFmt w:val="bullet"/>
      <w:lvlText w:val=""/>
      <w:lvlJc w:val="left"/>
      <w:pPr>
        <w:ind w:left="6120" w:hanging="360"/>
      </w:pPr>
      <w:rPr>
        <w:rFonts w:ascii="Symbol" w:hAnsi="Symbol" w:hint="default"/>
      </w:rPr>
    </w:lvl>
    <w:lvl w:ilvl="7" w:tplc="4C32A17E">
      <w:start w:val="1"/>
      <w:numFmt w:val="bullet"/>
      <w:lvlText w:val="o"/>
      <w:lvlJc w:val="left"/>
      <w:pPr>
        <w:ind w:left="6840" w:hanging="360"/>
      </w:pPr>
      <w:rPr>
        <w:rFonts w:ascii="Courier New" w:hAnsi="Courier New" w:hint="default"/>
      </w:rPr>
    </w:lvl>
    <w:lvl w:ilvl="8" w:tplc="D0829F26">
      <w:start w:val="1"/>
      <w:numFmt w:val="bullet"/>
      <w:lvlText w:val=""/>
      <w:lvlJc w:val="left"/>
      <w:pPr>
        <w:ind w:left="7560" w:hanging="360"/>
      </w:pPr>
      <w:rPr>
        <w:rFonts w:ascii="Wingdings" w:hAnsi="Wingdings" w:hint="default"/>
      </w:rPr>
    </w:lvl>
  </w:abstractNum>
  <w:abstractNum w:abstractNumId="90" w15:restartNumberingAfterBreak="0">
    <w:nsid w:val="7511F9D3"/>
    <w:multiLevelType w:val="hybridMultilevel"/>
    <w:tmpl w:val="FFFFFFFF"/>
    <w:lvl w:ilvl="0" w:tplc="74DEF46C">
      <w:start w:val="1"/>
      <w:numFmt w:val="bullet"/>
      <w:lvlText w:val=""/>
      <w:lvlJc w:val="left"/>
      <w:pPr>
        <w:ind w:left="1080" w:hanging="360"/>
      </w:pPr>
      <w:rPr>
        <w:rFonts w:ascii="Wingdings" w:hAnsi="Wingdings" w:hint="default"/>
      </w:rPr>
    </w:lvl>
    <w:lvl w:ilvl="1" w:tplc="6F56A066">
      <w:start w:val="1"/>
      <w:numFmt w:val="bullet"/>
      <w:lvlText w:val="o"/>
      <w:lvlJc w:val="left"/>
      <w:pPr>
        <w:ind w:left="1800" w:hanging="360"/>
      </w:pPr>
      <w:rPr>
        <w:rFonts w:ascii="Courier New" w:hAnsi="Courier New" w:hint="default"/>
      </w:rPr>
    </w:lvl>
    <w:lvl w:ilvl="2" w:tplc="19B0E860">
      <w:start w:val="1"/>
      <w:numFmt w:val="bullet"/>
      <w:lvlText w:val=""/>
      <w:lvlJc w:val="left"/>
      <w:pPr>
        <w:ind w:left="2520" w:hanging="360"/>
      </w:pPr>
      <w:rPr>
        <w:rFonts w:ascii="Wingdings" w:hAnsi="Wingdings" w:hint="default"/>
      </w:rPr>
    </w:lvl>
    <w:lvl w:ilvl="3" w:tplc="5B86AB9E">
      <w:start w:val="1"/>
      <w:numFmt w:val="bullet"/>
      <w:lvlText w:val=""/>
      <w:lvlJc w:val="left"/>
      <w:pPr>
        <w:ind w:left="3240" w:hanging="360"/>
      </w:pPr>
      <w:rPr>
        <w:rFonts w:ascii="Symbol" w:hAnsi="Symbol" w:hint="default"/>
      </w:rPr>
    </w:lvl>
    <w:lvl w:ilvl="4" w:tplc="709453F8">
      <w:start w:val="1"/>
      <w:numFmt w:val="bullet"/>
      <w:lvlText w:val="o"/>
      <w:lvlJc w:val="left"/>
      <w:pPr>
        <w:ind w:left="3960" w:hanging="360"/>
      </w:pPr>
      <w:rPr>
        <w:rFonts w:ascii="Courier New" w:hAnsi="Courier New" w:hint="default"/>
      </w:rPr>
    </w:lvl>
    <w:lvl w:ilvl="5" w:tplc="D5942936">
      <w:start w:val="1"/>
      <w:numFmt w:val="bullet"/>
      <w:lvlText w:val=""/>
      <w:lvlJc w:val="left"/>
      <w:pPr>
        <w:ind w:left="4680" w:hanging="360"/>
      </w:pPr>
      <w:rPr>
        <w:rFonts w:ascii="Wingdings" w:hAnsi="Wingdings" w:hint="default"/>
      </w:rPr>
    </w:lvl>
    <w:lvl w:ilvl="6" w:tplc="4B3C8FE0">
      <w:start w:val="1"/>
      <w:numFmt w:val="bullet"/>
      <w:lvlText w:val=""/>
      <w:lvlJc w:val="left"/>
      <w:pPr>
        <w:ind w:left="5400" w:hanging="360"/>
      </w:pPr>
      <w:rPr>
        <w:rFonts w:ascii="Symbol" w:hAnsi="Symbol" w:hint="default"/>
      </w:rPr>
    </w:lvl>
    <w:lvl w:ilvl="7" w:tplc="1D42E060">
      <w:start w:val="1"/>
      <w:numFmt w:val="bullet"/>
      <w:lvlText w:val="o"/>
      <w:lvlJc w:val="left"/>
      <w:pPr>
        <w:ind w:left="6120" w:hanging="360"/>
      </w:pPr>
      <w:rPr>
        <w:rFonts w:ascii="Courier New" w:hAnsi="Courier New" w:hint="default"/>
      </w:rPr>
    </w:lvl>
    <w:lvl w:ilvl="8" w:tplc="45A06F96">
      <w:start w:val="1"/>
      <w:numFmt w:val="bullet"/>
      <w:lvlText w:val=""/>
      <w:lvlJc w:val="left"/>
      <w:pPr>
        <w:ind w:left="6840" w:hanging="360"/>
      </w:pPr>
      <w:rPr>
        <w:rFonts w:ascii="Wingdings" w:hAnsi="Wingdings" w:hint="default"/>
      </w:rPr>
    </w:lvl>
  </w:abstractNum>
  <w:abstractNum w:abstractNumId="91" w15:restartNumberingAfterBreak="0">
    <w:nsid w:val="760A7636"/>
    <w:multiLevelType w:val="hybridMultilevel"/>
    <w:tmpl w:val="EC06530C"/>
    <w:lvl w:ilvl="0" w:tplc="6E08B79A">
      <w:start w:val="1"/>
      <w:numFmt w:val="bullet"/>
      <w:lvlText w:val="-"/>
      <w:lvlJc w:val="left"/>
      <w:pPr>
        <w:ind w:left="720" w:hanging="360"/>
      </w:pPr>
      <w:rPr>
        <w:rFonts w:ascii="Aptos" w:hAnsi="Aptos" w:hint="default"/>
      </w:rPr>
    </w:lvl>
    <w:lvl w:ilvl="1" w:tplc="164A5472">
      <w:start w:val="1"/>
      <w:numFmt w:val="bullet"/>
      <w:lvlText w:val="o"/>
      <w:lvlJc w:val="left"/>
      <w:pPr>
        <w:ind w:left="1440" w:hanging="360"/>
      </w:pPr>
      <w:rPr>
        <w:rFonts w:ascii="Courier New" w:hAnsi="Courier New" w:hint="default"/>
      </w:rPr>
    </w:lvl>
    <w:lvl w:ilvl="2" w:tplc="1E201116">
      <w:start w:val="1"/>
      <w:numFmt w:val="bullet"/>
      <w:lvlText w:val=""/>
      <w:lvlJc w:val="left"/>
      <w:pPr>
        <w:ind w:left="2160" w:hanging="360"/>
      </w:pPr>
      <w:rPr>
        <w:rFonts w:ascii="Wingdings" w:hAnsi="Wingdings" w:hint="default"/>
      </w:rPr>
    </w:lvl>
    <w:lvl w:ilvl="3" w:tplc="E62255B2">
      <w:start w:val="1"/>
      <w:numFmt w:val="bullet"/>
      <w:lvlText w:val=""/>
      <w:lvlJc w:val="left"/>
      <w:pPr>
        <w:ind w:left="2880" w:hanging="360"/>
      </w:pPr>
      <w:rPr>
        <w:rFonts w:ascii="Symbol" w:hAnsi="Symbol" w:hint="default"/>
      </w:rPr>
    </w:lvl>
    <w:lvl w:ilvl="4" w:tplc="105CF936">
      <w:start w:val="1"/>
      <w:numFmt w:val="bullet"/>
      <w:lvlText w:val="o"/>
      <w:lvlJc w:val="left"/>
      <w:pPr>
        <w:ind w:left="3600" w:hanging="360"/>
      </w:pPr>
      <w:rPr>
        <w:rFonts w:ascii="Courier New" w:hAnsi="Courier New" w:hint="default"/>
      </w:rPr>
    </w:lvl>
    <w:lvl w:ilvl="5" w:tplc="3716D9D8">
      <w:start w:val="1"/>
      <w:numFmt w:val="bullet"/>
      <w:lvlText w:val=""/>
      <w:lvlJc w:val="left"/>
      <w:pPr>
        <w:ind w:left="4320" w:hanging="360"/>
      </w:pPr>
      <w:rPr>
        <w:rFonts w:ascii="Wingdings" w:hAnsi="Wingdings" w:hint="default"/>
      </w:rPr>
    </w:lvl>
    <w:lvl w:ilvl="6" w:tplc="BC245968">
      <w:start w:val="1"/>
      <w:numFmt w:val="bullet"/>
      <w:lvlText w:val=""/>
      <w:lvlJc w:val="left"/>
      <w:pPr>
        <w:ind w:left="5040" w:hanging="360"/>
      </w:pPr>
      <w:rPr>
        <w:rFonts w:ascii="Symbol" w:hAnsi="Symbol" w:hint="default"/>
      </w:rPr>
    </w:lvl>
    <w:lvl w:ilvl="7" w:tplc="3D8EDBA4">
      <w:start w:val="1"/>
      <w:numFmt w:val="bullet"/>
      <w:lvlText w:val="o"/>
      <w:lvlJc w:val="left"/>
      <w:pPr>
        <w:ind w:left="5760" w:hanging="360"/>
      </w:pPr>
      <w:rPr>
        <w:rFonts w:ascii="Courier New" w:hAnsi="Courier New" w:hint="default"/>
      </w:rPr>
    </w:lvl>
    <w:lvl w:ilvl="8" w:tplc="B06CA92A">
      <w:start w:val="1"/>
      <w:numFmt w:val="bullet"/>
      <w:lvlText w:val=""/>
      <w:lvlJc w:val="left"/>
      <w:pPr>
        <w:ind w:left="6480" w:hanging="360"/>
      </w:pPr>
      <w:rPr>
        <w:rFonts w:ascii="Wingdings" w:hAnsi="Wingdings" w:hint="default"/>
      </w:rPr>
    </w:lvl>
  </w:abstractNum>
  <w:abstractNum w:abstractNumId="92" w15:restartNumberingAfterBreak="0">
    <w:nsid w:val="7644E0B8"/>
    <w:multiLevelType w:val="hybridMultilevel"/>
    <w:tmpl w:val="FFFFFFFF"/>
    <w:lvl w:ilvl="0" w:tplc="EF78695A">
      <w:start w:val="1"/>
      <w:numFmt w:val="bullet"/>
      <w:lvlText w:val=""/>
      <w:lvlJc w:val="left"/>
      <w:pPr>
        <w:ind w:left="1080" w:hanging="360"/>
      </w:pPr>
      <w:rPr>
        <w:rFonts w:ascii="Wingdings" w:hAnsi="Wingdings" w:hint="default"/>
      </w:rPr>
    </w:lvl>
    <w:lvl w:ilvl="1" w:tplc="352AEBB6">
      <w:start w:val="1"/>
      <w:numFmt w:val="bullet"/>
      <w:lvlText w:val="o"/>
      <w:lvlJc w:val="left"/>
      <w:pPr>
        <w:ind w:left="1800" w:hanging="360"/>
      </w:pPr>
      <w:rPr>
        <w:rFonts w:ascii="Courier New" w:hAnsi="Courier New" w:hint="default"/>
      </w:rPr>
    </w:lvl>
    <w:lvl w:ilvl="2" w:tplc="5316FD54">
      <w:start w:val="1"/>
      <w:numFmt w:val="bullet"/>
      <w:lvlText w:val=""/>
      <w:lvlJc w:val="left"/>
      <w:pPr>
        <w:ind w:left="2520" w:hanging="360"/>
      </w:pPr>
      <w:rPr>
        <w:rFonts w:ascii="Wingdings" w:hAnsi="Wingdings" w:hint="default"/>
      </w:rPr>
    </w:lvl>
    <w:lvl w:ilvl="3" w:tplc="3D90100A">
      <w:start w:val="1"/>
      <w:numFmt w:val="bullet"/>
      <w:lvlText w:val=""/>
      <w:lvlJc w:val="left"/>
      <w:pPr>
        <w:ind w:left="3240" w:hanging="360"/>
      </w:pPr>
      <w:rPr>
        <w:rFonts w:ascii="Symbol" w:hAnsi="Symbol" w:hint="default"/>
      </w:rPr>
    </w:lvl>
    <w:lvl w:ilvl="4" w:tplc="D646F818">
      <w:start w:val="1"/>
      <w:numFmt w:val="bullet"/>
      <w:lvlText w:val="o"/>
      <w:lvlJc w:val="left"/>
      <w:pPr>
        <w:ind w:left="3960" w:hanging="360"/>
      </w:pPr>
      <w:rPr>
        <w:rFonts w:ascii="Courier New" w:hAnsi="Courier New" w:hint="default"/>
      </w:rPr>
    </w:lvl>
    <w:lvl w:ilvl="5" w:tplc="7A80DCC6">
      <w:start w:val="1"/>
      <w:numFmt w:val="bullet"/>
      <w:lvlText w:val=""/>
      <w:lvlJc w:val="left"/>
      <w:pPr>
        <w:ind w:left="4680" w:hanging="360"/>
      </w:pPr>
      <w:rPr>
        <w:rFonts w:ascii="Wingdings" w:hAnsi="Wingdings" w:hint="default"/>
      </w:rPr>
    </w:lvl>
    <w:lvl w:ilvl="6" w:tplc="4240F06A">
      <w:start w:val="1"/>
      <w:numFmt w:val="bullet"/>
      <w:lvlText w:val=""/>
      <w:lvlJc w:val="left"/>
      <w:pPr>
        <w:ind w:left="5400" w:hanging="360"/>
      </w:pPr>
      <w:rPr>
        <w:rFonts w:ascii="Symbol" w:hAnsi="Symbol" w:hint="default"/>
      </w:rPr>
    </w:lvl>
    <w:lvl w:ilvl="7" w:tplc="A16C44CE">
      <w:start w:val="1"/>
      <w:numFmt w:val="bullet"/>
      <w:lvlText w:val="o"/>
      <w:lvlJc w:val="left"/>
      <w:pPr>
        <w:ind w:left="6120" w:hanging="360"/>
      </w:pPr>
      <w:rPr>
        <w:rFonts w:ascii="Courier New" w:hAnsi="Courier New" w:hint="default"/>
      </w:rPr>
    </w:lvl>
    <w:lvl w:ilvl="8" w:tplc="E8466BC2">
      <w:start w:val="1"/>
      <w:numFmt w:val="bullet"/>
      <w:lvlText w:val=""/>
      <w:lvlJc w:val="left"/>
      <w:pPr>
        <w:ind w:left="6840" w:hanging="360"/>
      </w:pPr>
      <w:rPr>
        <w:rFonts w:ascii="Wingdings" w:hAnsi="Wingdings" w:hint="default"/>
      </w:rPr>
    </w:lvl>
  </w:abstractNum>
  <w:abstractNum w:abstractNumId="93" w15:restartNumberingAfterBreak="0">
    <w:nsid w:val="76CB69BC"/>
    <w:multiLevelType w:val="hybridMultilevel"/>
    <w:tmpl w:val="C770C0D4"/>
    <w:lvl w:ilvl="0" w:tplc="1B98E564">
      <w:start w:val="1"/>
      <w:numFmt w:val="bullet"/>
      <w:lvlText w:val="-"/>
      <w:lvlJc w:val="left"/>
      <w:pPr>
        <w:ind w:left="720" w:hanging="360"/>
      </w:pPr>
      <w:rPr>
        <w:rFonts w:ascii="Aptos" w:hAnsi="Aptos" w:hint="default"/>
      </w:rPr>
    </w:lvl>
    <w:lvl w:ilvl="1" w:tplc="E858235C">
      <w:start w:val="1"/>
      <w:numFmt w:val="bullet"/>
      <w:lvlText w:val="o"/>
      <w:lvlJc w:val="left"/>
      <w:pPr>
        <w:ind w:left="1440" w:hanging="360"/>
      </w:pPr>
      <w:rPr>
        <w:rFonts w:ascii="Courier New" w:hAnsi="Courier New" w:hint="default"/>
      </w:rPr>
    </w:lvl>
    <w:lvl w:ilvl="2" w:tplc="D2A0BC72">
      <w:start w:val="1"/>
      <w:numFmt w:val="bullet"/>
      <w:lvlText w:val=""/>
      <w:lvlJc w:val="left"/>
      <w:pPr>
        <w:ind w:left="2160" w:hanging="360"/>
      </w:pPr>
      <w:rPr>
        <w:rFonts w:ascii="Wingdings" w:hAnsi="Wingdings" w:hint="default"/>
      </w:rPr>
    </w:lvl>
    <w:lvl w:ilvl="3" w:tplc="08227CE2">
      <w:start w:val="1"/>
      <w:numFmt w:val="bullet"/>
      <w:lvlText w:val=""/>
      <w:lvlJc w:val="left"/>
      <w:pPr>
        <w:ind w:left="2880" w:hanging="360"/>
      </w:pPr>
      <w:rPr>
        <w:rFonts w:ascii="Symbol" w:hAnsi="Symbol" w:hint="default"/>
      </w:rPr>
    </w:lvl>
    <w:lvl w:ilvl="4" w:tplc="8464573E">
      <w:start w:val="1"/>
      <w:numFmt w:val="bullet"/>
      <w:lvlText w:val="o"/>
      <w:lvlJc w:val="left"/>
      <w:pPr>
        <w:ind w:left="3600" w:hanging="360"/>
      </w:pPr>
      <w:rPr>
        <w:rFonts w:ascii="Courier New" w:hAnsi="Courier New" w:hint="default"/>
      </w:rPr>
    </w:lvl>
    <w:lvl w:ilvl="5" w:tplc="49B86F1A">
      <w:start w:val="1"/>
      <w:numFmt w:val="bullet"/>
      <w:lvlText w:val=""/>
      <w:lvlJc w:val="left"/>
      <w:pPr>
        <w:ind w:left="4320" w:hanging="360"/>
      </w:pPr>
      <w:rPr>
        <w:rFonts w:ascii="Wingdings" w:hAnsi="Wingdings" w:hint="default"/>
      </w:rPr>
    </w:lvl>
    <w:lvl w:ilvl="6" w:tplc="947CEFD2">
      <w:start w:val="1"/>
      <w:numFmt w:val="bullet"/>
      <w:lvlText w:val=""/>
      <w:lvlJc w:val="left"/>
      <w:pPr>
        <w:ind w:left="5040" w:hanging="360"/>
      </w:pPr>
      <w:rPr>
        <w:rFonts w:ascii="Symbol" w:hAnsi="Symbol" w:hint="default"/>
      </w:rPr>
    </w:lvl>
    <w:lvl w:ilvl="7" w:tplc="0804DD66">
      <w:start w:val="1"/>
      <w:numFmt w:val="bullet"/>
      <w:lvlText w:val="o"/>
      <w:lvlJc w:val="left"/>
      <w:pPr>
        <w:ind w:left="5760" w:hanging="360"/>
      </w:pPr>
      <w:rPr>
        <w:rFonts w:ascii="Courier New" w:hAnsi="Courier New" w:hint="default"/>
      </w:rPr>
    </w:lvl>
    <w:lvl w:ilvl="8" w:tplc="0E02B162">
      <w:start w:val="1"/>
      <w:numFmt w:val="bullet"/>
      <w:lvlText w:val=""/>
      <w:lvlJc w:val="left"/>
      <w:pPr>
        <w:ind w:left="6480" w:hanging="360"/>
      </w:pPr>
      <w:rPr>
        <w:rFonts w:ascii="Wingdings" w:hAnsi="Wingdings" w:hint="default"/>
      </w:rPr>
    </w:lvl>
  </w:abstractNum>
  <w:abstractNum w:abstractNumId="94" w15:restartNumberingAfterBreak="0">
    <w:nsid w:val="7936FE82"/>
    <w:multiLevelType w:val="hybridMultilevel"/>
    <w:tmpl w:val="FFFFFFFF"/>
    <w:lvl w:ilvl="0" w:tplc="D91CAF10">
      <w:start w:val="1"/>
      <w:numFmt w:val="bullet"/>
      <w:lvlText w:val=""/>
      <w:lvlJc w:val="left"/>
      <w:pPr>
        <w:ind w:left="1800" w:hanging="360"/>
      </w:pPr>
      <w:rPr>
        <w:rFonts w:ascii="Symbol" w:hAnsi="Symbol" w:hint="default"/>
      </w:rPr>
    </w:lvl>
    <w:lvl w:ilvl="1" w:tplc="8744BECE">
      <w:start w:val="1"/>
      <w:numFmt w:val="bullet"/>
      <w:lvlText w:val="o"/>
      <w:lvlJc w:val="left"/>
      <w:pPr>
        <w:ind w:left="2520" w:hanging="360"/>
      </w:pPr>
      <w:rPr>
        <w:rFonts w:ascii="Courier New" w:hAnsi="Courier New" w:hint="default"/>
      </w:rPr>
    </w:lvl>
    <w:lvl w:ilvl="2" w:tplc="95A6894C">
      <w:start w:val="1"/>
      <w:numFmt w:val="bullet"/>
      <w:lvlText w:val=""/>
      <w:lvlJc w:val="left"/>
      <w:pPr>
        <w:ind w:left="3240" w:hanging="360"/>
      </w:pPr>
      <w:rPr>
        <w:rFonts w:ascii="Wingdings" w:hAnsi="Wingdings" w:hint="default"/>
      </w:rPr>
    </w:lvl>
    <w:lvl w:ilvl="3" w:tplc="C360B072">
      <w:start w:val="1"/>
      <w:numFmt w:val="bullet"/>
      <w:lvlText w:val=""/>
      <w:lvlJc w:val="left"/>
      <w:pPr>
        <w:ind w:left="3960" w:hanging="360"/>
      </w:pPr>
      <w:rPr>
        <w:rFonts w:ascii="Symbol" w:hAnsi="Symbol" w:hint="default"/>
      </w:rPr>
    </w:lvl>
    <w:lvl w:ilvl="4" w:tplc="98903A84">
      <w:start w:val="1"/>
      <w:numFmt w:val="bullet"/>
      <w:lvlText w:val="o"/>
      <w:lvlJc w:val="left"/>
      <w:pPr>
        <w:ind w:left="4680" w:hanging="360"/>
      </w:pPr>
      <w:rPr>
        <w:rFonts w:ascii="Courier New" w:hAnsi="Courier New" w:hint="default"/>
      </w:rPr>
    </w:lvl>
    <w:lvl w:ilvl="5" w:tplc="5C823BAE">
      <w:start w:val="1"/>
      <w:numFmt w:val="bullet"/>
      <w:lvlText w:val=""/>
      <w:lvlJc w:val="left"/>
      <w:pPr>
        <w:ind w:left="5400" w:hanging="360"/>
      </w:pPr>
      <w:rPr>
        <w:rFonts w:ascii="Wingdings" w:hAnsi="Wingdings" w:hint="default"/>
      </w:rPr>
    </w:lvl>
    <w:lvl w:ilvl="6" w:tplc="D26288A8">
      <w:start w:val="1"/>
      <w:numFmt w:val="bullet"/>
      <w:lvlText w:val=""/>
      <w:lvlJc w:val="left"/>
      <w:pPr>
        <w:ind w:left="6120" w:hanging="360"/>
      </w:pPr>
      <w:rPr>
        <w:rFonts w:ascii="Symbol" w:hAnsi="Symbol" w:hint="default"/>
      </w:rPr>
    </w:lvl>
    <w:lvl w:ilvl="7" w:tplc="0204B552">
      <w:start w:val="1"/>
      <w:numFmt w:val="bullet"/>
      <w:lvlText w:val="o"/>
      <w:lvlJc w:val="left"/>
      <w:pPr>
        <w:ind w:left="6840" w:hanging="360"/>
      </w:pPr>
      <w:rPr>
        <w:rFonts w:ascii="Courier New" w:hAnsi="Courier New" w:hint="default"/>
      </w:rPr>
    </w:lvl>
    <w:lvl w:ilvl="8" w:tplc="8E76C528">
      <w:start w:val="1"/>
      <w:numFmt w:val="bullet"/>
      <w:lvlText w:val=""/>
      <w:lvlJc w:val="left"/>
      <w:pPr>
        <w:ind w:left="7560" w:hanging="360"/>
      </w:pPr>
      <w:rPr>
        <w:rFonts w:ascii="Wingdings" w:hAnsi="Wingdings" w:hint="default"/>
      </w:rPr>
    </w:lvl>
  </w:abstractNum>
  <w:abstractNum w:abstractNumId="95" w15:restartNumberingAfterBreak="0">
    <w:nsid w:val="796FCFB0"/>
    <w:multiLevelType w:val="hybridMultilevel"/>
    <w:tmpl w:val="FFFFFFFF"/>
    <w:lvl w:ilvl="0" w:tplc="81983E2C">
      <w:start w:val="1"/>
      <w:numFmt w:val="bullet"/>
      <w:lvlText w:val=""/>
      <w:lvlJc w:val="left"/>
      <w:pPr>
        <w:ind w:left="720" w:hanging="360"/>
      </w:pPr>
      <w:rPr>
        <w:rFonts w:ascii="Symbol" w:hAnsi="Symbol" w:hint="default"/>
      </w:rPr>
    </w:lvl>
    <w:lvl w:ilvl="1" w:tplc="849A73C4">
      <w:start w:val="1"/>
      <w:numFmt w:val="bullet"/>
      <w:lvlText w:val="o"/>
      <w:lvlJc w:val="left"/>
      <w:pPr>
        <w:ind w:left="1440" w:hanging="360"/>
      </w:pPr>
      <w:rPr>
        <w:rFonts w:ascii="Courier New" w:hAnsi="Courier New" w:hint="default"/>
      </w:rPr>
    </w:lvl>
    <w:lvl w:ilvl="2" w:tplc="BA28348C">
      <w:start w:val="1"/>
      <w:numFmt w:val="bullet"/>
      <w:lvlText w:val=""/>
      <w:lvlJc w:val="left"/>
      <w:pPr>
        <w:ind w:left="2160" w:hanging="360"/>
      </w:pPr>
      <w:rPr>
        <w:rFonts w:ascii="Wingdings" w:hAnsi="Wingdings" w:hint="default"/>
      </w:rPr>
    </w:lvl>
    <w:lvl w:ilvl="3" w:tplc="4F26E000">
      <w:start w:val="1"/>
      <w:numFmt w:val="bullet"/>
      <w:lvlText w:val=""/>
      <w:lvlJc w:val="left"/>
      <w:pPr>
        <w:ind w:left="2880" w:hanging="360"/>
      </w:pPr>
      <w:rPr>
        <w:rFonts w:ascii="Symbol" w:hAnsi="Symbol" w:hint="default"/>
      </w:rPr>
    </w:lvl>
    <w:lvl w:ilvl="4" w:tplc="107E10B0">
      <w:start w:val="1"/>
      <w:numFmt w:val="bullet"/>
      <w:lvlText w:val="o"/>
      <w:lvlJc w:val="left"/>
      <w:pPr>
        <w:ind w:left="3600" w:hanging="360"/>
      </w:pPr>
      <w:rPr>
        <w:rFonts w:ascii="Courier New" w:hAnsi="Courier New" w:hint="default"/>
      </w:rPr>
    </w:lvl>
    <w:lvl w:ilvl="5" w:tplc="9FC2426C">
      <w:start w:val="1"/>
      <w:numFmt w:val="bullet"/>
      <w:lvlText w:val=""/>
      <w:lvlJc w:val="left"/>
      <w:pPr>
        <w:ind w:left="4320" w:hanging="360"/>
      </w:pPr>
      <w:rPr>
        <w:rFonts w:ascii="Wingdings" w:hAnsi="Wingdings" w:hint="default"/>
      </w:rPr>
    </w:lvl>
    <w:lvl w:ilvl="6" w:tplc="7A3CE75E">
      <w:start w:val="1"/>
      <w:numFmt w:val="bullet"/>
      <w:lvlText w:val=""/>
      <w:lvlJc w:val="left"/>
      <w:pPr>
        <w:ind w:left="5040" w:hanging="360"/>
      </w:pPr>
      <w:rPr>
        <w:rFonts w:ascii="Symbol" w:hAnsi="Symbol" w:hint="default"/>
      </w:rPr>
    </w:lvl>
    <w:lvl w:ilvl="7" w:tplc="92CAFB50">
      <w:start w:val="1"/>
      <w:numFmt w:val="bullet"/>
      <w:lvlText w:val="o"/>
      <w:lvlJc w:val="left"/>
      <w:pPr>
        <w:ind w:left="5760" w:hanging="360"/>
      </w:pPr>
      <w:rPr>
        <w:rFonts w:ascii="Courier New" w:hAnsi="Courier New" w:hint="default"/>
      </w:rPr>
    </w:lvl>
    <w:lvl w:ilvl="8" w:tplc="DCF41D52">
      <w:start w:val="1"/>
      <w:numFmt w:val="bullet"/>
      <w:lvlText w:val=""/>
      <w:lvlJc w:val="left"/>
      <w:pPr>
        <w:ind w:left="6480" w:hanging="360"/>
      </w:pPr>
      <w:rPr>
        <w:rFonts w:ascii="Wingdings" w:hAnsi="Wingdings" w:hint="default"/>
      </w:rPr>
    </w:lvl>
  </w:abstractNum>
  <w:abstractNum w:abstractNumId="96" w15:restartNumberingAfterBreak="0">
    <w:nsid w:val="798908B3"/>
    <w:multiLevelType w:val="hybridMultilevel"/>
    <w:tmpl w:val="FFFFFFFF"/>
    <w:lvl w:ilvl="0" w:tplc="3E2C8DF8">
      <w:start w:val="1"/>
      <w:numFmt w:val="bullet"/>
      <w:lvlText w:val=""/>
      <w:lvlJc w:val="left"/>
      <w:pPr>
        <w:ind w:left="1800" w:hanging="360"/>
      </w:pPr>
      <w:rPr>
        <w:rFonts w:ascii="Symbol" w:hAnsi="Symbol" w:hint="default"/>
      </w:rPr>
    </w:lvl>
    <w:lvl w:ilvl="1" w:tplc="E1C2754A">
      <w:start w:val="1"/>
      <w:numFmt w:val="bullet"/>
      <w:lvlText w:val="o"/>
      <w:lvlJc w:val="left"/>
      <w:pPr>
        <w:ind w:left="2520" w:hanging="360"/>
      </w:pPr>
      <w:rPr>
        <w:rFonts w:ascii="Courier New" w:hAnsi="Courier New" w:hint="default"/>
      </w:rPr>
    </w:lvl>
    <w:lvl w:ilvl="2" w:tplc="F89403E6">
      <w:start w:val="1"/>
      <w:numFmt w:val="bullet"/>
      <w:lvlText w:val=""/>
      <w:lvlJc w:val="left"/>
      <w:pPr>
        <w:ind w:left="3240" w:hanging="360"/>
      </w:pPr>
      <w:rPr>
        <w:rFonts w:ascii="Wingdings" w:hAnsi="Wingdings" w:hint="default"/>
      </w:rPr>
    </w:lvl>
    <w:lvl w:ilvl="3" w:tplc="E55A54C0">
      <w:start w:val="1"/>
      <w:numFmt w:val="bullet"/>
      <w:lvlText w:val=""/>
      <w:lvlJc w:val="left"/>
      <w:pPr>
        <w:ind w:left="3960" w:hanging="360"/>
      </w:pPr>
      <w:rPr>
        <w:rFonts w:ascii="Symbol" w:hAnsi="Symbol" w:hint="default"/>
      </w:rPr>
    </w:lvl>
    <w:lvl w:ilvl="4" w:tplc="E228A8DE">
      <w:start w:val="1"/>
      <w:numFmt w:val="bullet"/>
      <w:lvlText w:val="o"/>
      <w:lvlJc w:val="left"/>
      <w:pPr>
        <w:ind w:left="4680" w:hanging="360"/>
      </w:pPr>
      <w:rPr>
        <w:rFonts w:ascii="Courier New" w:hAnsi="Courier New" w:hint="default"/>
      </w:rPr>
    </w:lvl>
    <w:lvl w:ilvl="5" w:tplc="D9BA73A2">
      <w:start w:val="1"/>
      <w:numFmt w:val="bullet"/>
      <w:lvlText w:val=""/>
      <w:lvlJc w:val="left"/>
      <w:pPr>
        <w:ind w:left="5400" w:hanging="360"/>
      </w:pPr>
      <w:rPr>
        <w:rFonts w:ascii="Wingdings" w:hAnsi="Wingdings" w:hint="default"/>
      </w:rPr>
    </w:lvl>
    <w:lvl w:ilvl="6" w:tplc="6C4C41A4">
      <w:start w:val="1"/>
      <w:numFmt w:val="bullet"/>
      <w:lvlText w:val=""/>
      <w:lvlJc w:val="left"/>
      <w:pPr>
        <w:ind w:left="6120" w:hanging="360"/>
      </w:pPr>
      <w:rPr>
        <w:rFonts w:ascii="Symbol" w:hAnsi="Symbol" w:hint="default"/>
      </w:rPr>
    </w:lvl>
    <w:lvl w:ilvl="7" w:tplc="BE84819A">
      <w:start w:val="1"/>
      <w:numFmt w:val="bullet"/>
      <w:lvlText w:val="o"/>
      <w:lvlJc w:val="left"/>
      <w:pPr>
        <w:ind w:left="6840" w:hanging="360"/>
      </w:pPr>
      <w:rPr>
        <w:rFonts w:ascii="Courier New" w:hAnsi="Courier New" w:hint="default"/>
      </w:rPr>
    </w:lvl>
    <w:lvl w:ilvl="8" w:tplc="810C3CF0">
      <w:start w:val="1"/>
      <w:numFmt w:val="bullet"/>
      <w:lvlText w:val=""/>
      <w:lvlJc w:val="left"/>
      <w:pPr>
        <w:ind w:left="7560" w:hanging="360"/>
      </w:pPr>
      <w:rPr>
        <w:rFonts w:ascii="Wingdings" w:hAnsi="Wingdings" w:hint="default"/>
      </w:rPr>
    </w:lvl>
  </w:abstractNum>
  <w:abstractNum w:abstractNumId="97" w15:restartNumberingAfterBreak="0">
    <w:nsid w:val="7A92F8CC"/>
    <w:multiLevelType w:val="hybridMultilevel"/>
    <w:tmpl w:val="FFFFFFFF"/>
    <w:lvl w:ilvl="0" w:tplc="64A2F316">
      <w:start w:val="1"/>
      <w:numFmt w:val="bullet"/>
      <w:lvlText w:val="-"/>
      <w:lvlJc w:val="left"/>
      <w:pPr>
        <w:ind w:left="2160" w:hanging="360"/>
      </w:pPr>
      <w:rPr>
        <w:rFonts w:ascii="Aptos" w:hAnsi="Aptos" w:hint="default"/>
      </w:rPr>
    </w:lvl>
    <w:lvl w:ilvl="1" w:tplc="2C866D56">
      <w:start w:val="1"/>
      <w:numFmt w:val="bullet"/>
      <w:lvlText w:val="o"/>
      <w:lvlJc w:val="left"/>
      <w:pPr>
        <w:ind w:left="2880" w:hanging="360"/>
      </w:pPr>
      <w:rPr>
        <w:rFonts w:ascii="Courier New" w:hAnsi="Courier New" w:hint="default"/>
      </w:rPr>
    </w:lvl>
    <w:lvl w:ilvl="2" w:tplc="E2929058">
      <w:start w:val="1"/>
      <w:numFmt w:val="bullet"/>
      <w:lvlText w:val=""/>
      <w:lvlJc w:val="left"/>
      <w:pPr>
        <w:ind w:left="3600" w:hanging="360"/>
      </w:pPr>
      <w:rPr>
        <w:rFonts w:ascii="Wingdings" w:hAnsi="Wingdings" w:hint="default"/>
      </w:rPr>
    </w:lvl>
    <w:lvl w:ilvl="3" w:tplc="04DEF74E">
      <w:start w:val="1"/>
      <w:numFmt w:val="bullet"/>
      <w:lvlText w:val=""/>
      <w:lvlJc w:val="left"/>
      <w:pPr>
        <w:ind w:left="4320" w:hanging="360"/>
      </w:pPr>
      <w:rPr>
        <w:rFonts w:ascii="Symbol" w:hAnsi="Symbol" w:hint="default"/>
      </w:rPr>
    </w:lvl>
    <w:lvl w:ilvl="4" w:tplc="2A1CF308">
      <w:start w:val="1"/>
      <w:numFmt w:val="bullet"/>
      <w:lvlText w:val="o"/>
      <w:lvlJc w:val="left"/>
      <w:pPr>
        <w:ind w:left="5040" w:hanging="360"/>
      </w:pPr>
      <w:rPr>
        <w:rFonts w:ascii="Courier New" w:hAnsi="Courier New" w:hint="default"/>
      </w:rPr>
    </w:lvl>
    <w:lvl w:ilvl="5" w:tplc="FD0426BA">
      <w:start w:val="1"/>
      <w:numFmt w:val="bullet"/>
      <w:lvlText w:val=""/>
      <w:lvlJc w:val="left"/>
      <w:pPr>
        <w:ind w:left="5760" w:hanging="360"/>
      </w:pPr>
      <w:rPr>
        <w:rFonts w:ascii="Wingdings" w:hAnsi="Wingdings" w:hint="default"/>
      </w:rPr>
    </w:lvl>
    <w:lvl w:ilvl="6" w:tplc="00563E58">
      <w:start w:val="1"/>
      <w:numFmt w:val="bullet"/>
      <w:lvlText w:val=""/>
      <w:lvlJc w:val="left"/>
      <w:pPr>
        <w:ind w:left="6480" w:hanging="360"/>
      </w:pPr>
      <w:rPr>
        <w:rFonts w:ascii="Symbol" w:hAnsi="Symbol" w:hint="default"/>
      </w:rPr>
    </w:lvl>
    <w:lvl w:ilvl="7" w:tplc="40BCF09A">
      <w:start w:val="1"/>
      <w:numFmt w:val="bullet"/>
      <w:lvlText w:val="o"/>
      <w:lvlJc w:val="left"/>
      <w:pPr>
        <w:ind w:left="7200" w:hanging="360"/>
      </w:pPr>
      <w:rPr>
        <w:rFonts w:ascii="Courier New" w:hAnsi="Courier New" w:hint="default"/>
      </w:rPr>
    </w:lvl>
    <w:lvl w:ilvl="8" w:tplc="CA7C7732">
      <w:start w:val="1"/>
      <w:numFmt w:val="bullet"/>
      <w:lvlText w:val=""/>
      <w:lvlJc w:val="left"/>
      <w:pPr>
        <w:ind w:left="7920" w:hanging="360"/>
      </w:pPr>
      <w:rPr>
        <w:rFonts w:ascii="Wingdings" w:hAnsi="Wingdings" w:hint="default"/>
      </w:rPr>
    </w:lvl>
  </w:abstractNum>
  <w:abstractNum w:abstractNumId="98" w15:restartNumberingAfterBreak="0">
    <w:nsid w:val="7B2087BE"/>
    <w:multiLevelType w:val="hybridMultilevel"/>
    <w:tmpl w:val="B71A0426"/>
    <w:lvl w:ilvl="0" w:tplc="9EEA292A">
      <w:start w:val="1"/>
      <w:numFmt w:val="bullet"/>
      <w:lvlText w:val="-"/>
      <w:lvlJc w:val="left"/>
      <w:pPr>
        <w:ind w:left="720" w:hanging="360"/>
      </w:pPr>
      <w:rPr>
        <w:rFonts w:ascii="Aptos" w:hAnsi="Aptos" w:hint="default"/>
      </w:rPr>
    </w:lvl>
    <w:lvl w:ilvl="1" w:tplc="B99E653A">
      <w:start w:val="1"/>
      <w:numFmt w:val="bullet"/>
      <w:lvlText w:val="o"/>
      <w:lvlJc w:val="left"/>
      <w:pPr>
        <w:ind w:left="1440" w:hanging="360"/>
      </w:pPr>
      <w:rPr>
        <w:rFonts w:ascii="Courier New" w:hAnsi="Courier New" w:hint="default"/>
      </w:rPr>
    </w:lvl>
    <w:lvl w:ilvl="2" w:tplc="BB0E874E">
      <w:start w:val="1"/>
      <w:numFmt w:val="bullet"/>
      <w:lvlText w:val=""/>
      <w:lvlJc w:val="left"/>
      <w:pPr>
        <w:ind w:left="2160" w:hanging="360"/>
      </w:pPr>
      <w:rPr>
        <w:rFonts w:ascii="Wingdings" w:hAnsi="Wingdings" w:hint="default"/>
      </w:rPr>
    </w:lvl>
    <w:lvl w:ilvl="3" w:tplc="23388D1C">
      <w:start w:val="1"/>
      <w:numFmt w:val="bullet"/>
      <w:lvlText w:val=""/>
      <w:lvlJc w:val="left"/>
      <w:pPr>
        <w:ind w:left="2880" w:hanging="360"/>
      </w:pPr>
      <w:rPr>
        <w:rFonts w:ascii="Symbol" w:hAnsi="Symbol" w:hint="default"/>
      </w:rPr>
    </w:lvl>
    <w:lvl w:ilvl="4" w:tplc="FF82D61A">
      <w:start w:val="1"/>
      <w:numFmt w:val="bullet"/>
      <w:lvlText w:val="o"/>
      <w:lvlJc w:val="left"/>
      <w:pPr>
        <w:ind w:left="3600" w:hanging="360"/>
      </w:pPr>
      <w:rPr>
        <w:rFonts w:ascii="Courier New" w:hAnsi="Courier New" w:hint="default"/>
      </w:rPr>
    </w:lvl>
    <w:lvl w:ilvl="5" w:tplc="4BB267B6">
      <w:start w:val="1"/>
      <w:numFmt w:val="bullet"/>
      <w:lvlText w:val=""/>
      <w:lvlJc w:val="left"/>
      <w:pPr>
        <w:ind w:left="4320" w:hanging="360"/>
      </w:pPr>
      <w:rPr>
        <w:rFonts w:ascii="Wingdings" w:hAnsi="Wingdings" w:hint="default"/>
      </w:rPr>
    </w:lvl>
    <w:lvl w:ilvl="6" w:tplc="35A0BEEE">
      <w:start w:val="1"/>
      <w:numFmt w:val="bullet"/>
      <w:lvlText w:val=""/>
      <w:lvlJc w:val="left"/>
      <w:pPr>
        <w:ind w:left="5040" w:hanging="360"/>
      </w:pPr>
      <w:rPr>
        <w:rFonts w:ascii="Symbol" w:hAnsi="Symbol" w:hint="default"/>
      </w:rPr>
    </w:lvl>
    <w:lvl w:ilvl="7" w:tplc="52064208">
      <w:start w:val="1"/>
      <w:numFmt w:val="bullet"/>
      <w:lvlText w:val="o"/>
      <w:lvlJc w:val="left"/>
      <w:pPr>
        <w:ind w:left="5760" w:hanging="360"/>
      </w:pPr>
      <w:rPr>
        <w:rFonts w:ascii="Courier New" w:hAnsi="Courier New" w:hint="default"/>
      </w:rPr>
    </w:lvl>
    <w:lvl w:ilvl="8" w:tplc="A4D89EEC">
      <w:start w:val="1"/>
      <w:numFmt w:val="bullet"/>
      <w:lvlText w:val=""/>
      <w:lvlJc w:val="left"/>
      <w:pPr>
        <w:ind w:left="6480" w:hanging="360"/>
      </w:pPr>
      <w:rPr>
        <w:rFonts w:ascii="Wingdings" w:hAnsi="Wingdings" w:hint="default"/>
      </w:rPr>
    </w:lvl>
  </w:abstractNum>
  <w:abstractNum w:abstractNumId="99" w15:restartNumberingAfterBreak="0">
    <w:nsid w:val="7BDFF221"/>
    <w:multiLevelType w:val="hybridMultilevel"/>
    <w:tmpl w:val="DB06353A"/>
    <w:lvl w:ilvl="0" w:tplc="84CE693C">
      <w:start w:val="1"/>
      <w:numFmt w:val="bullet"/>
      <w:lvlText w:val="-"/>
      <w:lvlJc w:val="left"/>
      <w:pPr>
        <w:ind w:left="720" w:hanging="360"/>
      </w:pPr>
      <w:rPr>
        <w:rFonts w:ascii="Aptos" w:hAnsi="Aptos" w:hint="default"/>
      </w:rPr>
    </w:lvl>
    <w:lvl w:ilvl="1" w:tplc="97D072B0">
      <w:start w:val="1"/>
      <w:numFmt w:val="bullet"/>
      <w:lvlText w:val="o"/>
      <w:lvlJc w:val="left"/>
      <w:pPr>
        <w:ind w:left="1440" w:hanging="360"/>
      </w:pPr>
      <w:rPr>
        <w:rFonts w:ascii="Courier New" w:hAnsi="Courier New" w:hint="default"/>
      </w:rPr>
    </w:lvl>
    <w:lvl w:ilvl="2" w:tplc="5CA6DA62">
      <w:start w:val="1"/>
      <w:numFmt w:val="bullet"/>
      <w:lvlText w:val=""/>
      <w:lvlJc w:val="left"/>
      <w:pPr>
        <w:ind w:left="2160" w:hanging="360"/>
      </w:pPr>
      <w:rPr>
        <w:rFonts w:ascii="Wingdings" w:hAnsi="Wingdings" w:hint="default"/>
      </w:rPr>
    </w:lvl>
    <w:lvl w:ilvl="3" w:tplc="98FC7668">
      <w:start w:val="1"/>
      <w:numFmt w:val="bullet"/>
      <w:lvlText w:val=""/>
      <w:lvlJc w:val="left"/>
      <w:pPr>
        <w:ind w:left="2880" w:hanging="360"/>
      </w:pPr>
      <w:rPr>
        <w:rFonts w:ascii="Symbol" w:hAnsi="Symbol" w:hint="default"/>
      </w:rPr>
    </w:lvl>
    <w:lvl w:ilvl="4" w:tplc="FA1CB2F6">
      <w:start w:val="1"/>
      <w:numFmt w:val="bullet"/>
      <w:lvlText w:val="o"/>
      <w:lvlJc w:val="left"/>
      <w:pPr>
        <w:ind w:left="3600" w:hanging="360"/>
      </w:pPr>
      <w:rPr>
        <w:rFonts w:ascii="Courier New" w:hAnsi="Courier New" w:hint="default"/>
      </w:rPr>
    </w:lvl>
    <w:lvl w:ilvl="5" w:tplc="329CFE52">
      <w:start w:val="1"/>
      <w:numFmt w:val="bullet"/>
      <w:lvlText w:val=""/>
      <w:lvlJc w:val="left"/>
      <w:pPr>
        <w:ind w:left="4320" w:hanging="360"/>
      </w:pPr>
      <w:rPr>
        <w:rFonts w:ascii="Wingdings" w:hAnsi="Wingdings" w:hint="default"/>
      </w:rPr>
    </w:lvl>
    <w:lvl w:ilvl="6" w:tplc="1E76E624">
      <w:start w:val="1"/>
      <w:numFmt w:val="bullet"/>
      <w:lvlText w:val=""/>
      <w:lvlJc w:val="left"/>
      <w:pPr>
        <w:ind w:left="5040" w:hanging="360"/>
      </w:pPr>
      <w:rPr>
        <w:rFonts w:ascii="Symbol" w:hAnsi="Symbol" w:hint="default"/>
      </w:rPr>
    </w:lvl>
    <w:lvl w:ilvl="7" w:tplc="A7366D04">
      <w:start w:val="1"/>
      <w:numFmt w:val="bullet"/>
      <w:lvlText w:val="o"/>
      <w:lvlJc w:val="left"/>
      <w:pPr>
        <w:ind w:left="5760" w:hanging="360"/>
      </w:pPr>
      <w:rPr>
        <w:rFonts w:ascii="Courier New" w:hAnsi="Courier New" w:hint="default"/>
      </w:rPr>
    </w:lvl>
    <w:lvl w:ilvl="8" w:tplc="97C01ABC">
      <w:start w:val="1"/>
      <w:numFmt w:val="bullet"/>
      <w:lvlText w:val=""/>
      <w:lvlJc w:val="left"/>
      <w:pPr>
        <w:ind w:left="6480" w:hanging="360"/>
      </w:pPr>
      <w:rPr>
        <w:rFonts w:ascii="Wingdings" w:hAnsi="Wingdings" w:hint="default"/>
      </w:rPr>
    </w:lvl>
  </w:abstractNum>
  <w:abstractNum w:abstractNumId="100" w15:restartNumberingAfterBreak="0">
    <w:nsid w:val="7BF887A3"/>
    <w:multiLevelType w:val="hybridMultilevel"/>
    <w:tmpl w:val="FFFFFFFF"/>
    <w:lvl w:ilvl="0" w:tplc="275C7E2C">
      <w:start w:val="1"/>
      <w:numFmt w:val="bullet"/>
      <w:lvlText w:val=""/>
      <w:lvlJc w:val="left"/>
      <w:pPr>
        <w:ind w:left="1080" w:hanging="360"/>
      </w:pPr>
      <w:rPr>
        <w:rFonts w:ascii="Wingdings" w:hAnsi="Wingdings" w:hint="default"/>
      </w:rPr>
    </w:lvl>
    <w:lvl w:ilvl="1" w:tplc="C8DE7E50">
      <w:start w:val="1"/>
      <w:numFmt w:val="bullet"/>
      <w:lvlText w:val="o"/>
      <w:lvlJc w:val="left"/>
      <w:pPr>
        <w:ind w:left="1800" w:hanging="360"/>
      </w:pPr>
      <w:rPr>
        <w:rFonts w:ascii="Courier New" w:hAnsi="Courier New" w:hint="default"/>
      </w:rPr>
    </w:lvl>
    <w:lvl w:ilvl="2" w:tplc="6102284A">
      <w:start w:val="1"/>
      <w:numFmt w:val="bullet"/>
      <w:lvlText w:val=""/>
      <w:lvlJc w:val="left"/>
      <w:pPr>
        <w:ind w:left="2520" w:hanging="360"/>
      </w:pPr>
      <w:rPr>
        <w:rFonts w:ascii="Wingdings" w:hAnsi="Wingdings" w:hint="default"/>
      </w:rPr>
    </w:lvl>
    <w:lvl w:ilvl="3" w:tplc="0B5060C0">
      <w:start w:val="1"/>
      <w:numFmt w:val="bullet"/>
      <w:lvlText w:val=""/>
      <w:lvlJc w:val="left"/>
      <w:pPr>
        <w:ind w:left="3240" w:hanging="360"/>
      </w:pPr>
      <w:rPr>
        <w:rFonts w:ascii="Symbol" w:hAnsi="Symbol" w:hint="default"/>
      </w:rPr>
    </w:lvl>
    <w:lvl w:ilvl="4" w:tplc="31A62286">
      <w:start w:val="1"/>
      <w:numFmt w:val="bullet"/>
      <w:lvlText w:val="o"/>
      <w:lvlJc w:val="left"/>
      <w:pPr>
        <w:ind w:left="3960" w:hanging="360"/>
      </w:pPr>
      <w:rPr>
        <w:rFonts w:ascii="Courier New" w:hAnsi="Courier New" w:hint="default"/>
      </w:rPr>
    </w:lvl>
    <w:lvl w:ilvl="5" w:tplc="B328864C">
      <w:start w:val="1"/>
      <w:numFmt w:val="bullet"/>
      <w:lvlText w:val=""/>
      <w:lvlJc w:val="left"/>
      <w:pPr>
        <w:ind w:left="4680" w:hanging="360"/>
      </w:pPr>
      <w:rPr>
        <w:rFonts w:ascii="Wingdings" w:hAnsi="Wingdings" w:hint="default"/>
      </w:rPr>
    </w:lvl>
    <w:lvl w:ilvl="6" w:tplc="7F788FDC">
      <w:start w:val="1"/>
      <w:numFmt w:val="bullet"/>
      <w:lvlText w:val=""/>
      <w:lvlJc w:val="left"/>
      <w:pPr>
        <w:ind w:left="5400" w:hanging="360"/>
      </w:pPr>
      <w:rPr>
        <w:rFonts w:ascii="Symbol" w:hAnsi="Symbol" w:hint="default"/>
      </w:rPr>
    </w:lvl>
    <w:lvl w:ilvl="7" w:tplc="7F403F6A">
      <w:start w:val="1"/>
      <w:numFmt w:val="bullet"/>
      <w:lvlText w:val="o"/>
      <w:lvlJc w:val="left"/>
      <w:pPr>
        <w:ind w:left="6120" w:hanging="360"/>
      </w:pPr>
      <w:rPr>
        <w:rFonts w:ascii="Courier New" w:hAnsi="Courier New" w:hint="default"/>
      </w:rPr>
    </w:lvl>
    <w:lvl w:ilvl="8" w:tplc="3398AD0A">
      <w:start w:val="1"/>
      <w:numFmt w:val="bullet"/>
      <w:lvlText w:val=""/>
      <w:lvlJc w:val="left"/>
      <w:pPr>
        <w:ind w:left="6840" w:hanging="360"/>
      </w:pPr>
      <w:rPr>
        <w:rFonts w:ascii="Wingdings" w:hAnsi="Wingdings" w:hint="default"/>
      </w:rPr>
    </w:lvl>
  </w:abstractNum>
  <w:abstractNum w:abstractNumId="101" w15:restartNumberingAfterBreak="0">
    <w:nsid w:val="7C0730D1"/>
    <w:multiLevelType w:val="hybridMultilevel"/>
    <w:tmpl w:val="FFFFFFFF"/>
    <w:lvl w:ilvl="0" w:tplc="6E6A6186">
      <w:start w:val="1"/>
      <w:numFmt w:val="bullet"/>
      <w:lvlText w:val=""/>
      <w:lvlJc w:val="left"/>
      <w:pPr>
        <w:ind w:left="2160" w:hanging="360"/>
      </w:pPr>
      <w:rPr>
        <w:rFonts w:ascii="Symbol" w:hAnsi="Symbol" w:hint="default"/>
      </w:rPr>
    </w:lvl>
    <w:lvl w:ilvl="1" w:tplc="AA68D856">
      <w:start w:val="1"/>
      <w:numFmt w:val="bullet"/>
      <w:lvlText w:val="o"/>
      <w:lvlJc w:val="left"/>
      <w:pPr>
        <w:ind w:left="2880" w:hanging="360"/>
      </w:pPr>
      <w:rPr>
        <w:rFonts w:ascii="Courier New" w:hAnsi="Courier New" w:hint="default"/>
      </w:rPr>
    </w:lvl>
    <w:lvl w:ilvl="2" w:tplc="0A4C8AD8">
      <w:start w:val="1"/>
      <w:numFmt w:val="bullet"/>
      <w:lvlText w:val=""/>
      <w:lvlJc w:val="left"/>
      <w:pPr>
        <w:ind w:left="3600" w:hanging="360"/>
      </w:pPr>
      <w:rPr>
        <w:rFonts w:ascii="Wingdings" w:hAnsi="Wingdings" w:hint="default"/>
      </w:rPr>
    </w:lvl>
    <w:lvl w:ilvl="3" w:tplc="014069BE">
      <w:start w:val="1"/>
      <w:numFmt w:val="bullet"/>
      <w:lvlText w:val=""/>
      <w:lvlJc w:val="left"/>
      <w:pPr>
        <w:ind w:left="4320" w:hanging="360"/>
      </w:pPr>
      <w:rPr>
        <w:rFonts w:ascii="Symbol" w:hAnsi="Symbol" w:hint="default"/>
      </w:rPr>
    </w:lvl>
    <w:lvl w:ilvl="4" w:tplc="FC363878">
      <w:start w:val="1"/>
      <w:numFmt w:val="bullet"/>
      <w:lvlText w:val="o"/>
      <w:lvlJc w:val="left"/>
      <w:pPr>
        <w:ind w:left="5040" w:hanging="360"/>
      </w:pPr>
      <w:rPr>
        <w:rFonts w:ascii="Courier New" w:hAnsi="Courier New" w:hint="default"/>
      </w:rPr>
    </w:lvl>
    <w:lvl w:ilvl="5" w:tplc="A230B4E2">
      <w:start w:val="1"/>
      <w:numFmt w:val="bullet"/>
      <w:lvlText w:val=""/>
      <w:lvlJc w:val="left"/>
      <w:pPr>
        <w:ind w:left="5760" w:hanging="360"/>
      </w:pPr>
      <w:rPr>
        <w:rFonts w:ascii="Wingdings" w:hAnsi="Wingdings" w:hint="default"/>
      </w:rPr>
    </w:lvl>
    <w:lvl w:ilvl="6" w:tplc="C6AAE134">
      <w:start w:val="1"/>
      <w:numFmt w:val="bullet"/>
      <w:lvlText w:val=""/>
      <w:lvlJc w:val="left"/>
      <w:pPr>
        <w:ind w:left="6480" w:hanging="360"/>
      </w:pPr>
      <w:rPr>
        <w:rFonts w:ascii="Symbol" w:hAnsi="Symbol" w:hint="default"/>
      </w:rPr>
    </w:lvl>
    <w:lvl w:ilvl="7" w:tplc="3EA250C4">
      <w:start w:val="1"/>
      <w:numFmt w:val="bullet"/>
      <w:lvlText w:val="o"/>
      <w:lvlJc w:val="left"/>
      <w:pPr>
        <w:ind w:left="7200" w:hanging="360"/>
      </w:pPr>
      <w:rPr>
        <w:rFonts w:ascii="Courier New" w:hAnsi="Courier New" w:hint="default"/>
      </w:rPr>
    </w:lvl>
    <w:lvl w:ilvl="8" w:tplc="FB82675E">
      <w:start w:val="1"/>
      <w:numFmt w:val="bullet"/>
      <w:lvlText w:val=""/>
      <w:lvlJc w:val="left"/>
      <w:pPr>
        <w:ind w:left="7920" w:hanging="360"/>
      </w:pPr>
      <w:rPr>
        <w:rFonts w:ascii="Wingdings" w:hAnsi="Wingdings" w:hint="default"/>
      </w:rPr>
    </w:lvl>
  </w:abstractNum>
  <w:abstractNum w:abstractNumId="102" w15:restartNumberingAfterBreak="0">
    <w:nsid w:val="7E3C0824"/>
    <w:multiLevelType w:val="multilevel"/>
    <w:tmpl w:val="0A1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4C48F9"/>
    <w:multiLevelType w:val="hybridMultilevel"/>
    <w:tmpl w:val="16285A3C"/>
    <w:lvl w:ilvl="0" w:tplc="08090019">
      <w:start w:val="1"/>
      <w:numFmt w:val="lowerLetter"/>
      <w:lvlText w:val="%1."/>
      <w:lvlJc w:val="left"/>
      <w:pPr>
        <w:ind w:left="1741" w:hanging="360"/>
      </w:pPr>
    </w:lvl>
    <w:lvl w:ilvl="1" w:tplc="08090019" w:tentative="1">
      <w:start w:val="1"/>
      <w:numFmt w:val="lowerLetter"/>
      <w:lvlText w:val="%2."/>
      <w:lvlJc w:val="left"/>
      <w:pPr>
        <w:ind w:left="2461" w:hanging="360"/>
      </w:pPr>
    </w:lvl>
    <w:lvl w:ilvl="2" w:tplc="0809001B" w:tentative="1">
      <w:start w:val="1"/>
      <w:numFmt w:val="lowerRoman"/>
      <w:lvlText w:val="%3."/>
      <w:lvlJc w:val="right"/>
      <w:pPr>
        <w:ind w:left="3181" w:hanging="180"/>
      </w:pPr>
    </w:lvl>
    <w:lvl w:ilvl="3" w:tplc="0809000F" w:tentative="1">
      <w:start w:val="1"/>
      <w:numFmt w:val="decimal"/>
      <w:lvlText w:val="%4."/>
      <w:lvlJc w:val="left"/>
      <w:pPr>
        <w:ind w:left="3901" w:hanging="360"/>
      </w:pPr>
    </w:lvl>
    <w:lvl w:ilvl="4" w:tplc="08090019" w:tentative="1">
      <w:start w:val="1"/>
      <w:numFmt w:val="lowerLetter"/>
      <w:lvlText w:val="%5."/>
      <w:lvlJc w:val="left"/>
      <w:pPr>
        <w:ind w:left="4621" w:hanging="360"/>
      </w:pPr>
    </w:lvl>
    <w:lvl w:ilvl="5" w:tplc="0809001B" w:tentative="1">
      <w:start w:val="1"/>
      <w:numFmt w:val="lowerRoman"/>
      <w:lvlText w:val="%6."/>
      <w:lvlJc w:val="right"/>
      <w:pPr>
        <w:ind w:left="5341" w:hanging="180"/>
      </w:pPr>
    </w:lvl>
    <w:lvl w:ilvl="6" w:tplc="0809000F" w:tentative="1">
      <w:start w:val="1"/>
      <w:numFmt w:val="decimal"/>
      <w:lvlText w:val="%7."/>
      <w:lvlJc w:val="left"/>
      <w:pPr>
        <w:ind w:left="6061" w:hanging="360"/>
      </w:pPr>
    </w:lvl>
    <w:lvl w:ilvl="7" w:tplc="08090019" w:tentative="1">
      <w:start w:val="1"/>
      <w:numFmt w:val="lowerLetter"/>
      <w:lvlText w:val="%8."/>
      <w:lvlJc w:val="left"/>
      <w:pPr>
        <w:ind w:left="6781" w:hanging="360"/>
      </w:pPr>
    </w:lvl>
    <w:lvl w:ilvl="8" w:tplc="0809001B" w:tentative="1">
      <w:start w:val="1"/>
      <w:numFmt w:val="lowerRoman"/>
      <w:lvlText w:val="%9."/>
      <w:lvlJc w:val="right"/>
      <w:pPr>
        <w:ind w:left="7501" w:hanging="180"/>
      </w:pPr>
    </w:lvl>
  </w:abstractNum>
  <w:abstractNum w:abstractNumId="104" w15:restartNumberingAfterBreak="0">
    <w:nsid w:val="7F600A5C"/>
    <w:multiLevelType w:val="hybridMultilevel"/>
    <w:tmpl w:val="18086FB4"/>
    <w:lvl w:ilvl="0" w:tplc="B5283A78">
      <w:start w:val="1"/>
      <w:numFmt w:val="bullet"/>
      <w:lvlText w:val="-"/>
      <w:lvlJc w:val="left"/>
      <w:pPr>
        <w:ind w:left="720" w:hanging="360"/>
      </w:pPr>
      <w:rPr>
        <w:rFonts w:ascii="Aptos" w:hAnsi="Aptos" w:hint="default"/>
      </w:rPr>
    </w:lvl>
    <w:lvl w:ilvl="1" w:tplc="68E0E834">
      <w:start w:val="1"/>
      <w:numFmt w:val="bullet"/>
      <w:lvlText w:val="o"/>
      <w:lvlJc w:val="left"/>
      <w:pPr>
        <w:ind w:left="1440" w:hanging="360"/>
      </w:pPr>
      <w:rPr>
        <w:rFonts w:ascii="Courier New" w:hAnsi="Courier New" w:hint="default"/>
      </w:rPr>
    </w:lvl>
    <w:lvl w:ilvl="2" w:tplc="D74E5A3E">
      <w:start w:val="1"/>
      <w:numFmt w:val="bullet"/>
      <w:lvlText w:val=""/>
      <w:lvlJc w:val="left"/>
      <w:pPr>
        <w:ind w:left="2160" w:hanging="360"/>
      </w:pPr>
      <w:rPr>
        <w:rFonts w:ascii="Wingdings" w:hAnsi="Wingdings" w:hint="default"/>
      </w:rPr>
    </w:lvl>
    <w:lvl w:ilvl="3" w:tplc="767E51C0">
      <w:start w:val="1"/>
      <w:numFmt w:val="bullet"/>
      <w:lvlText w:val=""/>
      <w:lvlJc w:val="left"/>
      <w:pPr>
        <w:ind w:left="2880" w:hanging="360"/>
      </w:pPr>
      <w:rPr>
        <w:rFonts w:ascii="Symbol" w:hAnsi="Symbol" w:hint="default"/>
      </w:rPr>
    </w:lvl>
    <w:lvl w:ilvl="4" w:tplc="A81E1222">
      <w:start w:val="1"/>
      <w:numFmt w:val="bullet"/>
      <w:lvlText w:val="o"/>
      <w:lvlJc w:val="left"/>
      <w:pPr>
        <w:ind w:left="3600" w:hanging="360"/>
      </w:pPr>
      <w:rPr>
        <w:rFonts w:ascii="Courier New" w:hAnsi="Courier New" w:hint="default"/>
      </w:rPr>
    </w:lvl>
    <w:lvl w:ilvl="5" w:tplc="F25AFB7A">
      <w:start w:val="1"/>
      <w:numFmt w:val="bullet"/>
      <w:lvlText w:val=""/>
      <w:lvlJc w:val="left"/>
      <w:pPr>
        <w:ind w:left="4320" w:hanging="360"/>
      </w:pPr>
      <w:rPr>
        <w:rFonts w:ascii="Wingdings" w:hAnsi="Wingdings" w:hint="default"/>
      </w:rPr>
    </w:lvl>
    <w:lvl w:ilvl="6" w:tplc="11CE4CE8">
      <w:start w:val="1"/>
      <w:numFmt w:val="bullet"/>
      <w:lvlText w:val=""/>
      <w:lvlJc w:val="left"/>
      <w:pPr>
        <w:ind w:left="5040" w:hanging="360"/>
      </w:pPr>
      <w:rPr>
        <w:rFonts w:ascii="Symbol" w:hAnsi="Symbol" w:hint="default"/>
      </w:rPr>
    </w:lvl>
    <w:lvl w:ilvl="7" w:tplc="E720395E">
      <w:start w:val="1"/>
      <w:numFmt w:val="bullet"/>
      <w:lvlText w:val="o"/>
      <w:lvlJc w:val="left"/>
      <w:pPr>
        <w:ind w:left="5760" w:hanging="360"/>
      </w:pPr>
      <w:rPr>
        <w:rFonts w:ascii="Courier New" w:hAnsi="Courier New" w:hint="default"/>
      </w:rPr>
    </w:lvl>
    <w:lvl w:ilvl="8" w:tplc="42A04742">
      <w:start w:val="1"/>
      <w:numFmt w:val="bullet"/>
      <w:lvlText w:val=""/>
      <w:lvlJc w:val="left"/>
      <w:pPr>
        <w:ind w:left="6480" w:hanging="360"/>
      </w:pPr>
      <w:rPr>
        <w:rFonts w:ascii="Wingdings" w:hAnsi="Wingdings" w:hint="default"/>
      </w:rPr>
    </w:lvl>
  </w:abstractNum>
  <w:num w:numId="1" w16cid:durableId="1299455982">
    <w:abstractNumId w:val="47"/>
  </w:num>
  <w:num w:numId="2" w16cid:durableId="822821568">
    <w:abstractNumId w:val="50"/>
  </w:num>
  <w:num w:numId="3" w16cid:durableId="500506559">
    <w:abstractNumId w:val="85"/>
  </w:num>
  <w:num w:numId="4" w16cid:durableId="1820032854">
    <w:abstractNumId w:val="21"/>
  </w:num>
  <w:num w:numId="5" w16cid:durableId="1809935344">
    <w:abstractNumId w:val="0"/>
  </w:num>
  <w:num w:numId="6" w16cid:durableId="291131847">
    <w:abstractNumId w:val="22"/>
  </w:num>
  <w:num w:numId="7" w16cid:durableId="772549957">
    <w:abstractNumId w:val="83"/>
  </w:num>
  <w:num w:numId="8" w16cid:durableId="2105879423">
    <w:abstractNumId w:val="104"/>
  </w:num>
  <w:num w:numId="9" w16cid:durableId="573393798">
    <w:abstractNumId w:val="52"/>
  </w:num>
  <w:num w:numId="10" w16cid:durableId="189149777">
    <w:abstractNumId w:val="48"/>
  </w:num>
  <w:num w:numId="11" w16cid:durableId="1718118173">
    <w:abstractNumId w:val="9"/>
  </w:num>
  <w:num w:numId="12" w16cid:durableId="1848134641">
    <w:abstractNumId w:val="88"/>
  </w:num>
  <w:num w:numId="13" w16cid:durableId="14113501">
    <w:abstractNumId w:val="51"/>
  </w:num>
  <w:num w:numId="14" w16cid:durableId="589198366">
    <w:abstractNumId w:val="26"/>
  </w:num>
  <w:num w:numId="15" w16cid:durableId="1395856497">
    <w:abstractNumId w:val="53"/>
  </w:num>
  <w:num w:numId="16" w16cid:durableId="2082748715">
    <w:abstractNumId w:val="28"/>
  </w:num>
  <w:num w:numId="17" w16cid:durableId="313337797">
    <w:abstractNumId w:val="36"/>
  </w:num>
  <w:num w:numId="18" w16cid:durableId="1142699380">
    <w:abstractNumId w:val="40"/>
  </w:num>
  <w:num w:numId="19" w16cid:durableId="1535340969">
    <w:abstractNumId w:val="16"/>
  </w:num>
  <w:num w:numId="20" w16cid:durableId="2109614036">
    <w:abstractNumId w:val="15"/>
  </w:num>
  <w:num w:numId="21" w16cid:durableId="1623072744">
    <w:abstractNumId w:val="87"/>
  </w:num>
  <w:num w:numId="22" w16cid:durableId="471212525">
    <w:abstractNumId w:val="6"/>
  </w:num>
  <w:num w:numId="23" w16cid:durableId="1346707045">
    <w:abstractNumId w:val="43"/>
  </w:num>
  <w:num w:numId="24" w16cid:durableId="1626891015">
    <w:abstractNumId w:val="55"/>
  </w:num>
  <w:num w:numId="25" w16cid:durableId="991641791">
    <w:abstractNumId w:val="99"/>
  </w:num>
  <w:num w:numId="26" w16cid:durableId="1880900082">
    <w:abstractNumId w:val="72"/>
  </w:num>
  <w:num w:numId="27" w16cid:durableId="395973720">
    <w:abstractNumId w:val="98"/>
  </w:num>
  <w:num w:numId="28" w16cid:durableId="999625788">
    <w:abstractNumId w:val="32"/>
  </w:num>
  <w:num w:numId="29" w16cid:durableId="1396586044">
    <w:abstractNumId w:val="61"/>
  </w:num>
  <w:num w:numId="30" w16cid:durableId="1234780870">
    <w:abstractNumId w:val="93"/>
  </w:num>
  <w:num w:numId="31" w16cid:durableId="1805003249">
    <w:abstractNumId w:val="31"/>
  </w:num>
  <w:num w:numId="32" w16cid:durableId="620189945">
    <w:abstractNumId w:val="17"/>
  </w:num>
  <w:num w:numId="33" w16cid:durableId="2139299760">
    <w:abstractNumId w:val="29"/>
  </w:num>
  <w:num w:numId="34" w16cid:durableId="1727874350">
    <w:abstractNumId w:val="91"/>
  </w:num>
  <w:num w:numId="35" w16cid:durableId="1430421075">
    <w:abstractNumId w:val="14"/>
  </w:num>
  <w:num w:numId="36" w16cid:durableId="1641112375">
    <w:abstractNumId w:val="66"/>
  </w:num>
  <w:num w:numId="37" w16cid:durableId="1156267275">
    <w:abstractNumId w:val="78"/>
  </w:num>
  <w:num w:numId="38" w16cid:durableId="1664167091">
    <w:abstractNumId w:val="8"/>
  </w:num>
  <w:num w:numId="39" w16cid:durableId="1481726970">
    <w:abstractNumId w:val="20"/>
  </w:num>
  <w:num w:numId="40" w16cid:durableId="108283720">
    <w:abstractNumId w:val="62"/>
  </w:num>
  <w:num w:numId="41" w16cid:durableId="1624001154">
    <w:abstractNumId w:val="41"/>
  </w:num>
  <w:num w:numId="42" w16cid:durableId="1689868217">
    <w:abstractNumId w:val="97"/>
  </w:num>
  <w:num w:numId="43" w16cid:durableId="1824396441">
    <w:abstractNumId w:val="96"/>
  </w:num>
  <w:num w:numId="44" w16cid:durableId="1584532705">
    <w:abstractNumId w:val="94"/>
  </w:num>
  <w:num w:numId="45" w16cid:durableId="216476339">
    <w:abstractNumId w:val="92"/>
  </w:num>
  <w:num w:numId="46" w16cid:durableId="1225409545">
    <w:abstractNumId w:val="90"/>
  </w:num>
  <w:num w:numId="47" w16cid:durableId="1984461119">
    <w:abstractNumId w:val="100"/>
  </w:num>
  <w:num w:numId="48" w16cid:durableId="1638299580">
    <w:abstractNumId w:val="67"/>
  </w:num>
  <w:num w:numId="49" w16cid:durableId="786435142">
    <w:abstractNumId w:val="23"/>
  </w:num>
  <w:num w:numId="50" w16cid:durableId="870922522">
    <w:abstractNumId w:val="73"/>
  </w:num>
  <w:num w:numId="51" w16cid:durableId="1566840073">
    <w:abstractNumId w:val="27"/>
  </w:num>
  <w:num w:numId="52" w16cid:durableId="359554422">
    <w:abstractNumId w:val="70"/>
  </w:num>
  <w:num w:numId="53" w16cid:durableId="359938989">
    <w:abstractNumId w:val="69"/>
  </w:num>
  <w:num w:numId="54" w16cid:durableId="1539274755">
    <w:abstractNumId w:val="68"/>
  </w:num>
  <w:num w:numId="55" w16cid:durableId="1399135011">
    <w:abstractNumId w:val="75"/>
  </w:num>
  <w:num w:numId="56" w16cid:durableId="1520894805">
    <w:abstractNumId w:val="95"/>
  </w:num>
  <w:num w:numId="57" w16cid:durableId="821582518">
    <w:abstractNumId w:val="74"/>
  </w:num>
  <w:num w:numId="58" w16cid:durableId="679897045">
    <w:abstractNumId w:val="84"/>
  </w:num>
  <w:num w:numId="59" w16cid:durableId="341856841">
    <w:abstractNumId w:val="80"/>
  </w:num>
  <w:num w:numId="60" w16cid:durableId="2052025259">
    <w:abstractNumId w:val="24"/>
  </w:num>
  <w:num w:numId="61" w16cid:durableId="1095713033">
    <w:abstractNumId w:val="12"/>
  </w:num>
  <w:num w:numId="62" w16cid:durableId="1816750157">
    <w:abstractNumId w:val="4"/>
  </w:num>
  <w:num w:numId="63" w16cid:durableId="1010915925">
    <w:abstractNumId w:val="79"/>
  </w:num>
  <w:num w:numId="64" w16cid:durableId="957951214">
    <w:abstractNumId w:val="46"/>
  </w:num>
  <w:num w:numId="65" w16cid:durableId="1408263500">
    <w:abstractNumId w:val="81"/>
  </w:num>
  <w:num w:numId="66" w16cid:durableId="1906063008">
    <w:abstractNumId w:val="101"/>
  </w:num>
  <w:num w:numId="67" w16cid:durableId="1825706554">
    <w:abstractNumId w:val="56"/>
  </w:num>
  <w:num w:numId="68" w16cid:durableId="1381128393">
    <w:abstractNumId w:val="65"/>
  </w:num>
  <w:num w:numId="69" w16cid:durableId="536088978">
    <w:abstractNumId w:val="86"/>
  </w:num>
  <w:num w:numId="70" w16cid:durableId="153957058">
    <w:abstractNumId w:val="19"/>
  </w:num>
  <w:num w:numId="71" w16cid:durableId="589850471">
    <w:abstractNumId w:val="60"/>
  </w:num>
  <w:num w:numId="72" w16cid:durableId="1448813049">
    <w:abstractNumId w:val="10"/>
  </w:num>
  <w:num w:numId="73" w16cid:durableId="779376166">
    <w:abstractNumId w:val="30"/>
  </w:num>
  <w:num w:numId="74" w16cid:durableId="1136727268">
    <w:abstractNumId w:val="64"/>
  </w:num>
  <w:num w:numId="75" w16cid:durableId="1068848594">
    <w:abstractNumId w:val="35"/>
  </w:num>
  <w:num w:numId="76" w16cid:durableId="1987394553">
    <w:abstractNumId w:val="25"/>
  </w:num>
  <w:num w:numId="77" w16cid:durableId="687946287">
    <w:abstractNumId w:val="44"/>
  </w:num>
  <w:num w:numId="78" w16cid:durableId="1510749754">
    <w:abstractNumId w:val="33"/>
  </w:num>
  <w:num w:numId="79" w16cid:durableId="2112780205">
    <w:abstractNumId w:val="49"/>
  </w:num>
  <w:num w:numId="80" w16cid:durableId="1176774314">
    <w:abstractNumId w:val="76"/>
  </w:num>
  <w:num w:numId="81" w16cid:durableId="994916606">
    <w:abstractNumId w:val="13"/>
  </w:num>
  <w:num w:numId="82" w16cid:durableId="1296720108">
    <w:abstractNumId w:val="5"/>
  </w:num>
  <w:num w:numId="83" w16cid:durableId="718479109">
    <w:abstractNumId w:val="38"/>
  </w:num>
  <w:num w:numId="84" w16cid:durableId="974146007">
    <w:abstractNumId w:val="54"/>
  </w:num>
  <w:num w:numId="85" w16cid:durableId="735589941">
    <w:abstractNumId w:val="3"/>
  </w:num>
  <w:num w:numId="86" w16cid:durableId="24790030">
    <w:abstractNumId w:val="45"/>
  </w:num>
  <w:num w:numId="87" w16cid:durableId="1042367856">
    <w:abstractNumId w:val="2"/>
  </w:num>
  <w:num w:numId="88" w16cid:durableId="1151599507">
    <w:abstractNumId w:val="39"/>
  </w:num>
  <w:num w:numId="89" w16cid:durableId="1090395545">
    <w:abstractNumId w:val="89"/>
  </w:num>
  <w:num w:numId="90" w16cid:durableId="1272542983">
    <w:abstractNumId w:val="63"/>
  </w:num>
  <w:num w:numId="91" w16cid:durableId="847257178">
    <w:abstractNumId w:val="1"/>
  </w:num>
  <w:num w:numId="92" w16cid:durableId="1429079470">
    <w:abstractNumId w:val="18"/>
  </w:num>
  <w:num w:numId="93" w16cid:durableId="366493014">
    <w:abstractNumId w:val="77"/>
  </w:num>
  <w:num w:numId="94" w16cid:durableId="845709194">
    <w:abstractNumId w:val="34"/>
  </w:num>
  <w:num w:numId="95" w16cid:durableId="1184133467">
    <w:abstractNumId w:val="57"/>
  </w:num>
  <w:num w:numId="96" w16cid:durableId="1916865076">
    <w:abstractNumId w:val="11"/>
  </w:num>
  <w:num w:numId="97" w16cid:durableId="235209310">
    <w:abstractNumId w:val="102"/>
  </w:num>
  <w:num w:numId="98" w16cid:durableId="278873991">
    <w:abstractNumId w:val="58"/>
  </w:num>
  <w:num w:numId="99" w16cid:durableId="2017266637">
    <w:abstractNumId w:val="37"/>
  </w:num>
  <w:num w:numId="100" w16cid:durableId="514927882">
    <w:abstractNumId w:val="82"/>
  </w:num>
  <w:num w:numId="101" w16cid:durableId="823208074">
    <w:abstractNumId w:val="103"/>
  </w:num>
  <w:num w:numId="102" w16cid:durableId="1556165133">
    <w:abstractNumId w:val="42"/>
  </w:num>
  <w:num w:numId="103" w16cid:durableId="1559317926">
    <w:abstractNumId w:val="59"/>
  </w:num>
  <w:num w:numId="104" w16cid:durableId="1410230694">
    <w:abstractNumId w:val="7"/>
  </w:num>
  <w:num w:numId="105" w16cid:durableId="1472677998">
    <w:abstractNumId w:val="7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B2"/>
    <w:rsid w:val="00025061"/>
    <w:rsid w:val="000331FD"/>
    <w:rsid w:val="00043BA4"/>
    <w:rsid w:val="000540D0"/>
    <w:rsid w:val="00055999"/>
    <w:rsid w:val="00057D63"/>
    <w:rsid w:val="00061FF3"/>
    <w:rsid w:val="00062742"/>
    <w:rsid w:val="0007002B"/>
    <w:rsid w:val="00075CF2"/>
    <w:rsid w:val="00085857"/>
    <w:rsid w:val="00091063"/>
    <w:rsid w:val="000A3F42"/>
    <w:rsid w:val="000A5D13"/>
    <w:rsid w:val="000B4B04"/>
    <w:rsid w:val="000B5263"/>
    <w:rsid w:val="000C05EB"/>
    <w:rsid w:val="000C6E7D"/>
    <w:rsid w:val="000D0651"/>
    <w:rsid w:val="000F20F9"/>
    <w:rsid w:val="000F6890"/>
    <w:rsid w:val="00112A06"/>
    <w:rsid w:val="00116D02"/>
    <w:rsid w:val="00120DEB"/>
    <w:rsid w:val="001231AC"/>
    <w:rsid w:val="00125696"/>
    <w:rsid w:val="001625BE"/>
    <w:rsid w:val="00171E86"/>
    <w:rsid w:val="00176141"/>
    <w:rsid w:val="00182DAA"/>
    <w:rsid w:val="00190548"/>
    <w:rsid w:val="001A48EB"/>
    <w:rsid w:val="001A5A97"/>
    <w:rsid w:val="001A748D"/>
    <w:rsid w:val="001C1326"/>
    <w:rsid w:val="001F0F6A"/>
    <w:rsid w:val="002125AE"/>
    <w:rsid w:val="00224B2E"/>
    <w:rsid w:val="00224E85"/>
    <w:rsid w:val="0022667B"/>
    <w:rsid w:val="00232B53"/>
    <w:rsid w:val="00243D8E"/>
    <w:rsid w:val="002448EA"/>
    <w:rsid w:val="00245A27"/>
    <w:rsid w:val="002578E1"/>
    <w:rsid w:val="002602D9"/>
    <w:rsid w:val="00264C19"/>
    <w:rsid w:val="00283DE9"/>
    <w:rsid w:val="00287F8B"/>
    <w:rsid w:val="002930DF"/>
    <w:rsid w:val="002C2D22"/>
    <w:rsid w:val="0030508A"/>
    <w:rsid w:val="003064A5"/>
    <w:rsid w:val="0031D22A"/>
    <w:rsid w:val="00326655"/>
    <w:rsid w:val="00334ADF"/>
    <w:rsid w:val="00336607"/>
    <w:rsid w:val="00391FD5"/>
    <w:rsid w:val="00396FA9"/>
    <w:rsid w:val="003A35FD"/>
    <w:rsid w:val="003C56C8"/>
    <w:rsid w:val="003D2E62"/>
    <w:rsid w:val="003E7AFE"/>
    <w:rsid w:val="004269FC"/>
    <w:rsid w:val="00444F8A"/>
    <w:rsid w:val="00458F44"/>
    <w:rsid w:val="00495B04"/>
    <w:rsid w:val="00496DE7"/>
    <w:rsid w:val="00497BA4"/>
    <w:rsid w:val="004A6BEB"/>
    <w:rsid w:val="004B2C2D"/>
    <w:rsid w:val="004B4D47"/>
    <w:rsid w:val="004B970A"/>
    <w:rsid w:val="004D3B8B"/>
    <w:rsid w:val="00504FE9"/>
    <w:rsid w:val="00523ED3"/>
    <w:rsid w:val="0052620A"/>
    <w:rsid w:val="0053101A"/>
    <w:rsid w:val="00535791"/>
    <w:rsid w:val="00544139"/>
    <w:rsid w:val="005473DC"/>
    <w:rsid w:val="00567C54"/>
    <w:rsid w:val="00571438"/>
    <w:rsid w:val="0059039D"/>
    <w:rsid w:val="00591C8D"/>
    <w:rsid w:val="005A1CB5"/>
    <w:rsid w:val="005B5900"/>
    <w:rsid w:val="005C5FA5"/>
    <w:rsid w:val="005D7234"/>
    <w:rsid w:val="005F17E2"/>
    <w:rsid w:val="005F7949"/>
    <w:rsid w:val="006110E9"/>
    <w:rsid w:val="00677565"/>
    <w:rsid w:val="006865EB"/>
    <w:rsid w:val="006A2018"/>
    <w:rsid w:val="006A4C2A"/>
    <w:rsid w:val="006AE6CD"/>
    <w:rsid w:val="006B506E"/>
    <w:rsid w:val="006B749E"/>
    <w:rsid w:val="006CBF13"/>
    <w:rsid w:val="006D26C7"/>
    <w:rsid w:val="006D4150"/>
    <w:rsid w:val="006D6C50"/>
    <w:rsid w:val="007006B9"/>
    <w:rsid w:val="007041FF"/>
    <w:rsid w:val="00705A85"/>
    <w:rsid w:val="0071145A"/>
    <w:rsid w:val="00770DDE"/>
    <w:rsid w:val="0077384E"/>
    <w:rsid w:val="007769E3"/>
    <w:rsid w:val="0078B3D0"/>
    <w:rsid w:val="007969A9"/>
    <w:rsid w:val="007A215F"/>
    <w:rsid w:val="007A7384"/>
    <w:rsid w:val="007B103D"/>
    <w:rsid w:val="007C29A9"/>
    <w:rsid w:val="007C3B52"/>
    <w:rsid w:val="007E19BE"/>
    <w:rsid w:val="007E6211"/>
    <w:rsid w:val="00800C6B"/>
    <w:rsid w:val="0081701B"/>
    <w:rsid w:val="0082083A"/>
    <w:rsid w:val="008357CE"/>
    <w:rsid w:val="0084244C"/>
    <w:rsid w:val="0087601D"/>
    <w:rsid w:val="008A23B5"/>
    <w:rsid w:val="008B1307"/>
    <w:rsid w:val="008B23C9"/>
    <w:rsid w:val="008C245E"/>
    <w:rsid w:val="008D56EC"/>
    <w:rsid w:val="008F3194"/>
    <w:rsid w:val="0090010F"/>
    <w:rsid w:val="009017E6"/>
    <w:rsid w:val="00925367"/>
    <w:rsid w:val="00976A6C"/>
    <w:rsid w:val="00980596"/>
    <w:rsid w:val="00984867"/>
    <w:rsid w:val="00986412"/>
    <w:rsid w:val="0098FC02"/>
    <w:rsid w:val="00990B2F"/>
    <w:rsid w:val="00991F3D"/>
    <w:rsid w:val="0099650A"/>
    <w:rsid w:val="009D3532"/>
    <w:rsid w:val="009D4A52"/>
    <w:rsid w:val="009E3340"/>
    <w:rsid w:val="009F03F0"/>
    <w:rsid w:val="00A03A03"/>
    <w:rsid w:val="00A05DC7"/>
    <w:rsid w:val="00A11A69"/>
    <w:rsid w:val="00A20D8F"/>
    <w:rsid w:val="00A24462"/>
    <w:rsid w:val="00A24DA0"/>
    <w:rsid w:val="00A25342"/>
    <w:rsid w:val="00A42FA0"/>
    <w:rsid w:val="00A47B4E"/>
    <w:rsid w:val="00A57449"/>
    <w:rsid w:val="00A81339"/>
    <w:rsid w:val="00A929A9"/>
    <w:rsid w:val="00AA3FA0"/>
    <w:rsid w:val="00AB51AD"/>
    <w:rsid w:val="00AB638B"/>
    <w:rsid w:val="00ADF5E5"/>
    <w:rsid w:val="00AF4FFA"/>
    <w:rsid w:val="00AFABD4"/>
    <w:rsid w:val="00B021D7"/>
    <w:rsid w:val="00B23D1B"/>
    <w:rsid w:val="00B400AC"/>
    <w:rsid w:val="00B533E0"/>
    <w:rsid w:val="00B7482F"/>
    <w:rsid w:val="00B7708F"/>
    <w:rsid w:val="00B82D4A"/>
    <w:rsid w:val="00BA66A1"/>
    <w:rsid w:val="00BC1BFF"/>
    <w:rsid w:val="00BC7609"/>
    <w:rsid w:val="00BC7A40"/>
    <w:rsid w:val="00BE0202"/>
    <w:rsid w:val="00BE1C2B"/>
    <w:rsid w:val="00BE41C8"/>
    <w:rsid w:val="00BF3877"/>
    <w:rsid w:val="00C02A25"/>
    <w:rsid w:val="00C09140"/>
    <w:rsid w:val="00C109E1"/>
    <w:rsid w:val="00C14529"/>
    <w:rsid w:val="00C377D9"/>
    <w:rsid w:val="00C5203B"/>
    <w:rsid w:val="00C53D37"/>
    <w:rsid w:val="00C66841"/>
    <w:rsid w:val="00C75576"/>
    <w:rsid w:val="00C776F4"/>
    <w:rsid w:val="00C9037D"/>
    <w:rsid w:val="00C96F43"/>
    <w:rsid w:val="00CA4A39"/>
    <w:rsid w:val="00CA74D5"/>
    <w:rsid w:val="00CB12F6"/>
    <w:rsid w:val="00CB2DD3"/>
    <w:rsid w:val="00CD52B4"/>
    <w:rsid w:val="00CE5AE8"/>
    <w:rsid w:val="00D04C0C"/>
    <w:rsid w:val="00D11A4F"/>
    <w:rsid w:val="00D20F5E"/>
    <w:rsid w:val="00D24D2E"/>
    <w:rsid w:val="00D35066"/>
    <w:rsid w:val="00D354A1"/>
    <w:rsid w:val="00D517F8"/>
    <w:rsid w:val="00D54F8A"/>
    <w:rsid w:val="00D73B90"/>
    <w:rsid w:val="00D751B2"/>
    <w:rsid w:val="00D82DC2"/>
    <w:rsid w:val="00DA10D3"/>
    <w:rsid w:val="00DA3AF8"/>
    <w:rsid w:val="00DA4F79"/>
    <w:rsid w:val="00DC5959"/>
    <w:rsid w:val="00DD0F3C"/>
    <w:rsid w:val="00E15AD4"/>
    <w:rsid w:val="00E1F6CB"/>
    <w:rsid w:val="00E34D9E"/>
    <w:rsid w:val="00E414FA"/>
    <w:rsid w:val="00E43D0A"/>
    <w:rsid w:val="00E65612"/>
    <w:rsid w:val="00E770B2"/>
    <w:rsid w:val="00E83F86"/>
    <w:rsid w:val="00E95D74"/>
    <w:rsid w:val="00E9D811"/>
    <w:rsid w:val="00EA4A98"/>
    <w:rsid w:val="00EBFA02"/>
    <w:rsid w:val="00EC3C65"/>
    <w:rsid w:val="00ED2D8F"/>
    <w:rsid w:val="00ED3160"/>
    <w:rsid w:val="00ED52D0"/>
    <w:rsid w:val="00EE6B3A"/>
    <w:rsid w:val="00EF101B"/>
    <w:rsid w:val="00F07C51"/>
    <w:rsid w:val="00F30D63"/>
    <w:rsid w:val="00F30F91"/>
    <w:rsid w:val="00F32FF2"/>
    <w:rsid w:val="00F461E7"/>
    <w:rsid w:val="00F540DE"/>
    <w:rsid w:val="00F852F5"/>
    <w:rsid w:val="00FD2D22"/>
    <w:rsid w:val="00FD938B"/>
    <w:rsid w:val="0103F8B7"/>
    <w:rsid w:val="011D4F62"/>
    <w:rsid w:val="011E6F18"/>
    <w:rsid w:val="0129C79F"/>
    <w:rsid w:val="012AD423"/>
    <w:rsid w:val="012BDDAC"/>
    <w:rsid w:val="0137F76E"/>
    <w:rsid w:val="013B1A6A"/>
    <w:rsid w:val="0150CCCE"/>
    <w:rsid w:val="0171BD39"/>
    <w:rsid w:val="017971D5"/>
    <w:rsid w:val="01897832"/>
    <w:rsid w:val="018D8D9C"/>
    <w:rsid w:val="0192F112"/>
    <w:rsid w:val="019B274D"/>
    <w:rsid w:val="019F4947"/>
    <w:rsid w:val="01A7EA99"/>
    <w:rsid w:val="01B817EF"/>
    <w:rsid w:val="01D3ECD7"/>
    <w:rsid w:val="01D72A2A"/>
    <w:rsid w:val="01DB1FFA"/>
    <w:rsid w:val="01E9BFC8"/>
    <w:rsid w:val="01F3B836"/>
    <w:rsid w:val="01FCA89C"/>
    <w:rsid w:val="02238173"/>
    <w:rsid w:val="02351C63"/>
    <w:rsid w:val="023A5D33"/>
    <w:rsid w:val="024E571D"/>
    <w:rsid w:val="024FDF98"/>
    <w:rsid w:val="02623909"/>
    <w:rsid w:val="02650971"/>
    <w:rsid w:val="026555D1"/>
    <w:rsid w:val="027422E9"/>
    <w:rsid w:val="028246C0"/>
    <w:rsid w:val="0292D639"/>
    <w:rsid w:val="029C33A8"/>
    <w:rsid w:val="02A53F17"/>
    <w:rsid w:val="02B8A765"/>
    <w:rsid w:val="02B8D693"/>
    <w:rsid w:val="02BD0DB5"/>
    <w:rsid w:val="02BE6B63"/>
    <w:rsid w:val="02C29290"/>
    <w:rsid w:val="02D05570"/>
    <w:rsid w:val="02E2781F"/>
    <w:rsid w:val="02ECD4DC"/>
    <w:rsid w:val="02EE4DCD"/>
    <w:rsid w:val="02F6CE60"/>
    <w:rsid w:val="02FB3BF8"/>
    <w:rsid w:val="03008287"/>
    <w:rsid w:val="030638BF"/>
    <w:rsid w:val="031B2A71"/>
    <w:rsid w:val="031C78C4"/>
    <w:rsid w:val="031F02A1"/>
    <w:rsid w:val="032033C0"/>
    <w:rsid w:val="0338716B"/>
    <w:rsid w:val="0339A167"/>
    <w:rsid w:val="0346BFAD"/>
    <w:rsid w:val="034C455F"/>
    <w:rsid w:val="034D5CC8"/>
    <w:rsid w:val="03635410"/>
    <w:rsid w:val="0369B5FB"/>
    <w:rsid w:val="0374F784"/>
    <w:rsid w:val="0383DA8E"/>
    <w:rsid w:val="038444CA"/>
    <w:rsid w:val="0385275C"/>
    <w:rsid w:val="0390FC70"/>
    <w:rsid w:val="03A1C282"/>
    <w:rsid w:val="03AC7204"/>
    <w:rsid w:val="03AD84CC"/>
    <w:rsid w:val="03B0A86F"/>
    <w:rsid w:val="03B5A337"/>
    <w:rsid w:val="03C13E60"/>
    <w:rsid w:val="03D240F5"/>
    <w:rsid w:val="03D2E305"/>
    <w:rsid w:val="03D35479"/>
    <w:rsid w:val="03DC96FD"/>
    <w:rsid w:val="03E1C93F"/>
    <w:rsid w:val="03F4EF1F"/>
    <w:rsid w:val="040E3B97"/>
    <w:rsid w:val="042399CD"/>
    <w:rsid w:val="0434A00A"/>
    <w:rsid w:val="04382CDD"/>
    <w:rsid w:val="043AC15B"/>
    <w:rsid w:val="0447DA32"/>
    <w:rsid w:val="044B633E"/>
    <w:rsid w:val="04549145"/>
    <w:rsid w:val="045640EC"/>
    <w:rsid w:val="045C4FF3"/>
    <w:rsid w:val="0461BFFE"/>
    <w:rsid w:val="046D6A5D"/>
    <w:rsid w:val="04775707"/>
    <w:rsid w:val="047931EE"/>
    <w:rsid w:val="0489071D"/>
    <w:rsid w:val="04A56996"/>
    <w:rsid w:val="04B1140E"/>
    <w:rsid w:val="04B3A3FF"/>
    <w:rsid w:val="04BB1603"/>
    <w:rsid w:val="04D22BBD"/>
    <w:rsid w:val="04E873B0"/>
    <w:rsid w:val="04E91492"/>
    <w:rsid w:val="04EEBEB2"/>
    <w:rsid w:val="04F00609"/>
    <w:rsid w:val="0507041E"/>
    <w:rsid w:val="050D6396"/>
    <w:rsid w:val="051A3133"/>
    <w:rsid w:val="052C5559"/>
    <w:rsid w:val="053AAC76"/>
    <w:rsid w:val="05488217"/>
    <w:rsid w:val="054A266E"/>
    <w:rsid w:val="055D6B72"/>
    <w:rsid w:val="056CFE88"/>
    <w:rsid w:val="05776980"/>
    <w:rsid w:val="057BADC1"/>
    <w:rsid w:val="05818A7D"/>
    <w:rsid w:val="058F7F9E"/>
    <w:rsid w:val="059F15FE"/>
    <w:rsid w:val="05A3E372"/>
    <w:rsid w:val="05B4FD1B"/>
    <w:rsid w:val="05BB4939"/>
    <w:rsid w:val="05BDE8F6"/>
    <w:rsid w:val="05C77885"/>
    <w:rsid w:val="05CFCCA9"/>
    <w:rsid w:val="05D30384"/>
    <w:rsid w:val="05E2B7E4"/>
    <w:rsid w:val="05EC30BF"/>
    <w:rsid w:val="05FC5173"/>
    <w:rsid w:val="06108CBC"/>
    <w:rsid w:val="0613CECC"/>
    <w:rsid w:val="061EC65B"/>
    <w:rsid w:val="062B25F7"/>
    <w:rsid w:val="062DFCEA"/>
    <w:rsid w:val="06321DA3"/>
    <w:rsid w:val="0634272B"/>
    <w:rsid w:val="063ADD11"/>
    <w:rsid w:val="066C6523"/>
    <w:rsid w:val="0677FEB5"/>
    <w:rsid w:val="06A03F12"/>
    <w:rsid w:val="06A3973B"/>
    <w:rsid w:val="06B79B2D"/>
    <w:rsid w:val="06BDECD2"/>
    <w:rsid w:val="06BF5100"/>
    <w:rsid w:val="06BF78F1"/>
    <w:rsid w:val="06C2E39D"/>
    <w:rsid w:val="06C8070E"/>
    <w:rsid w:val="06C8662D"/>
    <w:rsid w:val="06DD38F1"/>
    <w:rsid w:val="06E5B1D8"/>
    <w:rsid w:val="06E8F826"/>
    <w:rsid w:val="06F0B914"/>
    <w:rsid w:val="06FB504A"/>
    <w:rsid w:val="06FCA956"/>
    <w:rsid w:val="06FF9AF7"/>
    <w:rsid w:val="0709AA16"/>
    <w:rsid w:val="071290B7"/>
    <w:rsid w:val="0713F9DA"/>
    <w:rsid w:val="07146F9D"/>
    <w:rsid w:val="0715E7FD"/>
    <w:rsid w:val="071C28DD"/>
    <w:rsid w:val="07214C31"/>
    <w:rsid w:val="0722C738"/>
    <w:rsid w:val="07250168"/>
    <w:rsid w:val="072A14D5"/>
    <w:rsid w:val="07300298"/>
    <w:rsid w:val="07429CDF"/>
    <w:rsid w:val="0745F46B"/>
    <w:rsid w:val="07468767"/>
    <w:rsid w:val="0756C5BB"/>
    <w:rsid w:val="0797F4C5"/>
    <w:rsid w:val="07A4C673"/>
    <w:rsid w:val="07C272B0"/>
    <w:rsid w:val="07D097E0"/>
    <w:rsid w:val="07E668DA"/>
    <w:rsid w:val="07EB88E9"/>
    <w:rsid w:val="07EDCA37"/>
    <w:rsid w:val="07FA1A3A"/>
    <w:rsid w:val="08043D89"/>
    <w:rsid w:val="08050ADC"/>
    <w:rsid w:val="080F89E0"/>
    <w:rsid w:val="08127A0D"/>
    <w:rsid w:val="08159184"/>
    <w:rsid w:val="0822BB75"/>
    <w:rsid w:val="08271DF0"/>
    <w:rsid w:val="084F2DF3"/>
    <w:rsid w:val="08594586"/>
    <w:rsid w:val="08642244"/>
    <w:rsid w:val="08677B07"/>
    <w:rsid w:val="086BEEAA"/>
    <w:rsid w:val="086C74E3"/>
    <w:rsid w:val="086FEAAE"/>
    <w:rsid w:val="087913D2"/>
    <w:rsid w:val="08795205"/>
    <w:rsid w:val="08806CCE"/>
    <w:rsid w:val="08920FB0"/>
    <w:rsid w:val="0898826E"/>
    <w:rsid w:val="08A7716B"/>
    <w:rsid w:val="08AC8C5C"/>
    <w:rsid w:val="08E22F02"/>
    <w:rsid w:val="08E97CC0"/>
    <w:rsid w:val="08EF3CFF"/>
    <w:rsid w:val="08F2C8EB"/>
    <w:rsid w:val="08F90EAC"/>
    <w:rsid w:val="08FAF6D3"/>
    <w:rsid w:val="09072467"/>
    <w:rsid w:val="09204AC6"/>
    <w:rsid w:val="092A99BB"/>
    <w:rsid w:val="092C12D3"/>
    <w:rsid w:val="093F8B4B"/>
    <w:rsid w:val="0943C0F0"/>
    <w:rsid w:val="0953D53A"/>
    <w:rsid w:val="0958E51C"/>
    <w:rsid w:val="09653F00"/>
    <w:rsid w:val="0966BA40"/>
    <w:rsid w:val="097506E1"/>
    <w:rsid w:val="098A617D"/>
    <w:rsid w:val="098B3C70"/>
    <w:rsid w:val="0993BAAB"/>
    <w:rsid w:val="099CAD73"/>
    <w:rsid w:val="09A5202D"/>
    <w:rsid w:val="09A62DF2"/>
    <w:rsid w:val="09B0E729"/>
    <w:rsid w:val="09BE2E06"/>
    <w:rsid w:val="09BE2EBC"/>
    <w:rsid w:val="09BFFA82"/>
    <w:rsid w:val="09E4B980"/>
    <w:rsid w:val="09E8E525"/>
    <w:rsid w:val="09EB7EFC"/>
    <w:rsid w:val="0A146B70"/>
    <w:rsid w:val="0A2D1E8A"/>
    <w:rsid w:val="0A590BCE"/>
    <w:rsid w:val="0A5DE7E4"/>
    <w:rsid w:val="0A687CF5"/>
    <w:rsid w:val="0A68DD52"/>
    <w:rsid w:val="0A699B39"/>
    <w:rsid w:val="0A70793A"/>
    <w:rsid w:val="0A777C67"/>
    <w:rsid w:val="0A78AA50"/>
    <w:rsid w:val="0A7C65A3"/>
    <w:rsid w:val="0A7CA5CA"/>
    <w:rsid w:val="0A82D8E6"/>
    <w:rsid w:val="0A8CCB81"/>
    <w:rsid w:val="0A8F71D8"/>
    <w:rsid w:val="0A8FC666"/>
    <w:rsid w:val="0AACEA8F"/>
    <w:rsid w:val="0AAEDC80"/>
    <w:rsid w:val="0ABC5313"/>
    <w:rsid w:val="0AC71EA4"/>
    <w:rsid w:val="0AC88259"/>
    <w:rsid w:val="0ACC6BA8"/>
    <w:rsid w:val="0AD65307"/>
    <w:rsid w:val="0AD7197B"/>
    <w:rsid w:val="0AE0CFB8"/>
    <w:rsid w:val="0AE42AFA"/>
    <w:rsid w:val="0AE5917C"/>
    <w:rsid w:val="0AEC1A7F"/>
    <w:rsid w:val="0AEDF73D"/>
    <w:rsid w:val="0B02FC79"/>
    <w:rsid w:val="0B05AEA3"/>
    <w:rsid w:val="0B0BF86D"/>
    <w:rsid w:val="0B0D8CE0"/>
    <w:rsid w:val="0B1614D9"/>
    <w:rsid w:val="0B1BB0C5"/>
    <w:rsid w:val="0B28D205"/>
    <w:rsid w:val="0B2BFBD8"/>
    <w:rsid w:val="0B2C971D"/>
    <w:rsid w:val="0B460765"/>
    <w:rsid w:val="0B4B5725"/>
    <w:rsid w:val="0B5C1B49"/>
    <w:rsid w:val="0B64D098"/>
    <w:rsid w:val="0B72A2EA"/>
    <w:rsid w:val="0B79E990"/>
    <w:rsid w:val="0B8151A2"/>
    <w:rsid w:val="0B83F898"/>
    <w:rsid w:val="0B8672CC"/>
    <w:rsid w:val="0B8EA5B6"/>
    <w:rsid w:val="0B8FA76F"/>
    <w:rsid w:val="0B8FAFEE"/>
    <w:rsid w:val="0B9DD84D"/>
    <w:rsid w:val="0B9EE201"/>
    <w:rsid w:val="0BA5FD3B"/>
    <w:rsid w:val="0BA7E920"/>
    <w:rsid w:val="0BB3B4BD"/>
    <w:rsid w:val="0BB8EBCE"/>
    <w:rsid w:val="0BBA984D"/>
    <w:rsid w:val="0BBAA4F8"/>
    <w:rsid w:val="0BC579D6"/>
    <w:rsid w:val="0BC696A5"/>
    <w:rsid w:val="0BD2C73B"/>
    <w:rsid w:val="0BDF7FAE"/>
    <w:rsid w:val="0BF82120"/>
    <w:rsid w:val="0BFF3CFF"/>
    <w:rsid w:val="0BFFE577"/>
    <w:rsid w:val="0C07865E"/>
    <w:rsid w:val="0C0E9BE5"/>
    <w:rsid w:val="0C18756A"/>
    <w:rsid w:val="0C1EAE4A"/>
    <w:rsid w:val="0C21A9B3"/>
    <w:rsid w:val="0C21A9EB"/>
    <w:rsid w:val="0C22C806"/>
    <w:rsid w:val="0C25E646"/>
    <w:rsid w:val="0C2C0911"/>
    <w:rsid w:val="0C2E7E53"/>
    <w:rsid w:val="0C3F85A6"/>
    <w:rsid w:val="0C5685DC"/>
    <w:rsid w:val="0C607D72"/>
    <w:rsid w:val="0C6ACD05"/>
    <w:rsid w:val="0C72197D"/>
    <w:rsid w:val="0C80558C"/>
    <w:rsid w:val="0C87112D"/>
    <w:rsid w:val="0C8EB687"/>
    <w:rsid w:val="0C96D440"/>
    <w:rsid w:val="0C989C84"/>
    <w:rsid w:val="0C9A9071"/>
    <w:rsid w:val="0C9C320F"/>
    <w:rsid w:val="0C9ED108"/>
    <w:rsid w:val="0CA39406"/>
    <w:rsid w:val="0CDA093F"/>
    <w:rsid w:val="0CE14D78"/>
    <w:rsid w:val="0CE22FBC"/>
    <w:rsid w:val="0CE2FD0D"/>
    <w:rsid w:val="0CED70DA"/>
    <w:rsid w:val="0D1C8A3F"/>
    <w:rsid w:val="0D1F22DE"/>
    <w:rsid w:val="0D21812C"/>
    <w:rsid w:val="0D2577D9"/>
    <w:rsid w:val="0D272277"/>
    <w:rsid w:val="0D2D8041"/>
    <w:rsid w:val="0D37D9A7"/>
    <w:rsid w:val="0D4240CC"/>
    <w:rsid w:val="0D42513A"/>
    <w:rsid w:val="0D4A0DC0"/>
    <w:rsid w:val="0D5EC126"/>
    <w:rsid w:val="0D5F2A7D"/>
    <w:rsid w:val="0D5FC2BA"/>
    <w:rsid w:val="0D6772D7"/>
    <w:rsid w:val="0D6F02A5"/>
    <w:rsid w:val="0D8426C2"/>
    <w:rsid w:val="0D95FBC5"/>
    <w:rsid w:val="0D9A5FEC"/>
    <w:rsid w:val="0DAC2303"/>
    <w:rsid w:val="0DCC0762"/>
    <w:rsid w:val="0DD19FAB"/>
    <w:rsid w:val="0DD2CB8F"/>
    <w:rsid w:val="0DEA62FF"/>
    <w:rsid w:val="0E03E273"/>
    <w:rsid w:val="0E1B187A"/>
    <w:rsid w:val="0E202979"/>
    <w:rsid w:val="0E2AD58A"/>
    <w:rsid w:val="0E39423B"/>
    <w:rsid w:val="0E3F5851"/>
    <w:rsid w:val="0E42DB96"/>
    <w:rsid w:val="0E43D939"/>
    <w:rsid w:val="0E48D252"/>
    <w:rsid w:val="0E4BB3AF"/>
    <w:rsid w:val="0E4FE807"/>
    <w:rsid w:val="0E7863F2"/>
    <w:rsid w:val="0E7A207A"/>
    <w:rsid w:val="0E7EE61A"/>
    <w:rsid w:val="0E853B1C"/>
    <w:rsid w:val="0E866FF0"/>
    <w:rsid w:val="0E8B43C1"/>
    <w:rsid w:val="0E9E8869"/>
    <w:rsid w:val="0EB1E38E"/>
    <w:rsid w:val="0ECAFBD1"/>
    <w:rsid w:val="0ED2A3BF"/>
    <w:rsid w:val="0ED32681"/>
    <w:rsid w:val="0ED56791"/>
    <w:rsid w:val="0EE16157"/>
    <w:rsid w:val="0EE8E56F"/>
    <w:rsid w:val="0EFBB105"/>
    <w:rsid w:val="0F11E86C"/>
    <w:rsid w:val="0F143D45"/>
    <w:rsid w:val="0F15796D"/>
    <w:rsid w:val="0F1B0746"/>
    <w:rsid w:val="0F24CE4E"/>
    <w:rsid w:val="0F2B127F"/>
    <w:rsid w:val="0F380F6D"/>
    <w:rsid w:val="0F43BEF7"/>
    <w:rsid w:val="0F4B1E80"/>
    <w:rsid w:val="0F4CE882"/>
    <w:rsid w:val="0F609A11"/>
    <w:rsid w:val="0F87084F"/>
    <w:rsid w:val="0F87F46E"/>
    <w:rsid w:val="0F8919C4"/>
    <w:rsid w:val="0F8962B3"/>
    <w:rsid w:val="0F8C5EAC"/>
    <w:rsid w:val="0F9D5079"/>
    <w:rsid w:val="0FA1584F"/>
    <w:rsid w:val="0FA2C1B0"/>
    <w:rsid w:val="0FB43B5D"/>
    <w:rsid w:val="0FBC93CC"/>
    <w:rsid w:val="0FBFF754"/>
    <w:rsid w:val="0FC4B2D5"/>
    <w:rsid w:val="0FD0F34C"/>
    <w:rsid w:val="0FDA66E7"/>
    <w:rsid w:val="0FEA326A"/>
    <w:rsid w:val="0FED7F8D"/>
    <w:rsid w:val="0FF1000D"/>
    <w:rsid w:val="0FF7E31D"/>
    <w:rsid w:val="0FFD770A"/>
    <w:rsid w:val="100BFC34"/>
    <w:rsid w:val="1013C059"/>
    <w:rsid w:val="1017B41B"/>
    <w:rsid w:val="101B2A87"/>
    <w:rsid w:val="10211F7A"/>
    <w:rsid w:val="103B762D"/>
    <w:rsid w:val="103E0441"/>
    <w:rsid w:val="10420924"/>
    <w:rsid w:val="1044E8C0"/>
    <w:rsid w:val="104ADFC7"/>
    <w:rsid w:val="10503A73"/>
    <w:rsid w:val="1053AA39"/>
    <w:rsid w:val="105C6574"/>
    <w:rsid w:val="10603201"/>
    <w:rsid w:val="10638A82"/>
    <w:rsid w:val="1066CE28"/>
    <w:rsid w:val="1070B2B1"/>
    <w:rsid w:val="108437EA"/>
    <w:rsid w:val="10876369"/>
    <w:rsid w:val="108E2E08"/>
    <w:rsid w:val="1091640B"/>
    <w:rsid w:val="1095DB23"/>
    <w:rsid w:val="10A08A91"/>
    <w:rsid w:val="10AD6E0A"/>
    <w:rsid w:val="10AF8CE4"/>
    <w:rsid w:val="10B6513E"/>
    <w:rsid w:val="10BA3D05"/>
    <w:rsid w:val="10CD7A87"/>
    <w:rsid w:val="10E56AFE"/>
    <w:rsid w:val="10F52F59"/>
    <w:rsid w:val="1102C12A"/>
    <w:rsid w:val="1114AEEE"/>
    <w:rsid w:val="11192441"/>
    <w:rsid w:val="112690C6"/>
    <w:rsid w:val="11286DD4"/>
    <w:rsid w:val="112D0059"/>
    <w:rsid w:val="1133F9D3"/>
    <w:rsid w:val="113591E0"/>
    <w:rsid w:val="11369323"/>
    <w:rsid w:val="115A3639"/>
    <w:rsid w:val="115E76A9"/>
    <w:rsid w:val="1163692E"/>
    <w:rsid w:val="116929C0"/>
    <w:rsid w:val="1176B95A"/>
    <w:rsid w:val="1177A08D"/>
    <w:rsid w:val="117F0DC0"/>
    <w:rsid w:val="11832A77"/>
    <w:rsid w:val="118727BA"/>
    <w:rsid w:val="11C5ACF9"/>
    <w:rsid w:val="11C77940"/>
    <w:rsid w:val="11CC2124"/>
    <w:rsid w:val="11CE323B"/>
    <w:rsid w:val="11CF44B0"/>
    <w:rsid w:val="11DEFA96"/>
    <w:rsid w:val="11EB36B8"/>
    <w:rsid w:val="11F51910"/>
    <w:rsid w:val="11F70A6A"/>
    <w:rsid w:val="1200EF1F"/>
    <w:rsid w:val="1202502B"/>
    <w:rsid w:val="121E445D"/>
    <w:rsid w:val="1223C58A"/>
    <w:rsid w:val="124377A3"/>
    <w:rsid w:val="12445957"/>
    <w:rsid w:val="1245DD7A"/>
    <w:rsid w:val="1245E42D"/>
    <w:rsid w:val="1270D466"/>
    <w:rsid w:val="1289701E"/>
    <w:rsid w:val="128F723E"/>
    <w:rsid w:val="12BA6667"/>
    <w:rsid w:val="12BD5974"/>
    <w:rsid w:val="12CF3F58"/>
    <w:rsid w:val="12D835D0"/>
    <w:rsid w:val="12EA4F5E"/>
    <w:rsid w:val="130BB910"/>
    <w:rsid w:val="130BBFE8"/>
    <w:rsid w:val="13211570"/>
    <w:rsid w:val="13350803"/>
    <w:rsid w:val="133EEEEA"/>
    <w:rsid w:val="13510ADF"/>
    <w:rsid w:val="1354FDFB"/>
    <w:rsid w:val="13595CA2"/>
    <w:rsid w:val="136462AD"/>
    <w:rsid w:val="136BD279"/>
    <w:rsid w:val="1375CFC4"/>
    <w:rsid w:val="137CF2B0"/>
    <w:rsid w:val="138D7D58"/>
    <w:rsid w:val="1394C85B"/>
    <w:rsid w:val="139F2F89"/>
    <w:rsid w:val="13A2CC50"/>
    <w:rsid w:val="13A8714A"/>
    <w:rsid w:val="13A8F660"/>
    <w:rsid w:val="13BDBA26"/>
    <w:rsid w:val="13C68CFE"/>
    <w:rsid w:val="13C83D49"/>
    <w:rsid w:val="13D2CF44"/>
    <w:rsid w:val="13E63968"/>
    <w:rsid w:val="13F3C465"/>
    <w:rsid w:val="13FAAA61"/>
    <w:rsid w:val="140127AE"/>
    <w:rsid w:val="1412CA19"/>
    <w:rsid w:val="1427367D"/>
    <w:rsid w:val="143144A1"/>
    <w:rsid w:val="1437B4D5"/>
    <w:rsid w:val="143B9FCF"/>
    <w:rsid w:val="14434F7A"/>
    <w:rsid w:val="1448C4BB"/>
    <w:rsid w:val="1459ACA3"/>
    <w:rsid w:val="14666DEB"/>
    <w:rsid w:val="146B09F5"/>
    <w:rsid w:val="146DCEE1"/>
    <w:rsid w:val="148186A6"/>
    <w:rsid w:val="14829D0F"/>
    <w:rsid w:val="14872274"/>
    <w:rsid w:val="14895C5E"/>
    <w:rsid w:val="149A2062"/>
    <w:rsid w:val="14A0E0EF"/>
    <w:rsid w:val="14C373E4"/>
    <w:rsid w:val="14CA5B7F"/>
    <w:rsid w:val="14DDEE91"/>
    <w:rsid w:val="14E60278"/>
    <w:rsid w:val="14E7D5DF"/>
    <w:rsid w:val="14F00195"/>
    <w:rsid w:val="1508E0FA"/>
    <w:rsid w:val="1510BA83"/>
    <w:rsid w:val="1514D52D"/>
    <w:rsid w:val="1515222D"/>
    <w:rsid w:val="151D21C9"/>
    <w:rsid w:val="1524896E"/>
    <w:rsid w:val="1534E20F"/>
    <w:rsid w:val="153E54F3"/>
    <w:rsid w:val="153FA1AB"/>
    <w:rsid w:val="15507E86"/>
    <w:rsid w:val="15543961"/>
    <w:rsid w:val="1555C17C"/>
    <w:rsid w:val="15568B9F"/>
    <w:rsid w:val="15BA566F"/>
    <w:rsid w:val="15C50C0A"/>
    <w:rsid w:val="15D726A7"/>
    <w:rsid w:val="15E60D14"/>
    <w:rsid w:val="15F8B497"/>
    <w:rsid w:val="160B08E9"/>
    <w:rsid w:val="160C9EC9"/>
    <w:rsid w:val="161DB356"/>
    <w:rsid w:val="16461131"/>
    <w:rsid w:val="16574CEC"/>
    <w:rsid w:val="165DFB8E"/>
    <w:rsid w:val="166451A7"/>
    <w:rsid w:val="1685AFDD"/>
    <w:rsid w:val="1692BF8B"/>
    <w:rsid w:val="16A9337D"/>
    <w:rsid w:val="16AE6D3B"/>
    <w:rsid w:val="16BDBC47"/>
    <w:rsid w:val="16C72019"/>
    <w:rsid w:val="16CD35BC"/>
    <w:rsid w:val="16EF1A85"/>
    <w:rsid w:val="17191BE1"/>
    <w:rsid w:val="17198EAE"/>
    <w:rsid w:val="1724DF2B"/>
    <w:rsid w:val="17250DB9"/>
    <w:rsid w:val="172A3F83"/>
    <w:rsid w:val="17311A25"/>
    <w:rsid w:val="1732E9B0"/>
    <w:rsid w:val="1742BC3A"/>
    <w:rsid w:val="174DDE84"/>
    <w:rsid w:val="176A9FB6"/>
    <w:rsid w:val="176C26E6"/>
    <w:rsid w:val="17850975"/>
    <w:rsid w:val="178656CC"/>
    <w:rsid w:val="178EEC82"/>
    <w:rsid w:val="1791913C"/>
    <w:rsid w:val="17944AE7"/>
    <w:rsid w:val="179960EA"/>
    <w:rsid w:val="17AE94C6"/>
    <w:rsid w:val="17AF03BA"/>
    <w:rsid w:val="17B08BAC"/>
    <w:rsid w:val="17B3D612"/>
    <w:rsid w:val="17BA1B1B"/>
    <w:rsid w:val="17C342FB"/>
    <w:rsid w:val="17C8A674"/>
    <w:rsid w:val="17CE9A91"/>
    <w:rsid w:val="17D67C72"/>
    <w:rsid w:val="17E39838"/>
    <w:rsid w:val="17E3C3A2"/>
    <w:rsid w:val="17E5CC78"/>
    <w:rsid w:val="17F79A93"/>
    <w:rsid w:val="17FCBA01"/>
    <w:rsid w:val="17FF447F"/>
    <w:rsid w:val="17FFF58F"/>
    <w:rsid w:val="180DD584"/>
    <w:rsid w:val="18121B44"/>
    <w:rsid w:val="1839CA66"/>
    <w:rsid w:val="184377B6"/>
    <w:rsid w:val="1848A9F7"/>
    <w:rsid w:val="184D6F38"/>
    <w:rsid w:val="185020A0"/>
    <w:rsid w:val="187FF0B0"/>
    <w:rsid w:val="189CAC83"/>
    <w:rsid w:val="189F98D3"/>
    <w:rsid w:val="18A69B86"/>
    <w:rsid w:val="18AA8CD0"/>
    <w:rsid w:val="18AFBCF0"/>
    <w:rsid w:val="18BCB785"/>
    <w:rsid w:val="18BD38BB"/>
    <w:rsid w:val="18C13B76"/>
    <w:rsid w:val="18C15946"/>
    <w:rsid w:val="18C50D02"/>
    <w:rsid w:val="18C58C01"/>
    <w:rsid w:val="18D6297F"/>
    <w:rsid w:val="18D6554D"/>
    <w:rsid w:val="18DB5223"/>
    <w:rsid w:val="18FB0BAA"/>
    <w:rsid w:val="18FCC459"/>
    <w:rsid w:val="1947BC59"/>
    <w:rsid w:val="1951B111"/>
    <w:rsid w:val="1952F9C8"/>
    <w:rsid w:val="195409A8"/>
    <w:rsid w:val="195CCB83"/>
    <w:rsid w:val="19653F6C"/>
    <w:rsid w:val="19753B66"/>
    <w:rsid w:val="197CBE02"/>
    <w:rsid w:val="19830723"/>
    <w:rsid w:val="1984DC26"/>
    <w:rsid w:val="198FE69A"/>
    <w:rsid w:val="19A4B810"/>
    <w:rsid w:val="19B0E22B"/>
    <w:rsid w:val="19B8A0BA"/>
    <w:rsid w:val="19BE8E26"/>
    <w:rsid w:val="19BEF3FC"/>
    <w:rsid w:val="19D48754"/>
    <w:rsid w:val="19ECCB80"/>
    <w:rsid w:val="19F15144"/>
    <w:rsid w:val="1A0C776C"/>
    <w:rsid w:val="1A1A353B"/>
    <w:rsid w:val="1A1ABB36"/>
    <w:rsid w:val="1A1D0969"/>
    <w:rsid w:val="1A20B6A0"/>
    <w:rsid w:val="1A30DC9E"/>
    <w:rsid w:val="1A3734C6"/>
    <w:rsid w:val="1A392374"/>
    <w:rsid w:val="1A3DCE67"/>
    <w:rsid w:val="1A41D8DA"/>
    <w:rsid w:val="1A5BBA63"/>
    <w:rsid w:val="1A75CE09"/>
    <w:rsid w:val="1A77A40A"/>
    <w:rsid w:val="1A88754A"/>
    <w:rsid w:val="1A8DC315"/>
    <w:rsid w:val="1A9522AC"/>
    <w:rsid w:val="1AAE1C07"/>
    <w:rsid w:val="1AB197F9"/>
    <w:rsid w:val="1ABB1F45"/>
    <w:rsid w:val="1AD2460F"/>
    <w:rsid w:val="1AE4D88D"/>
    <w:rsid w:val="1AE74A85"/>
    <w:rsid w:val="1AECD6A6"/>
    <w:rsid w:val="1B185CC8"/>
    <w:rsid w:val="1B21F3A9"/>
    <w:rsid w:val="1B221D3C"/>
    <w:rsid w:val="1B327E96"/>
    <w:rsid w:val="1B3BA1D4"/>
    <w:rsid w:val="1B3FA99E"/>
    <w:rsid w:val="1B4028F2"/>
    <w:rsid w:val="1B42630A"/>
    <w:rsid w:val="1B45866F"/>
    <w:rsid w:val="1B56E96E"/>
    <w:rsid w:val="1B6166CF"/>
    <w:rsid w:val="1B63A699"/>
    <w:rsid w:val="1B6A9842"/>
    <w:rsid w:val="1B6E7D4A"/>
    <w:rsid w:val="1B7065C1"/>
    <w:rsid w:val="1B734072"/>
    <w:rsid w:val="1B801430"/>
    <w:rsid w:val="1BA19479"/>
    <w:rsid w:val="1BA99A6B"/>
    <w:rsid w:val="1BB9C978"/>
    <w:rsid w:val="1BC2A6FB"/>
    <w:rsid w:val="1BCCF129"/>
    <w:rsid w:val="1BD824AA"/>
    <w:rsid w:val="1BE09145"/>
    <w:rsid w:val="1BED4782"/>
    <w:rsid w:val="1C095663"/>
    <w:rsid w:val="1C0D1C67"/>
    <w:rsid w:val="1C1852D7"/>
    <w:rsid w:val="1C1ECE8A"/>
    <w:rsid w:val="1C2D76D5"/>
    <w:rsid w:val="1C313AE2"/>
    <w:rsid w:val="1C447CDE"/>
    <w:rsid w:val="1C48450E"/>
    <w:rsid w:val="1C608D56"/>
    <w:rsid w:val="1C6D6672"/>
    <w:rsid w:val="1C729B3F"/>
    <w:rsid w:val="1C82898A"/>
    <w:rsid w:val="1C8A0006"/>
    <w:rsid w:val="1C958CF3"/>
    <w:rsid w:val="1C975819"/>
    <w:rsid w:val="1C9848FA"/>
    <w:rsid w:val="1C9BD511"/>
    <w:rsid w:val="1CB1C3CF"/>
    <w:rsid w:val="1CB254CB"/>
    <w:rsid w:val="1CE2E5E9"/>
    <w:rsid w:val="1CEABEEB"/>
    <w:rsid w:val="1CF13052"/>
    <w:rsid w:val="1CF9EDC0"/>
    <w:rsid w:val="1D022779"/>
    <w:rsid w:val="1D048DB9"/>
    <w:rsid w:val="1D0663B1"/>
    <w:rsid w:val="1D124AB9"/>
    <w:rsid w:val="1D21F77A"/>
    <w:rsid w:val="1D2C24BA"/>
    <w:rsid w:val="1D36258D"/>
    <w:rsid w:val="1D36CBC0"/>
    <w:rsid w:val="1D40F6BC"/>
    <w:rsid w:val="1D490DA6"/>
    <w:rsid w:val="1D5E74FD"/>
    <w:rsid w:val="1D6320CC"/>
    <w:rsid w:val="1D7FC613"/>
    <w:rsid w:val="1D82BCD6"/>
    <w:rsid w:val="1D8998F1"/>
    <w:rsid w:val="1D955D82"/>
    <w:rsid w:val="1DC00C99"/>
    <w:rsid w:val="1DC513F6"/>
    <w:rsid w:val="1DCE6CE7"/>
    <w:rsid w:val="1DD6838E"/>
    <w:rsid w:val="1DDFF08E"/>
    <w:rsid w:val="1DDFF425"/>
    <w:rsid w:val="1DE0805F"/>
    <w:rsid w:val="1DF4BD10"/>
    <w:rsid w:val="1DFB1890"/>
    <w:rsid w:val="1DFF44B8"/>
    <w:rsid w:val="1E023E1B"/>
    <w:rsid w:val="1E03EA43"/>
    <w:rsid w:val="1E081662"/>
    <w:rsid w:val="1E141E5E"/>
    <w:rsid w:val="1E27829F"/>
    <w:rsid w:val="1E2F2BCD"/>
    <w:rsid w:val="1E2F3F49"/>
    <w:rsid w:val="1E31816D"/>
    <w:rsid w:val="1E34D864"/>
    <w:rsid w:val="1E3D7EEA"/>
    <w:rsid w:val="1E5F9CAA"/>
    <w:rsid w:val="1E618C12"/>
    <w:rsid w:val="1E6C1ECB"/>
    <w:rsid w:val="1E8454A2"/>
    <w:rsid w:val="1E8C638D"/>
    <w:rsid w:val="1E9B7B21"/>
    <w:rsid w:val="1EAB1228"/>
    <w:rsid w:val="1EB00AE1"/>
    <w:rsid w:val="1EB43701"/>
    <w:rsid w:val="1EBA9582"/>
    <w:rsid w:val="1EBF499F"/>
    <w:rsid w:val="1EE8568A"/>
    <w:rsid w:val="1EF0D742"/>
    <w:rsid w:val="1F0D42ED"/>
    <w:rsid w:val="1F0EBEAD"/>
    <w:rsid w:val="1F13C837"/>
    <w:rsid w:val="1F2725E2"/>
    <w:rsid w:val="1F314722"/>
    <w:rsid w:val="1F43B6A0"/>
    <w:rsid w:val="1F4CA58A"/>
    <w:rsid w:val="1F50F8C1"/>
    <w:rsid w:val="1F55C1B3"/>
    <w:rsid w:val="1F5AB805"/>
    <w:rsid w:val="1F5DB5D0"/>
    <w:rsid w:val="1F5EDE17"/>
    <w:rsid w:val="1F67BDD4"/>
    <w:rsid w:val="1F6D5C6F"/>
    <w:rsid w:val="1F914B30"/>
    <w:rsid w:val="1F9E0B1F"/>
    <w:rsid w:val="1FA159BD"/>
    <w:rsid w:val="1FAA4DCF"/>
    <w:rsid w:val="1FB0B436"/>
    <w:rsid w:val="1FB44D8D"/>
    <w:rsid w:val="1FB97065"/>
    <w:rsid w:val="1FBD0CC7"/>
    <w:rsid w:val="1FCB73D8"/>
    <w:rsid w:val="1FDAEF0B"/>
    <w:rsid w:val="1FF184C1"/>
    <w:rsid w:val="1FF52EFE"/>
    <w:rsid w:val="20036931"/>
    <w:rsid w:val="2018611F"/>
    <w:rsid w:val="201E5E97"/>
    <w:rsid w:val="2025A883"/>
    <w:rsid w:val="2037B4EB"/>
    <w:rsid w:val="204087CF"/>
    <w:rsid w:val="20424C6E"/>
    <w:rsid w:val="2057EA56"/>
    <w:rsid w:val="206C489A"/>
    <w:rsid w:val="206E5E3A"/>
    <w:rsid w:val="20782DFF"/>
    <w:rsid w:val="208B00CD"/>
    <w:rsid w:val="209B8EFC"/>
    <w:rsid w:val="20EB8BDC"/>
    <w:rsid w:val="20F94EF1"/>
    <w:rsid w:val="210A89EF"/>
    <w:rsid w:val="2119142C"/>
    <w:rsid w:val="2134B74E"/>
    <w:rsid w:val="2134F1A1"/>
    <w:rsid w:val="213ADA04"/>
    <w:rsid w:val="21465B0B"/>
    <w:rsid w:val="2150D670"/>
    <w:rsid w:val="215BE278"/>
    <w:rsid w:val="21695D72"/>
    <w:rsid w:val="21696CD1"/>
    <w:rsid w:val="218CD4B5"/>
    <w:rsid w:val="21954F2E"/>
    <w:rsid w:val="219BE1E6"/>
    <w:rsid w:val="21B3DA80"/>
    <w:rsid w:val="21D59484"/>
    <w:rsid w:val="21E18C93"/>
    <w:rsid w:val="21ECBB43"/>
    <w:rsid w:val="221E6BBD"/>
    <w:rsid w:val="2225547F"/>
    <w:rsid w:val="22360DF9"/>
    <w:rsid w:val="2242FA10"/>
    <w:rsid w:val="2245E921"/>
    <w:rsid w:val="224D5BB0"/>
    <w:rsid w:val="2250EE12"/>
    <w:rsid w:val="2251ECB9"/>
    <w:rsid w:val="2266DEDB"/>
    <w:rsid w:val="2269F1E7"/>
    <w:rsid w:val="226AF943"/>
    <w:rsid w:val="227BFF23"/>
    <w:rsid w:val="2285CA3B"/>
    <w:rsid w:val="228E01EB"/>
    <w:rsid w:val="229E1621"/>
    <w:rsid w:val="22B68D3B"/>
    <w:rsid w:val="22BA150C"/>
    <w:rsid w:val="22BF9618"/>
    <w:rsid w:val="22C4EBD8"/>
    <w:rsid w:val="22E57E63"/>
    <w:rsid w:val="22EED3EB"/>
    <w:rsid w:val="2304B8EF"/>
    <w:rsid w:val="2313B227"/>
    <w:rsid w:val="23179C6F"/>
    <w:rsid w:val="2322640B"/>
    <w:rsid w:val="23262879"/>
    <w:rsid w:val="23275279"/>
    <w:rsid w:val="23298F67"/>
    <w:rsid w:val="232B680C"/>
    <w:rsid w:val="2337363E"/>
    <w:rsid w:val="233B2FA5"/>
    <w:rsid w:val="23490449"/>
    <w:rsid w:val="234C2777"/>
    <w:rsid w:val="236B0BD4"/>
    <w:rsid w:val="236F4FA6"/>
    <w:rsid w:val="23797082"/>
    <w:rsid w:val="238EC89E"/>
    <w:rsid w:val="239164B4"/>
    <w:rsid w:val="23A07135"/>
    <w:rsid w:val="23A6612D"/>
    <w:rsid w:val="23A8299B"/>
    <w:rsid w:val="23AEBCB0"/>
    <w:rsid w:val="23C0FFDF"/>
    <w:rsid w:val="23CE6169"/>
    <w:rsid w:val="23D3B3A1"/>
    <w:rsid w:val="23E03B19"/>
    <w:rsid w:val="23E65121"/>
    <w:rsid w:val="2410EC05"/>
    <w:rsid w:val="241B39B7"/>
    <w:rsid w:val="24210E60"/>
    <w:rsid w:val="242A587A"/>
    <w:rsid w:val="2432D090"/>
    <w:rsid w:val="24394839"/>
    <w:rsid w:val="24441795"/>
    <w:rsid w:val="2451F43F"/>
    <w:rsid w:val="24679FA9"/>
    <w:rsid w:val="24683468"/>
    <w:rsid w:val="2470504C"/>
    <w:rsid w:val="2471B56E"/>
    <w:rsid w:val="2476D532"/>
    <w:rsid w:val="24963329"/>
    <w:rsid w:val="24A68398"/>
    <w:rsid w:val="24A9D48D"/>
    <w:rsid w:val="24BB8498"/>
    <w:rsid w:val="24E75CA6"/>
    <w:rsid w:val="24F23803"/>
    <w:rsid w:val="24F9F2FE"/>
    <w:rsid w:val="24FCEF68"/>
    <w:rsid w:val="24FEC668"/>
    <w:rsid w:val="25093159"/>
    <w:rsid w:val="250D3644"/>
    <w:rsid w:val="250F456F"/>
    <w:rsid w:val="2511309B"/>
    <w:rsid w:val="251A60DB"/>
    <w:rsid w:val="25277CBD"/>
    <w:rsid w:val="252E2D72"/>
    <w:rsid w:val="253AFC80"/>
    <w:rsid w:val="253B026A"/>
    <w:rsid w:val="253F7099"/>
    <w:rsid w:val="253F8C84"/>
    <w:rsid w:val="2540EA0C"/>
    <w:rsid w:val="254F1BA1"/>
    <w:rsid w:val="2557477B"/>
    <w:rsid w:val="25678998"/>
    <w:rsid w:val="25864157"/>
    <w:rsid w:val="25B2B01E"/>
    <w:rsid w:val="25B991D3"/>
    <w:rsid w:val="25BAD82F"/>
    <w:rsid w:val="25C43F0C"/>
    <w:rsid w:val="25CB97D1"/>
    <w:rsid w:val="25D7DD44"/>
    <w:rsid w:val="25E43765"/>
    <w:rsid w:val="25E9C9C5"/>
    <w:rsid w:val="25F43470"/>
    <w:rsid w:val="2600D2ED"/>
    <w:rsid w:val="26159C29"/>
    <w:rsid w:val="2632166F"/>
    <w:rsid w:val="263C9A12"/>
    <w:rsid w:val="263D4D80"/>
    <w:rsid w:val="2647DA06"/>
    <w:rsid w:val="26496011"/>
    <w:rsid w:val="26514ABA"/>
    <w:rsid w:val="265943C5"/>
    <w:rsid w:val="265FED2D"/>
    <w:rsid w:val="26676492"/>
    <w:rsid w:val="2668FB00"/>
    <w:rsid w:val="26733C53"/>
    <w:rsid w:val="26822E92"/>
    <w:rsid w:val="268273BD"/>
    <w:rsid w:val="2686699B"/>
    <w:rsid w:val="2691FB3E"/>
    <w:rsid w:val="269655A5"/>
    <w:rsid w:val="26AF35F5"/>
    <w:rsid w:val="26B48761"/>
    <w:rsid w:val="26B78DBA"/>
    <w:rsid w:val="26B9DC17"/>
    <w:rsid w:val="26BC97D0"/>
    <w:rsid w:val="26C1F64A"/>
    <w:rsid w:val="26C2EB8E"/>
    <w:rsid w:val="26C7A3B5"/>
    <w:rsid w:val="26CE8E3C"/>
    <w:rsid w:val="26FB1C99"/>
    <w:rsid w:val="26FC9FEC"/>
    <w:rsid w:val="270A3461"/>
    <w:rsid w:val="270A72FA"/>
    <w:rsid w:val="270DFD5B"/>
    <w:rsid w:val="2711CD81"/>
    <w:rsid w:val="271D2737"/>
    <w:rsid w:val="27256D48"/>
    <w:rsid w:val="27313234"/>
    <w:rsid w:val="273EA67B"/>
    <w:rsid w:val="27475C24"/>
    <w:rsid w:val="27507EB7"/>
    <w:rsid w:val="275366D9"/>
    <w:rsid w:val="275B4C0D"/>
    <w:rsid w:val="2762FF23"/>
    <w:rsid w:val="276F7D53"/>
    <w:rsid w:val="27728FC6"/>
    <w:rsid w:val="27876AFF"/>
    <w:rsid w:val="278C8B67"/>
    <w:rsid w:val="279B9F8D"/>
    <w:rsid w:val="279F5358"/>
    <w:rsid w:val="27A349AC"/>
    <w:rsid w:val="27B7E81D"/>
    <w:rsid w:val="27C6A755"/>
    <w:rsid w:val="27D66E1C"/>
    <w:rsid w:val="27DBF325"/>
    <w:rsid w:val="27F6EACB"/>
    <w:rsid w:val="27FD22B1"/>
    <w:rsid w:val="28175630"/>
    <w:rsid w:val="281CD46F"/>
    <w:rsid w:val="283136DA"/>
    <w:rsid w:val="28361286"/>
    <w:rsid w:val="28399B2C"/>
    <w:rsid w:val="283F34BF"/>
    <w:rsid w:val="28432A2C"/>
    <w:rsid w:val="2844905F"/>
    <w:rsid w:val="2858B57A"/>
    <w:rsid w:val="285C596D"/>
    <w:rsid w:val="285D8213"/>
    <w:rsid w:val="2867DC8F"/>
    <w:rsid w:val="287A6308"/>
    <w:rsid w:val="287B11CF"/>
    <w:rsid w:val="28822282"/>
    <w:rsid w:val="289296BB"/>
    <w:rsid w:val="2893133E"/>
    <w:rsid w:val="289FB636"/>
    <w:rsid w:val="28B53F9C"/>
    <w:rsid w:val="28C4E50A"/>
    <w:rsid w:val="28C80F4C"/>
    <w:rsid w:val="28D3DBD8"/>
    <w:rsid w:val="28DF81AF"/>
    <w:rsid w:val="290CFA15"/>
    <w:rsid w:val="2915D538"/>
    <w:rsid w:val="2918A547"/>
    <w:rsid w:val="291EF542"/>
    <w:rsid w:val="2948114E"/>
    <w:rsid w:val="2984AC77"/>
    <w:rsid w:val="29879475"/>
    <w:rsid w:val="299D3050"/>
    <w:rsid w:val="29ABDC47"/>
    <w:rsid w:val="29AC9289"/>
    <w:rsid w:val="29B08029"/>
    <w:rsid w:val="29B0CCA3"/>
    <w:rsid w:val="29B424CC"/>
    <w:rsid w:val="29B6A59F"/>
    <w:rsid w:val="29BD2D06"/>
    <w:rsid w:val="29C14BFB"/>
    <w:rsid w:val="29C71B9C"/>
    <w:rsid w:val="29D8B23B"/>
    <w:rsid w:val="29DDD011"/>
    <w:rsid w:val="29E1484F"/>
    <w:rsid w:val="29E5B036"/>
    <w:rsid w:val="29E848BE"/>
    <w:rsid w:val="29EE3971"/>
    <w:rsid w:val="2A11869C"/>
    <w:rsid w:val="2A1ACCDA"/>
    <w:rsid w:val="2A24308F"/>
    <w:rsid w:val="2A323782"/>
    <w:rsid w:val="2A3C6BED"/>
    <w:rsid w:val="2A3CF60A"/>
    <w:rsid w:val="2A4883D9"/>
    <w:rsid w:val="2A58C65D"/>
    <w:rsid w:val="2A669976"/>
    <w:rsid w:val="2A67081B"/>
    <w:rsid w:val="2A733015"/>
    <w:rsid w:val="2A79369B"/>
    <w:rsid w:val="2A799F13"/>
    <w:rsid w:val="2A7E2D36"/>
    <w:rsid w:val="2A8843FF"/>
    <w:rsid w:val="2A93B742"/>
    <w:rsid w:val="2A979495"/>
    <w:rsid w:val="2AC2C526"/>
    <w:rsid w:val="2AD7B5C2"/>
    <w:rsid w:val="2ADCC7F7"/>
    <w:rsid w:val="2AEAA234"/>
    <w:rsid w:val="2B07EC3E"/>
    <w:rsid w:val="2B081378"/>
    <w:rsid w:val="2B0B0C46"/>
    <w:rsid w:val="2B29D342"/>
    <w:rsid w:val="2B2C0903"/>
    <w:rsid w:val="2B2E73D2"/>
    <w:rsid w:val="2B37083E"/>
    <w:rsid w:val="2B382B55"/>
    <w:rsid w:val="2B527205"/>
    <w:rsid w:val="2B687D90"/>
    <w:rsid w:val="2B6BE6A2"/>
    <w:rsid w:val="2B6D4460"/>
    <w:rsid w:val="2B74FBB7"/>
    <w:rsid w:val="2B78B437"/>
    <w:rsid w:val="2B7E2E4C"/>
    <w:rsid w:val="2B82FFD6"/>
    <w:rsid w:val="2B97A5B4"/>
    <w:rsid w:val="2BB772DE"/>
    <w:rsid w:val="2BC42E8D"/>
    <w:rsid w:val="2BCF1B2F"/>
    <w:rsid w:val="2BD46A5D"/>
    <w:rsid w:val="2BD7ACCF"/>
    <w:rsid w:val="2BE40FE5"/>
    <w:rsid w:val="2BE59EEA"/>
    <w:rsid w:val="2BEA8BFC"/>
    <w:rsid w:val="2BED8D50"/>
    <w:rsid w:val="2BF87BEF"/>
    <w:rsid w:val="2C08287A"/>
    <w:rsid w:val="2C0AB376"/>
    <w:rsid w:val="2C146FDA"/>
    <w:rsid w:val="2C1D2F46"/>
    <w:rsid w:val="2C20AE8C"/>
    <w:rsid w:val="2C246F74"/>
    <w:rsid w:val="2C2EDEFF"/>
    <w:rsid w:val="2C3B7829"/>
    <w:rsid w:val="2C4C7EC5"/>
    <w:rsid w:val="2C57D7FC"/>
    <w:rsid w:val="2C5AD433"/>
    <w:rsid w:val="2C65FDF3"/>
    <w:rsid w:val="2C6FA844"/>
    <w:rsid w:val="2C80705F"/>
    <w:rsid w:val="2C811C8A"/>
    <w:rsid w:val="2C8E24F9"/>
    <w:rsid w:val="2CA2B2F6"/>
    <w:rsid w:val="2CB51AC4"/>
    <w:rsid w:val="2CD41CBD"/>
    <w:rsid w:val="2CD98F3B"/>
    <w:rsid w:val="2CE1407B"/>
    <w:rsid w:val="2CF79B50"/>
    <w:rsid w:val="2CFE3B94"/>
    <w:rsid w:val="2D01AFB4"/>
    <w:rsid w:val="2D0F184D"/>
    <w:rsid w:val="2D1C0E48"/>
    <w:rsid w:val="2D31F122"/>
    <w:rsid w:val="2D57D630"/>
    <w:rsid w:val="2D5DA022"/>
    <w:rsid w:val="2D87ACD2"/>
    <w:rsid w:val="2D90F6A6"/>
    <w:rsid w:val="2D9286D8"/>
    <w:rsid w:val="2D9C30E6"/>
    <w:rsid w:val="2DA08AEA"/>
    <w:rsid w:val="2DA1B961"/>
    <w:rsid w:val="2DC62ABA"/>
    <w:rsid w:val="2DD08919"/>
    <w:rsid w:val="2DD5DB40"/>
    <w:rsid w:val="2DE4F20D"/>
    <w:rsid w:val="2DF2E7BD"/>
    <w:rsid w:val="2E08747D"/>
    <w:rsid w:val="2E2D6A10"/>
    <w:rsid w:val="2E357F51"/>
    <w:rsid w:val="2E4839D7"/>
    <w:rsid w:val="2E6024CF"/>
    <w:rsid w:val="2E6624D0"/>
    <w:rsid w:val="2E6758ED"/>
    <w:rsid w:val="2E68787E"/>
    <w:rsid w:val="2E6D3AA2"/>
    <w:rsid w:val="2E6D9A9F"/>
    <w:rsid w:val="2E70E7B2"/>
    <w:rsid w:val="2E71EA6D"/>
    <w:rsid w:val="2E8122F6"/>
    <w:rsid w:val="2E8F7C3C"/>
    <w:rsid w:val="2E90BB07"/>
    <w:rsid w:val="2E9136CE"/>
    <w:rsid w:val="2E9CA806"/>
    <w:rsid w:val="2EA9F8C2"/>
    <w:rsid w:val="2EABDCB6"/>
    <w:rsid w:val="2EBAD1DA"/>
    <w:rsid w:val="2EBD953F"/>
    <w:rsid w:val="2EC7C23A"/>
    <w:rsid w:val="2EFBAC6C"/>
    <w:rsid w:val="2F2E4359"/>
    <w:rsid w:val="2F337AA4"/>
    <w:rsid w:val="2F3A1455"/>
    <w:rsid w:val="2F502EC2"/>
    <w:rsid w:val="2F649938"/>
    <w:rsid w:val="2F72B1E9"/>
    <w:rsid w:val="2F896EFD"/>
    <w:rsid w:val="2F8FBDF3"/>
    <w:rsid w:val="2FA4DAD8"/>
    <w:rsid w:val="2FA767D7"/>
    <w:rsid w:val="2FACD217"/>
    <w:rsid w:val="2FB48517"/>
    <w:rsid w:val="2FC0A878"/>
    <w:rsid w:val="2FC107F1"/>
    <w:rsid w:val="2FC50438"/>
    <w:rsid w:val="2FC6D52F"/>
    <w:rsid w:val="2FCF7C81"/>
    <w:rsid w:val="2FD5E805"/>
    <w:rsid w:val="2FD7EC6A"/>
    <w:rsid w:val="2FD9E442"/>
    <w:rsid w:val="2FF120EA"/>
    <w:rsid w:val="3001B80E"/>
    <w:rsid w:val="300AB085"/>
    <w:rsid w:val="3012BA9A"/>
    <w:rsid w:val="3024B8CB"/>
    <w:rsid w:val="30322926"/>
    <w:rsid w:val="30450569"/>
    <w:rsid w:val="305A79AF"/>
    <w:rsid w:val="305DE07C"/>
    <w:rsid w:val="306B1BAE"/>
    <w:rsid w:val="306E730A"/>
    <w:rsid w:val="3071BFF5"/>
    <w:rsid w:val="30829F71"/>
    <w:rsid w:val="308C1D9F"/>
    <w:rsid w:val="309C497E"/>
    <w:rsid w:val="30A124A9"/>
    <w:rsid w:val="30C9DC7D"/>
    <w:rsid w:val="30E97E54"/>
    <w:rsid w:val="31291679"/>
    <w:rsid w:val="31371B0B"/>
    <w:rsid w:val="314DC1BD"/>
    <w:rsid w:val="31826D0B"/>
    <w:rsid w:val="318AB500"/>
    <w:rsid w:val="318BF353"/>
    <w:rsid w:val="31918EE7"/>
    <w:rsid w:val="319EA756"/>
    <w:rsid w:val="31A19067"/>
    <w:rsid w:val="31ABCC09"/>
    <w:rsid w:val="31B2CBE1"/>
    <w:rsid w:val="31B7AA5D"/>
    <w:rsid w:val="31CF95B9"/>
    <w:rsid w:val="31E254AB"/>
    <w:rsid w:val="3220A41F"/>
    <w:rsid w:val="3227802C"/>
    <w:rsid w:val="3234B7F4"/>
    <w:rsid w:val="323E1D30"/>
    <w:rsid w:val="324F7F89"/>
    <w:rsid w:val="32671AB1"/>
    <w:rsid w:val="32736EFE"/>
    <w:rsid w:val="327CB67C"/>
    <w:rsid w:val="32866777"/>
    <w:rsid w:val="329254C2"/>
    <w:rsid w:val="329A15F9"/>
    <w:rsid w:val="32A263B2"/>
    <w:rsid w:val="32BB3737"/>
    <w:rsid w:val="32C28332"/>
    <w:rsid w:val="32C2F57F"/>
    <w:rsid w:val="32D7E78B"/>
    <w:rsid w:val="32E97F57"/>
    <w:rsid w:val="32EC9CF7"/>
    <w:rsid w:val="32F1B8AD"/>
    <w:rsid w:val="32FCC00F"/>
    <w:rsid w:val="3314E5AE"/>
    <w:rsid w:val="331CCA33"/>
    <w:rsid w:val="3329ECE6"/>
    <w:rsid w:val="334C3B15"/>
    <w:rsid w:val="33510256"/>
    <w:rsid w:val="3356E512"/>
    <w:rsid w:val="335BA19C"/>
    <w:rsid w:val="335F82AC"/>
    <w:rsid w:val="336D59F2"/>
    <w:rsid w:val="336F8772"/>
    <w:rsid w:val="3372640C"/>
    <w:rsid w:val="3399D39B"/>
    <w:rsid w:val="33AE97AE"/>
    <w:rsid w:val="33B133DD"/>
    <w:rsid w:val="33B43DDB"/>
    <w:rsid w:val="33BB28D1"/>
    <w:rsid w:val="33D5EA22"/>
    <w:rsid w:val="33DEF6FF"/>
    <w:rsid w:val="33E4EFF6"/>
    <w:rsid w:val="33E6A510"/>
    <w:rsid w:val="33F566B6"/>
    <w:rsid w:val="33FE3C44"/>
    <w:rsid w:val="33FF4A0F"/>
    <w:rsid w:val="34004C83"/>
    <w:rsid w:val="34041DAE"/>
    <w:rsid w:val="340D8725"/>
    <w:rsid w:val="342ABE2E"/>
    <w:rsid w:val="343013C4"/>
    <w:rsid w:val="343F2279"/>
    <w:rsid w:val="34416707"/>
    <w:rsid w:val="34456AEE"/>
    <w:rsid w:val="34458301"/>
    <w:rsid w:val="34574632"/>
    <w:rsid w:val="34584B10"/>
    <w:rsid w:val="345B5679"/>
    <w:rsid w:val="3460AD4A"/>
    <w:rsid w:val="346F307C"/>
    <w:rsid w:val="346F61EF"/>
    <w:rsid w:val="3473C244"/>
    <w:rsid w:val="34782CC2"/>
    <w:rsid w:val="3480FDB7"/>
    <w:rsid w:val="3488D7E3"/>
    <w:rsid w:val="34897E49"/>
    <w:rsid w:val="34A092F8"/>
    <w:rsid w:val="34AC4615"/>
    <w:rsid w:val="34AD6ABB"/>
    <w:rsid w:val="34BA2375"/>
    <w:rsid w:val="34C2F257"/>
    <w:rsid w:val="34D1BB57"/>
    <w:rsid w:val="34DEEE99"/>
    <w:rsid w:val="34E179E4"/>
    <w:rsid w:val="34E314E9"/>
    <w:rsid w:val="3507617D"/>
    <w:rsid w:val="352157BC"/>
    <w:rsid w:val="352A4F0D"/>
    <w:rsid w:val="353193FD"/>
    <w:rsid w:val="35338938"/>
    <w:rsid w:val="353768EC"/>
    <w:rsid w:val="35379557"/>
    <w:rsid w:val="353CA6E5"/>
    <w:rsid w:val="3544318A"/>
    <w:rsid w:val="35446D74"/>
    <w:rsid w:val="355CDF0C"/>
    <w:rsid w:val="355D5D67"/>
    <w:rsid w:val="3573D313"/>
    <w:rsid w:val="357B2376"/>
    <w:rsid w:val="359D47A0"/>
    <w:rsid w:val="359E560F"/>
    <w:rsid w:val="35C78A30"/>
    <w:rsid w:val="35D979B8"/>
    <w:rsid w:val="35DF23B5"/>
    <w:rsid w:val="35FCC879"/>
    <w:rsid w:val="360034D3"/>
    <w:rsid w:val="3606E640"/>
    <w:rsid w:val="360B9B94"/>
    <w:rsid w:val="361A2673"/>
    <w:rsid w:val="361A71FC"/>
    <w:rsid w:val="361B9004"/>
    <w:rsid w:val="3624E69F"/>
    <w:rsid w:val="36259BD2"/>
    <w:rsid w:val="36298E54"/>
    <w:rsid w:val="363193CC"/>
    <w:rsid w:val="3631D722"/>
    <w:rsid w:val="36327C5B"/>
    <w:rsid w:val="3635A73E"/>
    <w:rsid w:val="363F1DDA"/>
    <w:rsid w:val="3645C78E"/>
    <w:rsid w:val="364A6378"/>
    <w:rsid w:val="365B1BD9"/>
    <w:rsid w:val="3696A7DD"/>
    <w:rsid w:val="3697F003"/>
    <w:rsid w:val="36A5FD52"/>
    <w:rsid w:val="36D600A2"/>
    <w:rsid w:val="36DBB3DA"/>
    <w:rsid w:val="36E21646"/>
    <w:rsid w:val="36E3AA64"/>
    <w:rsid w:val="36E5AB59"/>
    <w:rsid w:val="36F94DC2"/>
    <w:rsid w:val="37079F91"/>
    <w:rsid w:val="370D3455"/>
    <w:rsid w:val="37164C9C"/>
    <w:rsid w:val="3716CF89"/>
    <w:rsid w:val="372340FE"/>
    <w:rsid w:val="3735EAD0"/>
    <w:rsid w:val="37484089"/>
    <w:rsid w:val="3750D11C"/>
    <w:rsid w:val="3750F535"/>
    <w:rsid w:val="3763EA78"/>
    <w:rsid w:val="37836C71"/>
    <w:rsid w:val="3796E026"/>
    <w:rsid w:val="37998CE2"/>
    <w:rsid w:val="37B9541F"/>
    <w:rsid w:val="37D0AC69"/>
    <w:rsid w:val="37DD6735"/>
    <w:rsid w:val="37DFCBF9"/>
    <w:rsid w:val="37FEC800"/>
    <w:rsid w:val="38017F6B"/>
    <w:rsid w:val="38025E7A"/>
    <w:rsid w:val="380A342B"/>
    <w:rsid w:val="3810CCB0"/>
    <w:rsid w:val="381B8134"/>
    <w:rsid w:val="3838EF28"/>
    <w:rsid w:val="383E28D5"/>
    <w:rsid w:val="38437734"/>
    <w:rsid w:val="3844F3B0"/>
    <w:rsid w:val="38477735"/>
    <w:rsid w:val="38633A23"/>
    <w:rsid w:val="38690E66"/>
    <w:rsid w:val="386A4689"/>
    <w:rsid w:val="387844A7"/>
    <w:rsid w:val="38981E06"/>
    <w:rsid w:val="3899EF34"/>
    <w:rsid w:val="389C7E46"/>
    <w:rsid w:val="38B9EE28"/>
    <w:rsid w:val="38CD48C8"/>
    <w:rsid w:val="38CEBA49"/>
    <w:rsid w:val="38D7C528"/>
    <w:rsid w:val="38D8482E"/>
    <w:rsid w:val="38DE71B4"/>
    <w:rsid w:val="38E3C2E8"/>
    <w:rsid w:val="38EDE74A"/>
    <w:rsid w:val="38FF74F0"/>
    <w:rsid w:val="39055813"/>
    <w:rsid w:val="392403C2"/>
    <w:rsid w:val="392F4161"/>
    <w:rsid w:val="393B1D4B"/>
    <w:rsid w:val="394AD7F9"/>
    <w:rsid w:val="394C4B12"/>
    <w:rsid w:val="395266E4"/>
    <w:rsid w:val="39600C94"/>
    <w:rsid w:val="39684CEA"/>
    <w:rsid w:val="39706AFB"/>
    <w:rsid w:val="39749562"/>
    <w:rsid w:val="397B7E11"/>
    <w:rsid w:val="3985F3B7"/>
    <w:rsid w:val="398AD4E0"/>
    <w:rsid w:val="39AA225E"/>
    <w:rsid w:val="39BBACA7"/>
    <w:rsid w:val="39CA2A66"/>
    <w:rsid w:val="39CE0731"/>
    <w:rsid w:val="39D64D68"/>
    <w:rsid w:val="39F10597"/>
    <w:rsid w:val="39F15693"/>
    <w:rsid w:val="39FA9BCA"/>
    <w:rsid w:val="3A05487E"/>
    <w:rsid w:val="3A21F35A"/>
    <w:rsid w:val="3A23B3BD"/>
    <w:rsid w:val="3A24DF83"/>
    <w:rsid w:val="3A28D8F0"/>
    <w:rsid w:val="3A2A3A35"/>
    <w:rsid w:val="3A44C8B8"/>
    <w:rsid w:val="3A4B544D"/>
    <w:rsid w:val="3A4D5407"/>
    <w:rsid w:val="3A50013B"/>
    <w:rsid w:val="3A532E19"/>
    <w:rsid w:val="3A672C36"/>
    <w:rsid w:val="3A6A0BBF"/>
    <w:rsid w:val="3A6CA724"/>
    <w:rsid w:val="3A6F8B90"/>
    <w:rsid w:val="3A75F0D3"/>
    <w:rsid w:val="3A7C18DC"/>
    <w:rsid w:val="3A8EFD9F"/>
    <w:rsid w:val="3A9AB6C9"/>
    <w:rsid w:val="3AA8C95C"/>
    <w:rsid w:val="3AC1B2F8"/>
    <w:rsid w:val="3AC62493"/>
    <w:rsid w:val="3AC74DAE"/>
    <w:rsid w:val="3AC9FC5F"/>
    <w:rsid w:val="3AD50332"/>
    <w:rsid w:val="3AE00817"/>
    <w:rsid w:val="3AE337DB"/>
    <w:rsid w:val="3B226407"/>
    <w:rsid w:val="3B25FF56"/>
    <w:rsid w:val="3B321480"/>
    <w:rsid w:val="3B57AD89"/>
    <w:rsid w:val="3B5F6E45"/>
    <w:rsid w:val="3B684F4A"/>
    <w:rsid w:val="3B6EBD98"/>
    <w:rsid w:val="3B7869F7"/>
    <w:rsid w:val="3B7D470B"/>
    <w:rsid w:val="3B7E2E73"/>
    <w:rsid w:val="3B849ABB"/>
    <w:rsid w:val="3B9182A9"/>
    <w:rsid w:val="3B9B0942"/>
    <w:rsid w:val="3BC86F98"/>
    <w:rsid w:val="3BCE3664"/>
    <w:rsid w:val="3BD8BCD4"/>
    <w:rsid w:val="3BE0C31A"/>
    <w:rsid w:val="3BE18B41"/>
    <w:rsid w:val="3BF5A05A"/>
    <w:rsid w:val="3C0E2E33"/>
    <w:rsid w:val="3C10159C"/>
    <w:rsid w:val="3C159747"/>
    <w:rsid w:val="3C1AB7EC"/>
    <w:rsid w:val="3C3420B4"/>
    <w:rsid w:val="3C62E028"/>
    <w:rsid w:val="3C772B6A"/>
    <w:rsid w:val="3C806658"/>
    <w:rsid w:val="3C875948"/>
    <w:rsid w:val="3C8C3AFC"/>
    <w:rsid w:val="3C9077DB"/>
    <w:rsid w:val="3C9A091D"/>
    <w:rsid w:val="3CA6B692"/>
    <w:rsid w:val="3CAE2A14"/>
    <w:rsid w:val="3CBD631F"/>
    <w:rsid w:val="3CCCDC13"/>
    <w:rsid w:val="3CD26C8F"/>
    <w:rsid w:val="3CDF25A5"/>
    <w:rsid w:val="3CE844B3"/>
    <w:rsid w:val="3CF4C577"/>
    <w:rsid w:val="3CF71D93"/>
    <w:rsid w:val="3D101104"/>
    <w:rsid w:val="3D1675E4"/>
    <w:rsid w:val="3D1D9677"/>
    <w:rsid w:val="3D1E9ED4"/>
    <w:rsid w:val="3D2F33B1"/>
    <w:rsid w:val="3D3BE209"/>
    <w:rsid w:val="3D46516E"/>
    <w:rsid w:val="3D5D8A07"/>
    <w:rsid w:val="3D613B69"/>
    <w:rsid w:val="3D698168"/>
    <w:rsid w:val="3D8F856D"/>
    <w:rsid w:val="3DA680D5"/>
    <w:rsid w:val="3DAC794E"/>
    <w:rsid w:val="3DC03DA4"/>
    <w:rsid w:val="3DC406AB"/>
    <w:rsid w:val="3DC5D744"/>
    <w:rsid w:val="3DC6BD1C"/>
    <w:rsid w:val="3DC734CF"/>
    <w:rsid w:val="3DCC3DA0"/>
    <w:rsid w:val="3DD3BB55"/>
    <w:rsid w:val="3DD3F2DA"/>
    <w:rsid w:val="3DD59246"/>
    <w:rsid w:val="3DD94219"/>
    <w:rsid w:val="3DDB5467"/>
    <w:rsid w:val="3DE4673C"/>
    <w:rsid w:val="3DE58517"/>
    <w:rsid w:val="3DE80F65"/>
    <w:rsid w:val="3DE962DF"/>
    <w:rsid w:val="3DF081DF"/>
    <w:rsid w:val="3DF3F172"/>
    <w:rsid w:val="3DF82735"/>
    <w:rsid w:val="3E0AF660"/>
    <w:rsid w:val="3E18BD05"/>
    <w:rsid w:val="3E1C0E59"/>
    <w:rsid w:val="3E261843"/>
    <w:rsid w:val="3E2DB758"/>
    <w:rsid w:val="3E479130"/>
    <w:rsid w:val="3E487A7A"/>
    <w:rsid w:val="3E5B3846"/>
    <w:rsid w:val="3E5E9593"/>
    <w:rsid w:val="3E77E45D"/>
    <w:rsid w:val="3E7840AC"/>
    <w:rsid w:val="3E78EF39"/>
    <w:rsid w:val="3E83F1E0"/>
    <w:rsid w:val="3E9F6D80"/>
    <w:rsid w:val="3EA363D6"/>
    <w:rsid w:val="3EA38CAD"/>
    <w:rsid w:val="3EA96D15"/>
    <w:rsid w:val="3EB4E513"/>
    <w:rsid w:val="3EB790F1"/>
    <w:rsid w:val="3EBA824E"/>
    <w:rsid w:val="3EC566A6"/>
    <w:rsid w:val="3EC746D5"/>
    <w:rsid w:val="3EC8F1B8"/>
    <w:rsid w:val="3ED0768D"/>
    <w:rsid w:val="3EDF390F"/>
    <w:rsid w:val="3EEF77FB"/>
    <w:rsid w:val="3EF4AA30"/>
    <w:rsid w:val="3EF61E4C"/>
    <w:rsid w:val="3EFCAC7B"/>
    <w:rsid w:val="3F06E81F"/>
    <w:rsid w:val="3F0E149F"/>
    <w:rsid w:val="3F1539E4"/>
    <w:rsid w:val="3F1EBACE"/>
    <w:rsid w:val="3F26C229"/>
    <w:rsid w:val="3F2EDCC9"/>
    <w:rsid w:val="3F340708"/>
    <w:rsid w:val="3F35F665"/>
    <w:rsid w:val="3F473A82"/>
    <w:rsid w:val="3F4F2C3F"/>
    <w:rsid w:val="3F943483"/>
    <w:rsid w:val="3F94FC11"/>
    <w:rsid w:val="3F95456A"/>
    <w:rsid w:val="3FB5FED7"/>
    <w:rsid w:val="3FBC52C1"/>
    <w:rsid w:val="3FD8E458"/>
    <w:rsid w:val="3FDBE7E9"/>
    <w:rsid w:val="3FE0EDC1"/>
    <w:rsid w:val="3FF7D893"/>
    <w:rsid w:val="400A9491"/>
    <w:rsid w:val="400BCF3D"/>
    <w:rsid w:val="401990DC"/>
    <w:rsid w:val="4019993B"/>
    <w:rsid w:val="401EA273"/>
    <w:rsid w:val="40207A61"/>
    <w:rsid w:val="4022605D"/>
    <w:rsid w:val="4022E5F3"/>
    <w:rsid w:val="4027EBE0"/>
    <w:rsid w:val="40320641"/>
    <w:rsid w:val="403B9748"/>
    <w:rsid w:val="40417821"/>
    <w:rsid w:val="4049C413"/>
    <w:rsid w:val="4049CF1D"/>
    <w:rsid w:val="4055400E"/>
    <w:rsid w:val="405C8F44"/>
    <w:rsid w:val="4066B2E6"/>
    <w:rsid w:val="406AB897"/>
    <w:rsid w:val="4080A9E9"/>
    <w:rsid w:val="4082FFE5"/>
    <w:rsid w:val="4093C75E"/>
    <w:rsid w:val="409BED08"/>
    <w:rsid w:val="40A1EC59"/>
    <w:rsid w:val="40ACC5AF"/>
    <w:rsid w:val="40B42BB0"/>
    <w:rsid w:val="40C14C6E"/>
    <w:rsid w:val="40E74F16"/>
    <w:rsid w:val="40EDFB5F"/>
    <w:rsid w:val="40F48B93"/>
    <w:rsid w:val="40F50D1B"/>
    <w:rsid w:val="41298F1C"/>
    <w:rsid w:val="41302E74"/>
    <w:rsid w:val="413CAFB4"/>
    <w:rsid w:val="413FA10D"/>
    <w:rsid w:val="4149F178"/>
    <w:rsid w:val="419B41D6"/>
    <w:rsid w:val="41BC514D"/>
    <w:rsid w:val="41D0076E"/>
    <w:rsid w:val="41D26124"/>
    <w:rsid w:val="41E4F99C"/>
    <w:rsid w:val="41EC21FE"/>
    <w:rsid w:val="41ED03AA"/>
    <w:rsid w:val="41ED345A"/>
    <w:rsid w:val="41F39903"/>
    <w:rsid w:val="41F49137"/>
    <w:rsid w:val="41F6D057"/>
    <w:rsid w:val="41F995F7"/>
    <w:rsid w:val="4201E1D0"/>
    <w:rsid w:val="4202FD64"/>
    <w:rsid w:val="420403D2"/>
    <w:rsid w:val="420F1C4C"/>
    <w:rsid w:val="421747DA"/>
    <w:rsid w:val="4219A9CE"/>
    <w:rsid w:val="421F60CF"/>
    <w:rsid w:val="422185D9"/>
    <w:rsid w:val="4228E891"/>
    <w:rsid w:val="423DF7C0"/>
    <w:rsid w:val="423F66B9"/>
    <w:rsid w:val="4245DD8B"/>
    <w:rsid w:val="42532943"/>
    <w:rsid w:val="42602428"/>
    <w:rsid w:val="4270FC97"/>
    <w:rsid w:val="42760EEB"/>
    <w:rsid w:val="427D0348"/>
    <w:rsid w:val="42A2469C"/>
    <w:rsid w:val="42A723BB"/>
    <w:rsid w:val="42AAE7C7"/>
    <w:rsid w:val="42B5876C"/>
    <w:rsid w:val="42B8E3CD"/>
    <w:rsid w:val="42C1E25C"/>
    <w:rsid w:val="42D3D1D4"/>
    <w:rsid w:val="42DACE70"/>
    <w:rsid w:val="42E1F439"/>
    <w:rsid w:val="42E23F50"/>
    <w:rsid w:val="42E85467"/>
    <w:rsid w:val="42F06FFF"/>
    <w:rsid w:val="42F10AC6"/>
    <w:rsid w:val="4301EC8C"/>
    <w:rsid w:val="4302C9A1"/>
    <w:rsid w:val="43033316"/>
    <w:rsid w:val="43189F35"/>
    <w:rsid w:val="43235CA1"/>
    <w:rsid w:val="432E87F5"/>
    <w:rsid w:val="435A2C7F"/>
    <w:rsid w:val="4367EFC4"/>
    <w:rsid w:val="437E9AF1"/>
    <w:rsid w:val="438D9C6E"/>
    <w:rsid w:val="43A829D8"/>
    <w:rsid w:val="43A8620F"/>
    <w:rsid w:val="43B365EA"/>
    <w:rsid w:val="43C20E06"/>
    <w:rsid w:val="43C58C9C"/>
    <w:rsid w:val="43C7F8CA"/>
    <w:rsid w:val="43D6A2D1"/>
    <w:rsid w:val="43DBEC50"/>
    <w:rsid w:val="43F2E2F2"/>
    <w:rsid w:val="43F7E1FD"/>
    <w:rsid w:val="4403604E"/>
    <w:rsid w:val="441827BE"/>
    <w:rsid w:val="442C8D0B"/>
    <w:rsid w:val="442CA77C"/>
    <w:rsid w:val="44331398"/>
    <w:rsid w:val="44434109"/>
    <w:rsid w:val="44467DE5"/>
    <w:rsid w:val="44513147"/>
    <w:rsid w:val="44604796"/>
    <w:rsid w:val="44665072"/>
    <w:rsid w:val="4467C3D3"/>
    <w:rsid w:val="446B8869"/>
    <w:rsid w:val="4481D863"/>
    <w:rsid w:val="4486036C"/>
    <w:rsid w:val="44945F35"/>
    <w:rsid w:val="4498DB51"/>
    <w:rsid w:val="44990F34"/>
    <w:rsid w:val="449C21D3"/>
    <w:rsid w:val="44A8D862"/>
    <w:rsid w:val="44C48F62"/>
    <w:rsid w:val="44DDAF57"/>
    <w:rsid w:val="44E1E0D6"/>
    <w:rsid w:val="44E50A47"/>
    <w:rsid w:val="44EDA225"/>
    <w:rsid w:val="44FCFC83"/>
    <w:rsid w:val="454A1087"/>
    <w:rsid w:val="454C4526"/>
    <w:rsid w:val="455274ED"/>
    <w:rsid w:val="456606A1"/>
    <w:rsid w:val="456D82D8"/>
    <w:rsid w:val="45713BAF"/>
    <w:rsid w:val="45737171"/>
    <w:rsid w:val="457443A8"/>
    <w:rsid w:val="457728B0"/>
    <w:rsid w:val="457D645B"/>
    <w:rsid w:val="457DF0AB"/>
    <w:rsid w:val="45933DDC"/>
    <w:rsid w:val="459EFAE1"/>
    <w:rsid w:val="45A14830"/>
    <w:rsid w:val="45A3AD0A"/>
    <w:rsid w:val="45ABA41F"/>
    <w:rsid w:val="45BB25F4"/>
    <w:rsid w:val="45D12BB9"/>
    <w:rsid w:val="45DC33CD"/>
    <w:rsid w:val="45F09EB7"/>
    <w:rsid w:val="45F3FD4A"/>
    <w:rsid w:val="460ABF65"/>
    <w:rsid w:val="460D3584"/>
    <w:rsid w:val="46154B03"/>
    <w:rsid w:val="461B8175"/>
    <w:rsid w:val="4620CB95"/>
    <w:rsid w:val="4626BB2C"/>
    <w:rsid w:val="46277DA9"/>
    <w:rsid w:val="463CC911"/>
    <w:rsid w:val="46467598"/>
    <w:rsid w:val="4652271E"/>
    <w:rsid w:val="4664EB4F"/>
    <w:rsid w:val="46681D15"/>
    <w:rsid w:val="468CA2F4"/>
    <w:rsid w:val="4691291E"/>
    <w:rsid w:val="46A0BD62"/>
    <w:rsid w:val="46B1CF77"/>
    <w:rsid w:val="46B627D2"/>
    <w:rsid w:val="46D0B65F"/>
    <w:rsid w:val="46DDDBFC"/>
    <w:rsid w:val="46E171BE"/>
    <w:rsid w:val="46ED40F6"/>
    <w:rsid w:val="46FBAF49"/>
    <w:rsid w:val="4716B2FE"/>
    <w:rsid w:val="471B02D6"/>
    <w:rsid w:val="4720CA9E"/>
    <w:rsid w:val="47252B01"/>
    <w:rsid w:val="4725E235"/>
    <w:rsid w:val="472688C9"/>
    <w:rsid w:val="4726F909"/>
    <w:rsid w:val="474F0E59"/>
    <w:rsid w:val="4751016E"/>
    <w:rsid w:val="475B4EB2"/>
    <w:rsid w:val="4766E98D"/>
    <w:rsid w:val="4770FEBA"/>
    <w:rsid w:val="477D9C5E"/>
    <w:rsid w:val="4788FE42"/>
    <w:rsid w:val="478A2A2E"/>
    <w:rsid w:val="478C708E"/>
    <w:rsid w:val="47950AD1"/>
    <w:rsid w:val="47A39775"/>
    <w:rsid w:val="47AAA904"/>
    <w:rsid w:val="47B57DF3"/>
    <w:rsid w:val="47C30385"/>
    <w:rsid w:val="47C3BF04"/>
    <w:rsid w:val="47CAD1A5"/>
    <w:rsid w:val="47E0A9BE"/>
    <w:rsid w:val="47E2976B"/>
    <w:rsid w:val="47F02EBA"/>
    <w:rsid w:val="47F48158"/>
    <w:rsid w:val="47F94FAA"/>
    <w:rsid w:val="48201ECE"/>
    <w:rsid w:val="48239089"/>
    <w:rsid w:val="482634CA"/>
    <w:rsid w:val="482C9D85"/>
    <w:rsid w:val="483693C6"/>
    <w:rsid w:val="4853005F"/>
    <w:rsid w:val="485C777E"/>
    <w:rsid w:val="486387F8"/>
    <w:rsid w:val="486A2A3B"/>
    <w:rsid w:val="4882743C"/>
    <w:rsid w:val="488C4BFD"/>
    <w:rsid w:val="4897D44A"/>
    <w:rsid w:val="489B2103"/>
    <w:rsid w:val="48CEC97C"/>
    <w:rsid w:val="48DA2EA8"/>
    <w:rsid w:val="48E76E9F"/>
    <w:rsid w:val="48E78CFD"/>
    <w:rsid w:val="48F0FBAA"/>
    <w:rsid w:val="48F150BB"/>
    <w:rsid w:val="48FBD507"/>
    <w:rsid w:val="49002725"/>
    <w:rsid w:val="49016331"/>
    <w:rsid w:val="4901FF02"/>
    <w:rsid w:val="4906E080"/>
    <w:rsid w:val="4930A97E"/>
    <w:rsid w:val="4931D0B3"/>
    <w:rsid w:val="493AFB72"/>
    <w:rsid w:val="493B1241"/>
    <w:rsid w:val="495323D2"/>
    <w:rsid w:val="497848E0"/>
    <w:rsid w:val="4988910E"/>
    <w:rsid w:val="49A08A43"/>
    <w:rsid w:val="49A87959"/>
    <w:rsid w:val="49AA3F1A"/>
    <w:rsid w:val="49B2DB66"/>
    <w:rsid w:val="49CA2588"/>
    <w:rsid w:val="49E6321E"/>
    <w:rsid w:val="49F90BE2"/>
    <w:rsid w:val="4A115C7A"/>
    <w:rsid w:val="4A1F266C"/>
    <w:rsid w:val="4A250271"/>
    <w:rsid w:val="4A2855E8"/>
    <w:rsid w:val="4A38A434"/>
    <w:rsid w:val="4A4B3186"/>
    <w:rsid w:val="4A4B8C60"/>
    <w:rsid w:val="4A74F133"/>
    <w:rsid w:val="4A7A8617"/>
    <w:rsid w:val="4A8F368F"/>
    <w:rsid w:val="4A91D552"/>
    <w:rsid w:val="4A9A470C"/>
    <w:rsid w:val="4AB130FE"/>
    <w:rsid w:val="4AB4DF98"/>
    <w:rsid w:val="4ABB56F7"/>
    <w:rsid w:val="4ABCBBFC"/>
    <w:rsid w:val="4ABFFC3E"/>
    <w:rsid w:val="4AD77C03"/>
    <w:rsid w:val="4AF73573"/>
    <w:rsid w:val="4AF877C4"/>
    <w:rsid w:val="4B0C6B9D"/>
    <w:rsid w:val="4B10D766"/>
    <w:rsid w:val="4B197C0F"/>
    <w:rsid w:val="4B20C691"/>
    <w:rsid w:val="4B49620C"/>
    <w:rsid w:val="4B4E2222"/>
    <w:rsid w:val="4B518FF8"/>
    <w:rsid w:val="4B544907"/>
    <w:rsid w:val="4B556C7D"/>
    <w:rsid w:val="4B5B336F"/>
    <w:rsid w:val="4B69A21E"/>
    <w:rsid w:val="4B713C80"/>
    <w:rsid w:val="4B88274E"/>
    <w:rsid w:val="4BA187F4"/>
    <w:rsid w:val="4BB71E7F"/>
    <w:rsid w:val="4BCA75A1"/>
    <w:rsid w:val="4BD2977C"/>
    <w:rsid w:val="4BE20672"/>
    <w:rsid w:val="4BF19C1A"/>
    <w:rsid w:val="4BF4EC89"/>
    <w:rsid w:val="4C20084A"/>
    <w:rsid w:val="4C282270"/>
    <w:rsid w:val="4C291A4A"/>
    <w:rsid w:val="4C3D64D5"/>
    <w:rsid w:val="4C4ED9AF"/>
    <w:rsid w:val="4C6E5D52"/>
    <w:rsid w:val="4C7183F4"/>
    <w:rsid w:val="4C73BE8E"/>
    <w:rsid w:val="4C79DAD7"/>
    <w:rsid w:val="4C81BEF3"/>
    <w:rsid w:val="4C87F21E"/>
    <w:rsid w:val="4C8B649D"/>
    <w:rsid w:val="4C8C036F"/>
    <w:rsid w:val="4C96889D"/>
    <w:rsid w:val="4CC2DE58"/>
    <w:rsid w:val="4CD3AC8B"/>
    <w:rsid w:val="4CD41433"/>
    <w:rsid w:val="4CEB9462"/>
    <w:rsid w:val="4CED1541"/>
    <w:rsid w:val="4CF36757"/>
    <w:rsid w:val="4CFAB3D6"/>
    <w:rsid w:val="4D09625A"/>
    <w:rsid w:val="4D1A0731"/>
    <w:rsid w:val="4D3910F1"/>
    <w:rsid w:val="4D403D2D"/>
    <w:rsid w:val="4D555E70"/>
    <w:rsid w:val="4D56F36C"/>
    <w:rsid w:val="4D6428B6"/>
    <w:rsid w:val="4D683DE2"/>
    <w:rsid w:val="4D6A7791"/>
    <w:rsid w:val="4D6AFB8F"/>
    <w:rsid w:val="4D8091C6"/>
    <w:rsid w:val="4D8E294C"/>
    <w:rsid w:val="4D962F23"/>
    <w:rsid w:val="4D9928CD"/>
    <w:rsid w:val="4DA4C548"/>
    <w:rsid w:val="4DAF88FB"/>
    <w:rsid w:val="4DB2497B"/>
    <w:rsid w:val="4DB6EF53"/>
    <w:rsid w:val="4DBAA0A5"/>
    <w:rsid w:val="4DC220ED"/>
    <w:rsid w:val="4DC527E2"/>
    <w:rsid w:val="4DC855CA"/>
    <w:rsid w:val="4DEE46BD"/>
    <w:rsid w:val="4DF31610"/>
    <w:rsid w:val="4DF7CEE2"/>
    <w:rsid w:val="4E04532F"/>
    <w:rsid w:val="4E103AF7"/>
    <w:rsid w:val="4E18CD9B"/>
    <w:rsid w:val="4E1E689A"/>
    <w:rsid w:val="4E2AC228"/>
    <w:rsid w:val="4E2C99A0"/>
    <w:rsid w:val="4E49271A"/>
    <w:rsid w:val="4E4B3DD0"/>
    <w:rsid w:val="4E544B29"/>
    <w:rsid w:val="4E57A9AF"/>
    <w:rsid w:val="4E5D71F8"/>
    <w:rsid w:val="4E787E91"/>
    <w:rsid w:val="4E803085"/>
    <w:rsid w:val="4E824BC0"/>
    <w:rsid w:val="4E83CD37"/>
    <w:rsid w:val="4EB193D3"/>
    <w:rsid w:val="4EC4C381"/>
    <w:rsid w:val="4ED4C066"/>
    <w:rsid w:val="4ED7538F"/>
    <w:rsid w:val="4ED76CC9"/>
    <w:rsid w:val="4EE22220"/>
    <w:rsid w:val="4EE5BC54"/>
    <w:rsid w:val="4EFB55B7"/>
    <w:rsid w:val="4F030ADF"/>
    <w:rsid w:val="4F0883B7"/>
    <w:rsid w:val="4F16D336"/>
    <w:rsid w:val="4F1A3718"/>
    <w:rsid w:val="4F1DC766"/>
    <w:rsid w:val="4F1F5480"/>
    <w:rsid w:val="4F24E38C"/>
    <w:rsid w:val="4F264984"/>
    <w:rsid w:val="4F2AD776"/>
    <w:rsid w:val="4F454DFC"/>
    <w:rsid w:val="4F477868"/>
    <w:rsid w:val="4F5747FA"/>
    <w:rsid w:val="4F5C5613"/>
    <w:rsid w:val="4F5E6643"/>
    <w:rsid w:val="4F90F881"/>
    <w:rsid w:val="4F915A6F"/>
    <w:rsid w:val="4F91D87B"/>
    <w:rsid w:val="4F94AF8B"/>
    <w:rsid w:val="4FA1A812"/>
    <w:rsid w:val="4FA21A0F"/>
    <w:rsid w:val="4FB2FF64"/>
    <w:rsid w:val="4FBEA586"/>
    <w:rsid w:val="4FCE0D5A"/>
    <w:rsid w:val="4FEA9902"/>
    <w:rsid w:val="500C2C37"/>
    <w:rsid w:val="50160BF7"/>
    <w:rsid w:val="503D3B06"/>
    <w:rsid w:val="5049F651"/>
    <w:rsid w:val="50537203"/>
    <w:rsid w:val="50593758"/>
    <w:rsid w:val="505CA21F"/>
    <w:rsid w:val="505F23A3"/>
    <w:rsid w:val="505F34B7"/>
    <w:rsid w:val="508CB03F"/>
    <w:rsid w:val="5092BAA1"/>
    <w:rsid w:val="5094C7A6"/>
    <w:rsid w:val="50D05C12"/>
    <w:rsid w:val="50D694D3"/>
    <w:rsid w:val="50FD4985"/>
    <w:rsid w:val="50FEB477"/>
    <w:rsid w:val="51051993"/>
    <w:rsid w:val="512401F7"/>
    <w:rsid w:val="513DAF50"/>
    <w:rsid w:val="51448247"/>
    <w:rsid w:val="514D9F0E"/>
    <w:rsid w:val="515DC5FF"/>
    <w:rsid w:val="516D2943"/>
    <w:rsid w:val="51862480"/>
    <w:rsid w:val="518F72CC"/>
    <w:rsid w:val="519093D4"/>
    <w:rsid w:val="51A6D862"/>
    <w:rsid w:val="51B05773"/>
    <w:rsid w:val="51B9B7B5"/>
    <w:rsid w:val="51BDBB83"/>
    <w:rsid w:val="51CBB243"/>
    <w:rsid w:val="51CECC6C"/>
    <w:rsid w:val="51D3D611"/>
    <w:rsid w:val="51D5DED4"/>
    <w:rsid w:val="51E11E59"/>
    <w:rsid w:val="51E213CF"/>
    <w:rsid w:val="51E236DC"/>
    <w:rsid w:val="51E3B374"/>
    <w:rsid w:val="51ECA724"/>
    <w:rsid w:val="51F1C514"/>
    <w:rsid w:val="51F3E142"/>
    <w:rsid w:val="51FF4114"/>
    <w:rsid w:val="51FFCD86"/>
    <w:rsid w:val="52057D9E"/>
    <w:rsid w:val="5207E16F"/>
    <w:rsid w:val="520994EF"/>
    <w:rsid w:val="520C0A7C"/>
    <w:rsid w:val="521364C9"/>
    <w:rsid w:val="52156F11"/>
    <w:rsid w:val="52235006"/>
    <w:rsid w:val="523F8ACE"/>
    <w:rsid w:val="52583B82"/>
    <w:rsid w:val="5260899B"/>
    <w:rsid w:val="5260B43D"/>
    <w:rsid w:val="5263DBA4"/>
    <w:rsid w:val="5267E20F"/>
    <w:rsid w:val="526861E3"/>
    <w:rsid w:val="526C66EA"/>
    <w:rsid w:val="526F3E09"/>
    <w:rsid w:val="527DB895"/>
    <w:rsid w:val="527E604A"/>
    <w:rsid w:val="52901A24"/>
    <w:rsid w:val="52946CFD"/>
    <w:rsid w:val="52A49847"/>
    <w:rsid w:val="52BD4665"/>
    <w:rsid w:val="52EDCDB4"/>
    <w:rsid w:val="52EE166B"/>
    <w:rsid w:val="52FA7734"/>
    <w:rsid w:val="52FFD595"/>
    <w:rsid w:val="53120420"/>
    <w:rsid w:val="53179C53"/>
    <w:rsid w:val="5318C5C5"/>
    <w:rsid w:val="532774BD"/>
    <w:rsid w:val="53329EF0"/>
    <w:rsid w:val="5339E366"/>
    <w:rsid w:val="533AC2D6"/>
    <w:rsid w:val="5341D64D"/>
    <w:rsid w:val="535702F7"/>
    <w:rsid w:val="53620BCC"/>
    <w:rsid w:val="5368D2AE"/>
    <w:rsid w:val="537BD4F4"/>
    <w:rsid w:val="53851C2D"/>
    <w:rsid w:val="539425FB"/>
    <w:rsid w:val="53990FB8"/>
    <w:rsid w:val="53A05F49"/>
    <w:rsid w:val="53A5FB26"/>
    <w:rsid w:val="53AA9C45"/>
    <w:rsid w:val="53AEBB14"/>
    <w:rsid w:val="53B8AED3"/>
    <w:rsid w:val="53B9A0BE"/>
    <w:rsid w:val="53C12064"/>
    <w:rsid w:val="53EA0CDD"/>
    <w:rsid w:val="53F597A7"/>
    <w:rsid w:val="53F7125F"/>
    <w:rsid w:val="540988A4"/>
    <w:rsid w:val="54125814"/>
    <w:rsid w:val="541473B1"/>
    <w:rsid w:val="5421C6A0"/>
    <w:rsid w:val="542468C0"/>
    <w:rsid w:val="54344463"/>
    <w:rsid w:val="5441DD88"/>
    <w:rsid w:val="5446E0BE"/>
    <w:rsid w:val="544AC805"/>
    <w:rsid w:val="54578B6E"/>
    <w:rsid w:val="546F8F7B"/>
    <w:rsid w:val="54767C26"/>
    <w:rsid w:val="547937CA"/>
    <w:rsid w:val="5485B791"/>
    <w:rsid w:val="5491EE96"/>
    <w:rsid w:val="5491F299"/>
    <w:rsid w:val="549AA4A5"/>
    <w:rsid w:val="54B2F39A"/>
    <w:rsid w:val="54B59F4C"/>
    <w:rsid w:val="54C09144"/>
    <w:rsid w:val="54CD7372"/>
    <w:rsid w:val="54DF00C7"/>
    <w:rsid w:val="54E98B62"/>
    <w:rsid w:val="550EC617"/>
    <w:rsid w:val="551735C9"/>
    <w:rsid w:val="551875E7"/>
    <w:rsid w:val="551B4AE0"/>
    <w:rsid w:val="55231ABC"/>
    <w:rsid w:val="55269169"/>
    <w:rsid w:val="5532541F"/>
    <w:rsid w:val="55378B4D"/>
    <w:rsid w:val="553B66CE"/>
    <w:rsid w:val="55638282"/>
    <w:rsid w:val="5576D697"/>
    <w:rsid w:val="557D6257"/>
    <w:rsid w:val="557FCA90"/>
    <w:rsid w:val="558D2133"/>
    <w:rsid w:val="559CE7F6"/>
    <w:rsid w:val="55B4C59E"/>
    <w:rsid w:val="55C14211"/>
    <w:rsid w:val="55C1E6C1"/>
    <w:rsid w:val="55CAE194"/>
    <w:rsid w:val="55D9A7E3"/>
    <w:rsid w:val="55DB0247"/>
    <w:rsid w:val="55DB814F"/>
    <w:rsid w:val="55DE9FC8"/>
    <w:rsid w:val="55F7087F"/>
    <w:rsid w:val="55FA269B"/>
    <w:rsid w:val="56094BB5"/>
    <w:rsid w:val="561581F0"/>
    <w:rsid w:val="56197ED8"/>
    <w:rsid w:val="561F6717"/>
    <w:rsid w:val="5636F46B"/>
    <w:rsid w:val="563C385B"/>
    <w:rsid w:val="56420C28"/>
    <w:rsid w:val="5649F309"/>
    <w:rsid w:val="565165C0"/>
    <w:rsid w:val="565ABD7A"/>
    <w:rsid w:val="565CD321"/>
    <w:rsid w:val="565F3019"/>
    <w:rsid w:val="566A2ACF"/>
    <w:rsid w:val="566CFC1A"/>
    <w:rsid w:val="567007B6"/>
    <w:rsid w:val="5676E409"/>
    <w:rsid w:val="5680DE6E"/>
    <w:rsid w:val="568616B5"/>
    <w:rsid w:val="56871DD9"/>
    <w:rsid w:val="56901ECF"/>
    <w:rsid w:val="5690DF00"/>
    <w:rsid w:val="569D74C0"/>
    <w:rsid w:val="56C07402"/>
    <w:rsid w:val="56C0FE12"/>
    <w:rsid w:val="56C33F2E"/>
    <w:rsid w:val="56D363DF"/>
    <w:rsid w:val="56E4534F"/>
    <w:rsid w:val="56E8B284"/>
    <w:rsid w:val="56FC1C1D"/>
    <w:rsid w:val="5708BD71"/>
    <w:rsid w:val="570EF242"/>
    <w:rsid w:val="57187AB4"/>
    <w:rsid w:val="572C12F7"/>
    <w:rsid w:val="572F9560"/>
    <w:rsid w:val="57409458"/>
    <w:rsid w:val="574BBCFF"/>
    <w:rsid w:val="574E9C60"/>
    <w:rsid w:val="5761BB3E"/>
    <w:rsid w:val="576C0CD9"/>
    <w:rsid w:val="576C8E6A"/>
    <w:rsid w:val="576FD655"/>
    <w:rsid w:val="5774281C"/>
    <w:rsid w:val="57991612"/>
    <w:rsid w:val="57A9EA29"/>
    <w:rsid w:val="57AB9C99"/>
    <w:rsid w:val="57B00E83"/>
    <w:rsid w:val="57B1441B"/>
    <w:rsid w:val="57B4B251"/>
    <w:rsid w:val="57B7AA58"/>
    <w:rsid w:val="57BB6874"/>
    <w:rsid w:val="57BBBDFC"/>
    <w:rsid w:val="57BE22A4"/>
    <w:rsid w:val="57C47ABA"/>
    <w:rsid w:val="57C802B5"/>
    <w:rsid w:val="57CC9281"/>
    <w:rsid w:val="57E4ED84"/>
    <w:rsid w:val="57EE1C6C"/>
    <w:rsid w:val="57FB5AA1"/>
    <w:rsid w:val="58006238"/>
    <w:rsid w:val="580A679C"/>
    <w:rsid w:val="581CDC2A"/>
    <w:rsid w:val="582CCD69"/>
    <w:rsid w:val="582D9084"/>
    <w:rsid w:val="583345C2"/>
    <w:rsid w:val="583BDCA0"/>
    <w:rsid w:val="584C337D"/>
    <w:rsid w:val="584D22BC"/>
    <w:rsid w:val="584DA220"/>
    <w:rsid w:val="584E84FF"/>
    <w:rsid w:val="5865362B"/>
    <w:rsid w:val="586E6EED"/>
    <w:rsid w:val="58902FF4"/>
    <w:rsid w:val="5899AA98"/>
    <w:rsid w:val="58B7FBC1"/>
    <w:rsid w:val="58D0ABFB"/>
    <w:rsid w:val="58D17A62"/>
    <w:rsid w:val="58D8F534"/>
    <w:rsid w:val="58DD6020"/>
    <w:rsid w:val="58E60162"/>
    <w:rsid w:val="58EA1155"/>
    <w:rsid w:val="58F847A9"/>
    <w:rsid w:val="590388BA"/>
    <w:rsid w:val="593753EC"/>
    <w:rsid w:val="59454983"/>
    <w:rsid w:val="59458B21"/>
    <w:rsid w:val="595D8224"/>
    <w:rsid w:val="596913B6"/>
    <w:rsid w:val="5981D2E8"/>
    <w:rsid w:val="5986333C"/>
    <w:rsid w:val="598AA5AD"/>
    <w:rsid w:val="598D80CB"/>
    <w:rsid w:val="598E025F"/>
    <w:rsid w:val="599AECC9"/>
    <w:rsid w:val="599D2B94"/>
    <w:rsid w:val="599E04AE"/>
    <w:rsid w:val="59A2BD0B"/>
    <w:rsid w:val="59AC5935"/>
    <w:rsid w:val="59ADE2A4"/>
    <w:rsid w:val="59AE7BB5"/>
    <w:rsid w:val="59B57A2F"/>
    <w:rsid w:val="59BD6FAC"/>
    <w:rsid w:val="59C80962"/>
    <w:rsid w:val="59D070A7"/>
    <w:rsid w:val="59DD7A63"/>
    <w:rsid w:val="5A15265A"/>
    <w:rsid w:val="5A2042D9"/>
    <w:rsid w:val="5A2663EE"/>
    <w:rsid w:val="5A3C200E"/>
    <w:rsid w:val="5A4A49D4"/>
    <w:rsid w:val="5A7BFCB9"/>
    <w:rsid w:val="5A7CE1C9"/>
    <w:rsid w:val="5A7D3AEB"/>
    <w:rsid w:val="5A7DBD82"/>
    <w:rsid w:val="5A8485B3"/>
    <w:rsid w:val="5A8F61D7"/>
    <w:rsid w:val="5AA7ED56"/>
    <w:rsid w:val="5AAAEE8C"/>
    <w:rsid w:val="5ACA9084"/>
    <w:rsid w:val="5AD6EFD1"/>
    <w:rsid w:val="5AE1AFE6"/>
    <w:rsid w:val="5B04D002"/>
    <w:rsid w:val="5B0DA7F7"/>
    <w:rsid w:val="5B173C4D"/>
    <w:rsid w:val="5B18156B"/>
    <w:rsid w:val="5B1B259F"/>
    <w:rsid w:val="5B26D395"/>
    <w:rsid w:val="5B2CBD80"/>
    <w:rsid w:val="5B35D2D7"/>
    <w:rsid w:val="5B439964"/>
    <w:rsid w:val="5B45EF85"/>
    <w:rsid w:val="5B50B6F8"/>
    <w:rsid w:val="5B5F855F"/>
    <w:rsid w:val="5B613F60"/>
    <w:rsid w:val="5B6B481A"/>
    <w:rsid w:val="5B87F7F8"/>
    <w:rsid w:val="5B927C4A"/>
    <w:rsid w:val="5B9D8DE0"/>
    <w:rsid w:val="5BA3190E"/>
    <w:rsid w:val="5BA7E11F"/>
    <w:rsid w:val="5BC11A74"/>
    <w:rsid w:val="5BC14F98"/>
    <w:rsid w:val="5BC5038C"/>
    <w:rsid w:val="5BE3D1F8"/>
    <w:rsid w:val="5BF10D9C"/>
    <w:rsid w:val="5BF14FFB"/>
    <w:rsid w:val="5BFE273B"/>
    <w:rsid w:val="5C017E7E"/>
    <w:rsid w:val="5C0EBEA7"/>
    <w:rsid w:val="5C0F3610"/>
    <w:rsid w:val="5C1594BA"/>
    <w:rsid w:val="5C27C9D4"/>
    <w:rsid w:val="5C300444"/>
    <w:rsid w:val="5C35F733"/>
    <w:rsid w:val="5C373378"/>
    <w:rsid w:val="5C398246"/>
    <w:rsid w:val="5C418583"/>
    <w:rsid w:val="5C4800C4"/>
    <w:rsid w:val="5C56595B"/>
    <w:rsid w:val="5C588086"/>
    <w:rsid w:val="5C6B5615"/>
    <w:rsid w:val="5C7C3267"/>
    <w:rsid w:val="5C810A8B"/>
    <w:rsid w:val="5C816D6F"/>
    <w:rsid w:val="5C84ADDE"/>
    <w:rsid w:val="5C86F310"/>
    <w:rsid w:val="5C8964D7"/>
    <w:rsid w:val="5CA0646D"/>
    <w:rsid w:val="5CA16FF6"/>
    <w:rsid w:val="5CAF8D84"/>
    <w:rsid w:val="5CB456CC"/>
    <w:rsid w:val="5CB6A429"/>
    <w:rsid w:val="5CBA98B4"/>
    <w:rsid w:val="5CC7E370"/>
    <w:rsid w:val="5CC8DB7B"/>
    <w:rsid w:val="5CCA0AED"/>
    <w:rsid w:val="5CD95166"/>
    <w:rsid w:val="5CDC433C"/>
    <w:rsid w:val="5D0D6BB1"/>
    <w:rsid w:val="5D1D789B"/>
    <w:rsid w:val="5D291CC8"/>
    <w:rsid w:val="5D40B0D6"/>
    <w:rsid w:val="5D477917"/>
    <w:rsid w:val="5D4786C2"/>
    <w:rsid w:val="5D4B00E9"/>
    <w:rsid w:val="5D4BA6EE"/>
    <w:rsid w:val="5D599BB5"/>
    <w:rsid w:val="5D5C1B09"/>
    <w:rsid w:val="5D5E4C57"/>
    <w:rsid w:val="5D65017C"/>
    <w:rsid w:val="5D6DBC4B"/>
    <w:rsid w:val="5D77F0E2"/>
    <w:rsid w:val="5D879FCC"/>
    <w:rsid w:val="5D8B87A1"/>
    <w:rsid w:val="5D9FE160"/>
    <w:rsid w:val="5DAB4185"/>
    <w:rsid w:val="5DB20745"/>
    <w:rsid w:val="5DB55838"/>
    <w:rsid w:val="5DBD13E2"/>
    <w:rsid w:val="5DCEDD70"/>
    <w:rsid w:val="5DE0C09A"/>
    <w:rsid w:val="5DE1D773"/>
    <w:rsid w:val="5DF553A4"/>
    <w:rsid w:val="5E0D222A"/>
    <w:rsid w:val="5E182970"/>
    <w:rsid w:val="5E1BC24C"/>
    <w:rsid w:val="5E1C6D77"/>
    <w:rsid w:val="5E1D38EE"/>
    <w:rsid w:val="5E24551F"/>
    <w:rsid w:val="5E2EE337"/>
    <w:rsid w:val="5E360CB9"/>
    <w:rsid w:val="5E39B5F6"/>
    <w:rsid w:val="5E4CA7E4"/>
    <w:rsid w:val="5E515CA3"/>
    <w:rsid w:val="5E6AEA39"/>
    <w:rsid w:val="5E6E65CE"/>
    <w:rsid w:val="5E70589D"/>
    <w:rsid w:val="5E708963"/>
    <w:rsid w:val="5E71F3A9"/>
    <w:rsid w:val="5E83A208"/>
    <w:rsid w:val="5E8F6C6A"/>
    <w:rsid w:val="5E9FEE05"/>
    <w:rsid w:val="5EB4E47C"/>
    <w:rsid w:val="5EBBB363"/>
    <w:rsid w:val="5ED3EC44"/>
    <w:rsid w:val="5ED41B2A"/>
    <w:rsid w:val="5ED81095"/>
    <w:rsid w:val="5EDEE043"/>
    <w:rsid w:val="5EED85C8"/>
    <w:rsid w:val="5EEFA09F"/>
    <w:rsid w:val="5EFC79CA"/>
    <w:rsid w:val="5F040107"/>
    <w:rsid w:val="5F057B3A"/>
    <w:rsid w:val="5F17BD49"/>
    <w:rsid w:val="5F270D7B"/>
    <w:rsid w:val="5F2BAC47"/>
    <w:rsid w:val="5F370207"/>
    <w:rsid w:val="5F3B1141"/>
    <w:rsid w:val="5F3DF05A"/>
    <w:rsid w:val="5F42845C"/>
    <w:rsid w:val="5F46E460"/>
    <w:rsid w:val="5F495933"/>
    <w:rsid w:val="5F522F30"/>
    <w:rsid w:val="5F5AE635"/>
    <w:rsid w:val="5F601BCD"/>
    <w:rsid w:val="5F61FF81"/>
    <w:rsid w:val="5F7726CD"/>
    <w:rsid w:val="5F81FA69"/>
    <w:rsid w:val="5F9897D2"/>
    <w:rsid w:val="5FD2485C"/>
    <w:rsid w:val="5FDADADB"/>
    <w:rsid w:val="5FE4C88F"/>
    <w:rsid w:val="5FF647D5"/>
    <w:rsid w:val="5FF8004B"/>
    <w:rsid w:val="600663F6"/>
    <w:rsid w:val="60074C73"/>
    <w:rsid w:val="6009E571"/>
    <w:rsid w:val="600DA752"/>
    <w:rsid w:val="60126979"/>
    <w:rsid w:val="6015C918"/>
    <w:rsid w:val="60208996"/>
    <w:rsid w:val="603EDBB9"/>
    <w:rsid w:val="6044EABB"/>
    <w:rsid w:val="6065B85F"/>
    <w:rsid w:val="606D015A"/>
    <w:rsid w:val="60711D8B"/>
    <w:rsid w:val="60852B2C"/>
    <w:rsid w:val="608D71F4"/>
    <w:rsid w:val="608E9F08"/>
    <w:rsid w:val="608F80E8"/>
    <w:rsid w:val="6094BFED"/>
    <w:rsid w:val="60A222DB"/>
    <w:rsid w:val="60AB6446"/>
    <w:rsid w:val="60BA4EC2"/>
    <w:rsid w:val="60BF67E4"/>
    <w:rsid w:val="60C5E68B"/>
    <w:rsid w:val="60C881E4"/>
    <w:rsid w:val="60D082A8"/>
    <w:rsid w:val="60E66032"/>
    <w:rsid w:val="60F2F734"/>
    <w:rsid w:val="60F4396F"/>
    <w:rsid w:val="6103B3B6"/>
    <w:rsid w:val="610E9039"/>
    <w:rsid w:val="610F9510"/>
    <w:rsid w:val="610FF53F"/>
    <w:rsid w:val="6114C7DF"/>
    <w:rsid w:val="61184B15"/>
    <w:rsid w:val="611FFF0D"/>
    <w:rsid w:val="6121A5ED"/>
    <w:rsid w:val="612FC689"/>
    <w:rsid w:val="6131160F"/>
    <w:rsid w:val="61313A8E"/>
    <w:rsid w:val="6135B494"/>
    <w:rsid w:val="6139C6D9"/>
    <w:rsid w:val="613E9B05"/>
    <w:rsid w:val="61400BDE"/>
    <w:rsid w:val="61489993"/>
    <w:rsid w:val="614C0957"/>
    <w:rsid w:val="615B43DD"/>
    <w:rsid w:val="61692D40"/>
    <w:rsid w:val="616D92B3"/>
    <w:rsid w:val="6173B674"/>
    <w:rsid w:val="617A5A21"/>
    <w:rsid w:val="617BA290"/>
    <w:rsid w:val="617C415A"/>
    <w:rsid w:val="617F9782"/>
    <w:rsid w:val="61840A82"/>
    <w:rsid w:val="6196A564"/>
    <w:rsid w:val="619EFFA5"/>
    <w:rsid w:val="61A19338"/>
    <w:rsid w:val="61ACBDD6"/>
    <w:rsid w:val="61B099FD"/>
    <w:rsid w:val="61B39F85"/>
    <w:rsid w:val="61B616B3"/>
    <w:rsid w:val="61D5011B"/>
    <w:rsid w:val="61E16B85"/>
    <w:rsid w:val="61FDAC7C"/>
    <w:rsid w:val="62051FBE"/>
    <w:rsid w:val="620D9C75"/>
    <w:rsid w:val="62143478"/>
    <w:rsid w:val="621468E4"/>
    <w:rsid w:val="621D147F"/>
    <w:rsid w:val="6233B466"/>
    <w:rsid w:val="6238CF49"/>
    <w:rsid w:val="6242A5EB"/>
    <w:rsid w:val="62482BBA"/>
    <w:rsid w:val="624D9193"/>
    <w:rsid w:val="625072C9"/>
    <w:rsid w:val="6257BD64"/>
    <w:rsid w:val="625C8236"/>
    <w:rsid w:val="626A6B2E"/>
    <w:rsid w:val="626EE921"/>
    <w:rsid w:val="627F46EF"/>
    <w:rsid w:val="628A24E4"/>
    <w:rsid w:val="6299CF3D"/>
    <w:rsid w:val="62B6C78A"/>
    <w:rsid w:val="62C39F3E"/>
    <w:rsid w:val="62C40E66"/>
    <w:rsid w:val="62C6FA33"/>
    <w:rsid w:val="62E0B006"/>
    <w:rsid w:val="62FCC99B"/>
    <w:rsid w:val="62FE7B72"/>
    <w:rsid w:val="6319EE81"/>
    <w:rsid w:val="631A684A"/>
    <w:rsid w:val="631ED5A9"/>
    <w:rsid w:val="632368FC"/>
    <w:rsid w:val="63394696"/>
    <w:rsid w:val="63403A3F"/>
    <w:rsid w:val="63439F0C"/>
    <w:rsid w:val="6344B615"/>
    <w:rsid w:val="6349AC3B"/>
    <w:rsid w:val="634D4190"/>
    <w:rsid w:val="6363F590"/>
    <w:rsid w:val="636B3487"/>
    <w:rsid w:val="6375135F"/>
    <w:rsid w:val="638C727F"/>
    <w:rsid w:val="638D4FA6"/>
    <w:rsid w:val="63A0C258"/>
    <w:rsid w:val="63AD645C"/>
    <w:rsid w:val="63AE7516"/>
    <w:rsid w:val="63C29998"/>
    <w:rsid w:val="63CD5D98"/>
    <w:rsid w:val="63D7FE7A"/>
    <w:rsid w:val="63D999A2"/>
    <w:rsid w:val="63DB2E90"/>
    <w:rsid w:val="63DCAC7E"/>
    <w:rsid w:val="63E6386A"/>
    <w:rsid w:val="63E7B40E"/>
    <w:rsid w:val="63F144C3"/>
    <w:rsid w:val="64194517"/>
    <w:rsid w:val="64366871"/>
    <w:rsid w:val="64587711"/>
    <w:rsid w:val="645DCE91"/>
    <w:rsid w:val="646BCBC7"/>
    <w:rsid w:val="6473E05D"/>
    <w:rsid w:val="6475534A"/>
    <w:rsid w:val="64886E6A"/>
    <w:rsid w:val="6493F4F6"/>
    <w:rsid w:val="64A44FA2"/>
    <w:rsid w:val="64B4F64C"/>
    <w:rsid w:val="64B82C84"/>
    <w:rsid w:val="64BDD88C"/>
    <w:rsid w:val="64C98A7F"/>
    <w:rsid w:val="64D8B05C"/>
    <w:rsid w:val="64F48F1A"/>
    <w:rsid w:val="64F508E8"/>
    <w:rsid w:val="64F73192"/>
    <w:rsid w:val="64FF7086"/>
    <w:rsid w:val="6503C865"/>
    <w:rsid w:val="650ABCBB"/>
    <w:rsid w:val="650BFF92"/>
    <w:rsid w:val="651318DA"/>
    <w:rsid w:val="65192623"/>
    <w:rsid w:val="652026CE"/>
    <w:rsid w:val="652C9156"/>
    <w:rsid w:val="653D52C0"/>
    <w:rsid w:val="6549EC31"/>
    <w:rsid w:val="654B87E6"/>
    <w:rsid w:val="65612859"/>
    <w:rsid w:val="656B1F68"/>
    <w:rsid w:val="656C4B5F"/>
    <w:rsid w:val="6575F318"/>
    <w:rsid w:val="657D573A"/>
    <w:rsid w:val="658C5027"/>
    <w:rsid w:val="659C4297"/>
    <w:rsid w:val="65A25293"/>
    <w:rsid w:val="65A9F904"/>
    <w:rsid w:val="65C7671D"/>
    <w:rsid w:val="65D500AA"/>
    <w:rsid w:val="65E3F87A"/>
    <w:rsid w:val="65F96E6B"/>
    <w:rsid w:val="65FBA22B"/>
    <w:rsid w:val="66010DEA"/>
    <w:rsid w:val="6605CB47"/>
    <w:rsid w:val="6605EFA0"/>
    <w:rsid w:val="660B7FE7"/>
    <w:rsid w:val="661A5AF5"/>
    <w:rsid w:val="661B34F0"/>
    <w:rsid w:val="66260739"/>
    <w:rsid w:val="662D89FB"/>
    <w:rsid w:val="6639DDA3"/>
    <w:rsid w:val="66427D1A"/>
    <w:rsid w:val="66528F68"/>
    <w:rsid w:val="66549CF8"/>
    <w:rsid w:val="6658A328"/>
    <w:rsid w:val="667B5989"/>
    <w:rsid w:val="668848BB"/>
    <w:rsid w:val="6695AD6A"/>
    <w:rsid w:val="66A41610"/>
    <w:rsid w:val="66BE91FF"/>
    <w:rsid w:val="66C17C1E"/>
    <w:rsid w:val="66C21686"/>
    <w:rsid w:val="66C6E2CD"/>
    <w:rsid w:val="66CC5B9F"/>
    <w:rsid w:val="66CDFEF4"/>
    <w:rsid w:val="66D138A0"/>
    <w:rsid w:val="66E9F753"/>
    <w:rsid w:val="66EAAED3"/>
    <w:rsid w:val="6711FFA6"/>
    <w:rsid w:val="6715027D"/>
    <w:rsid w:val="672EBEE5"/>
    <w:rsid w:val="67456071"/>
    <w:rsid w:val="67607F1C"/>
    <w:rsid w:val="6760ADC3"/>
    <w:rsid w:val="6765BBD4"/>
    <w:rsid w:val="67700D2B"/>
    <w:rsid w:val="677A20C5"/>
    <w:rsid w:val="677B994D"/>
    <w:rsid w:val="6782C7E3"/>
    <w:rsid w:val="6785B255"/>
    <w:rsid w:val="6791B39B"/>
    <w:rsid w:val="67A8CD8C"/>
    <w:rsid w:val="67AEFC96"/>
    <w:rsid w:val="67DCECDF"/>
    <w:rsid w:val="67E1EE96"/>
    <w:rsid w:val="67E5AAA3"/>
    <w:rsid w:val="67EEB148"/>
    <w:rsid w:val="67F222FC"/>
    <w:rsid w:val="67FA76DC"/>
    <w:rsid w:val="68034169"/>
    <w:rsid w:val="68072BA2"/>
    <w:rsid w:val="68083D1E"/>
    <w:rsid w:val="681083B4"/>
    <w:rsid w:val="681C75FC"/>
    <w:rsid w:val="683D138E"/>
    <w:rsid w:val="68491894"/>
    <w:rsid w:val="6849640C"/>
    <w:rsid w:val="684D7FD2"/>
    <w:rsid w:val="6852C103"/>
    <w:rsid w:val="68680EB7"/>
    <w:rsid w:val="686B988D"/>
    <w:rsid w:val="686E9075"/>
    <w:rsid w:val="68714877"/>
    <w:rsid w:val="687AF2F0"/>
    <w:rsid w:val="687E098A"/>
    <w:rsid w:val="68843386"/>
    <w:rsid w:val="68953BBC"/>
    <w:rsid w:val="689DE1DA"/>
    <w:rsid w:val="68A2B8F2"/>
    <w:rsid w:val="68ABC61B"/>
    <w:rsid w:val="68B2F4C5"/>
    <w:rsid w:val="68C017CD"/>
    <w:rsid w:val="68C06A2C"/>
    <w:rsid w:val="68CA9944"/>
    <w:rsid w:val="68D46DDC"/>
    <w:rsid w:val="68D9B2F5"/>
    <w:rsid w:val="68DD4A47"/>
    <w:rsid w:val="68F3F2C2"/>
    <w:rsid w:val="68F4C174"/>
    <w:rsid w:val="68F54784"/>
    <w:rsid w:val="68F71859"/>
    <w:rsid w:val="69148F1F"/>
    <w:rsid w:val="691A1C69"/>
    <w:rsid w:val="691F6339"/>
    <w:rsid w:val="692D28D5"/>
    <w:rsid w:val="69301E62"/>
    <w:rsid w:val="695F6484"/>
    <w:rsid w:val="6985ACE2"/>
    <w:rsid w:val="6988CD64"/>
    <w:rsid w:val="69CDEFF7"/>
    <w:rsid w:val="69DB7141"/>
    <w:rsid w:val="69E9A137"/>
    <w:rsid w:val="69FA4A7F"/>
    <w:rsid w:val="6A093FB7"/>
    <w:rsid w:val="6A1D9181"/>
    <w:rsid w:val="6A202104"/>
    <w:rsid w:val="6A384979"/>
    <w:rsid w:val="6A3EA5F3"/>
    <w:rsid w:val="6A3FCBB8"/>
    <w:rsid w:val="6A5BCE0F"/>
    <w:rsid w:val="6A5C4258"/>
    <w:rsid w:val="6A5D2A2C"/>
    <w:rsid w:val="6A717B57"/>
    <w:rsid w:val="6A89AFD0"/>
    <w:rsid w:val="6A8A61CC"/>
    <w:rsid w:val="6A966E7D"/>
    <w:rsid w:val="6AA8090A"/>
    <w:rsid w:val="6ACA209A"/>
    <w:rsid w:val="6ADA4DB1"/>
    <w:rsid w:val="6AE63426"/>
    <w:rsid w:val="6AE947AD"/>
    <w:rsid w:val="6AF6CA63"/>
    <w:rsid w:val="6AFA9799"/>
    <w:rsid w:val="6B2FB5C4"/>
    <w:rsid w:val="6B3062A4"/>
    <w:rsid w:val="6B62B64C"/>
    <w:rsid w:val="6B6FF778"/>
    <w:rsid w:val="6B9B130B"/>
    <w:rsid w:val="6BA8CF60"/>
    <w:rsid w:val="6BACA1F0"/>
    <w:rsid w:val="6BB27539"/>
    <w:rsid w:val="6BB626E0"/>
    <w:rsid w:val="6BC18986"/>
    <w:rsid w:val="6BD26084"/>
    <w:rsid w:val="6BE81D13"/>
    <w:rsid w:val="6BEE9B46"/>
    <w:rsid w:val="6BF72C3D"/>
    <w:rsid w:val="6BFBFBE1"/>
    <w:rsid w:val="6BFCC796"/>
    <w:rsid w:val="6C07E5C1"/>
    <w:rsid w:val="6C2AE15F"/>
    <w:rsid w:val="6C2E08FB"/>
    <w:rsid w:val="6C2E75A0"/>
    <w:rsid w:val="6C3789B9"/>
    <w:rsid w:val="6C4F4D77"/>
    <w:rsid w:val="6C51EE12"/>
    <w:rsid w:val="6C62AD72"/>
    <w:rsid w:val="6C6F2E2F"/>
    <w:rsid w:val="6C7C24C3"/>
    <w:rsid w:val="6C82D0D9"/>
    <w:rsid w:val="6C8D6DE7"/>
    <w:rsid w:val="6C8F13B8"/>
    <w:rsid w:val="6CA4079A"/>
    <w:rsid w:val="6CAB79D7"/>
    <w:rsid w:val="6CB6AC94"/>
    <w:rsid w:val="6CC6E6B2"/>
    <w:rsid w:val="6CD9C32F"/>
    <w:rsid w:val="6CE752B3"/>
    <w:rsid w:val="6CF303DA"/>
    <w:rsid w:val="6D07BA47"/>
    <w:rsid w:val="6D0955E9"/>
    <w:rsid w:val="6D1FF343"/>
    <w:rsid w:val="6D2C9A33"/>
    <w:rsid w:val="6D3275BC"/>
    <w:rsid w:val="6D43A413"/>
    <w:rsid w:val="6D54A793"/>
    <w:rsid w:val="6D5DCC01"/>
    <w:rsid w:val="6D607AE4"/>
    <w:rsid w:val="6D70B604"/>
    <w:rsid w:val="6D7CEE5A"/>
    <w:rsid w:val="6D92903B"/>
    <w:rsid w:val="6D93490C"/>
    <w:rsid w:val="6D97A5C0"/>
    <w:rsid w:val="6D9EA3AF"/>
    <w:rsid w:val="6DA07E1E"/>
    <w:rsid w:val="6DA3CE98"/>
    <w:rsid w:val="6DA829A2"/>
    <w:rsid w:val="6DCBBEBD"/>
    <w:rsid w:val="6DD87E60"/>
    <w:rsid w:val="6DE3D6C9"/>
    <w:rsid w:val="6DE49FE4"/>
    <w:rsid w:val="6E045E08"/>
    <w:rsid w:val="6E083B98"/>
    <w:rsid w:val="6E0AA176"/>
    <w:rsid w:val="6E114E9B"/>
    <w:rsid w:val="6E133255"/>
    <w:rsid w:val="6E19B4BC"/>
    <w:rsid w:val="6E1C180F"/>
    <w:rsid w:val="6E1CE9EE"/>
    <w:rsid w:val="6E23A565"/>
    <w:rsid w:val="6E270AB8"/>
    <w:rsid w:val="6E2A7AEE"/>
    <w:rsid w:val="6E30CDE9"/>
    <w:rsid w:val="6E38863A"/>
    <w:rsid w:val="6E3BC499"/>
    <w:rsid w:val="6E43FACA"/>
    <w:rsid w:val="6E4FB8B7"/>
    <w:rsid w:val="6E57D0B7"/>
    <w:rsid w:val="6E650A86"/>
    <w:rsid w:val="6E657277"/>
    <w:rsid w:val="6E76D2F5"/>
    <w:rsid w:val="6E7F50C2"/>
    <w:rsid w:val="6E8590FA"/>
    <w:rsid w:val="6EAC46F4"/>
    <w:rsid w:val="6EB63049"/>
    <w:rsid w:val="6EC38674"/>
    <w:rsid w:val="6EC80C85"/>
    <w:rsid w:val="6ED7E849"/>
    <w:rsid w:val="6ED92D38"/>
    <w:rsid w:val="6EE520FC"/>
    <w:rsid w:val="6EE826E3"/>
    <w:rsid w:val="6F09411C"/>
    <w:rsid w:val="6F287762"/>
    <w:rsid w:val="6F3A4DC0"/>
    <w:rsid w:val="6F6416CD"/>
    <w:rsid w:val="6F6798FC"/>
    <w:rsid w:val="6F67E423"/>
    <w:rsid w:val="6F6813B7"/>
    <w:rsid w:val="6F6E1643"/>
    <w:rsid w:val="6FAD65EA"/>
    <w:rsid w:val="6FB69DDE"/>
    <w:rsid w:val="6FBB7D8C"/>
    <w:rsid w:val="6FC4302C"/>
    <w:rsid w:val="6FCC6638"/>
    <w:rsid w:val="6FD2332A"/>
    <w:rsid w:val="6FE3570F"/>
    <w:rsid w:val="6FEE814D"/>
    <w:rsid w:val="6FF5CF89"/>
    <w:rsid w:val="6FF8A6EB"/>
    <w:rsid w:val="7003FDFA"/>
    <w:rsid w:val="7011E81D"/>
    <w:rsid w:val="7037C5BD"/>
    <w:rsid w:val="703DB162"/>
    <w:rsid w:val="70527C4E"/>
    <w:rsid w:val="705C2A92"/>
    <w:rsid w:val="705DA1E8"/>
    <w:rsid w:val="7062F652"/>
    <w:rsid w:val="706DC03D"/>
    <w:rsid w:val="7074E0FE"/>
    <w:rsid w:val="70789A0B"/>
    <w:rsid w:val="709DBF63"/>
    <w:rsid w:val="70A691B8"/>
    <w:rsid w:val="70A73F91"/>
    <w:rsid w:val="70AEF8D9"/>
    <w:rsid w:val="70BD6532"/>
    <w:rsid w:val="70CC183A"/>
    <w:rsid w:val="70D23D67"/>
    <w:rsid w:val="70F4BB26"/>
    <w:rsid w:val="7104BDF4"/>
    <w:rsid w:val="71054A7A"/>
    <w:rsid w:val="71060586"/>
    <w:rsid w:val="7118F721"/>
    <w:rsid w:val="712B33EF"/>
    <w:rsid w:val="713E073B"/>
    <w:rsid w:val="7145A0F7"/>
    <w:rsid w:val="71558B94"/>
    <w:rsid w:val="71589798"/>
    <w:rsid w:val="715BDA62"/>
    <w:rsid w:val="716219EB"/>
    <w:rsid w:val="71680A0A"/>
    <w:rsid w:val="717C03AB"/>
    <w:rsid w:val="7180779E"/>
    <w:rsid w:val="718D0FC0"/>
    <w:rsid w:val="719434AD"/>
    <w:rsid w:val="719D0997"/>
    <w:rsid w:val="719EBF6F"/>
    <w:rsid w:val="71A39729"/>
    <w:rsid w:val="71A42C2F"/>
    <w:rsid w:val="71AE2A98"/>
    <w:rsid w:val="71B3D0CF"/>
    <w:rsid w:val="71B44665"/>
    <w:rsid w:val="71C38578"/>
    <w:rsid w:val="71CC8D19"/>
    <w:rsid w:val="71DD771A"/>
    <w:rsid w:val="71E5D9A8"/>
    <w:rsid w:val="7205E81E"/>
    <w:rsid w:val="72076E4E"/>
    <w:rsid w:val="720B3255"/>
    <w:rsid w:val="720E279B"/>
    <w:rsid w:val="720EAB58"/>
    <w:rsid w:val="721BD8A0"/>
    <w:rsid w:val="72229154"/>
    <w:rsid w:val="7227B66F"/>
    <w:rsid w:val="7243B641"/>
    <w:rsid w:val="72499E85"/>
    <w:rsid w:val="7252B1EA"/>
    <w:rsid w:val="726C978F"/>
    <w:rsid w:val="7276DD0B"/>
    <w:rsid w:val="72847F16"/>
    <w:rsid w:val="729191CA"/>
    <w:rsid w:val="72AD5125"/>
    <w:rsid w:val="72BE2445"/>
    <w:rsid w:val="72C54593"/>
    <w:rsid w:val="72CE06B2"/>
    <w:rsid w:val="72D896A1"/>
    <w:rsid w:val="72E443BC"/>
    <w:rsid w:val="72EDA7B4"/>
    <w:rsid w:val="72F2F835"/>
    <w:rsid w:val="72F7AA39"/>
    <w:rsid w:val="72FD5574"/>
    <w:rsid w:val="73191C61"/>
    <w:rsid w:val="73275BF4"/>
    <w:rsid w:val="73290B24"/>
    <w:rsid w:val="733CE1A0"/>
    <w:rsid w:val="7341DA98"/>
    <w:rsid w:val="73496AEE"/>
    <w:rsid w:val="7354DE3C"/>
    <w:rsid w:val="73675D0A"/>
    <w:rsid w:val="736976AA"/>
    <w:rsid w:val="7370F666"/>
    <w:rsid w:val="7377FAE2"/>
    <w:rsid w:val="738DE23F"/>
    <w:rsid w:val="738F9FE9"/>
    <w:rsid w:val="73AACFCF"/>
    <w:rsid w:val="73BEEE3F"/>
    <w:rsid w:val="73DDC569"/>
    <w:rsid w:val="73EAA67D"/>
    <w:rsid w:val="73EB0944"/>
    <w:rsid w:val="73EB5E73"/>
    <w:rsid w:val="73F003B8"/>
    <w:rsid w:val="73F3F9E9"/>
    <w:rsid w:val="73FCD3A8"/>
    <w:rsid w:val="7400166C"/>
    <w:rsid w:val="7405E86B"/>
    <w:rsid w:val="74083D0D"/>
    <w:rsid w:val="741E5C17"/>
    <w:rsid w:val="74375194"/>
    <w:rsid w:val="74426636"/>
    <w:rsid w:val="74454E8E"/>
    <w:rsid w:val="7455D5FB"/>
    <w:rsid w:val="745FD315"/>
    <w:rsid w:val="74601DC2"/>
    <w:rsid w:val="74617D51"/>
    <w:rsid w:val="74919145"/>
    <w:rsid w:val="7494FA68"/>
    <w:rsid w:val="749B0CE8"/>
    <w:rsid w:val="74A28912"/>
    <w:rsid w:val="74A956EA"/>
    <w:rsid w:val="74BEB8EC"/>
    <w:rsid w:val="74DF11AA"/>
    <w:rsid w:val="74EB6C2A"/>
    <w:rsid w:val="74F5151C"/>
    <w:rsid w:val="752BB944"/>
    <w:rsid w:val="7559DEA5"/>
    <w:rsid w:val="75789921"/>
    <w:rsid w:val="758490AA"/>
    <w:rsid w:val="7586D5EB"/>
    <w:rsid w:val="758C653F"/>
    <w:rsid w:val="7599C66C"/>
    <w:rsid w:val="759F32DC"/>
    <w:rsid w:val="75A59F2A"/>
    <w:rsid w:val="75A72DE3"/>
    <w:rsid w:val="75F771C4"/>
    <w:rsid w:val="75F96E63"/>
    <w:rsid w:val="75FF9DBC"/>
    <w:rsid w:val="760254FB"/>
    <w:rsid w:val="76202AC5"/>
    <w:rsid w:val="76205850"/>
    <w:rsid w:val="762BCB12"/>
    <w:rsid w:val="762DDFEC"/>
    <w:rsid w:val="76319582"/>
    <w:rsid w:val="765D75F0"/>
    <w:rsid w:val="766E1A46"/>
    <w:rsid w:val="76774408"/>
    <w:rsid w:val="7679CC6C"/>
    <w:rsid w:val="76A7A420"/>
    <w:rsid w:val="76AFE7A3"/>
    <w:rsid w:val="76B25B29"/>
    <w:rsid w:val="76C028CB"/>
    <w:rsid w:val="76C15618"/>
    <w:rsid w:val="76E1608C"/>
    <w:rsid w:val="7701B3F9"/>
    <w:rsid w:val="77080381"/>
    <w:rsid w:val="770CFA84"/>
    <w:rsid w:val="7711E1C2"/>
    <w:rsid w:val="771A6EE4"/>
    <w:rsid w:val="771EE229"/>
    <w:rsid w:val="772424AC"/>
    <w:rsid w:val="7726EF15"/>
    <w:rsid w:val="77270287"/>
    <w:rsid w:val="7728C85A"/>
    <w:rsid w:val="77569A00"/>
    <w:rsid w:val="775E51EF"/>
    <w:rsid w:val="776327A5"/>
    <w:rsid w:val="77796858"/>
    <w:rsid w:val="778094D0"/>
    <w:rsid w:val="7780F8CC"/>
    <w:rsid w:val="77811035"/>
    <w:rsid w:val="778EB63B"/>
    <w:rsid w:val="779E321C"/>
    <w:rsid w:val="77C2482F"/>
    <w:rsid w:val="77CDDC8B"/>
    <w:rsid w:val="77D21D76"/>
    <w:rsid w:val="77D7C38B"/>
    <w:rsid w:val="77DE1238"/>
    <w:rsid w:val="77E30BFF"/>
    <w:rsid w:val="77F7D6FB"/>
    <w:rsid w:val="78012105"/>
    <w:rsid w:val="78052AC1"/>
    <w:rsid w:val="7808FD01"/>
    <w:rsid w:val="781A16EE"/>
    <w:rsid w:val="7833D27D"/>
    <w:rsid w:val="783BEEF8"/>
    <w:rsid w:val="783E754B"/>
    <w:rsid w:val="784118CA"/>
    <w:rsid w:val="784285BE"/>
    <w:rsid w:val="78428B82"/>
    <w:rsid w:val="786CF7D6"/>
    <w:rsid w:val="787BF705"/>
    <w:rsid w:val="78807B42"/>
    <w:rsid w:val="7888BB62"/>
    <w:rsid w:val="789CF5A4"/>
    <w:rsid w:val="78A7D34D"/>
    <w:rsid w:val="78AB2E60"/>
    <w:rsid w:val="78B42FC1"/>
    <w:rsid w:val="78BE07D9"/>
    <w:rsid w:val="78C25921"/>
    <w:rsid w:val="78C433F9"/>
    <w:rsid w:val="78D34DD4"/>
    <w:rsid w:val="78D9D46C"/>
    <w:rsid w:val="78DC0F7A"/>
    <w:rsid w:val="78DFFC88"/>
    <w:rsid w:val="78F88942"/>
    <w:rsid w:val="7918E4D1"/>
    <w:rsid w:val="7923CA4E"/>
    <w:rsid w:val="7925ADC0"/>
    <w:rsid w:val="7943683F"/>
    <w:rsid w:val="79511E2D"/>
    <w:rsid w:val="79540166"/>
    <w:rsid w:val="795BCB35"/>
    <w:rsid w:val="79668E61"/>
    <w:rsid w:val="7969F441"/>
    <w:rsid w:val="796A2656"/>
    <w:rsid w:val="796CD54C"/>
    <w:rsid w:val="797BDC9F"/>
    <w:rsid w:val="799467F5"/>
    <w:rsid w:val="79949D27"/>
    <w:rsid w:val="79977D4F"/>
    <w:rsid w:val="79979C2F"/>
    <w:rsid w:val="799E6B18"/>
    <w:rsid w:val="799EEE30"/>
    <w:rsid w:val="79AF362B"/>
    <w:rsid w:val="79BF0E0B"/>
    <w:rsid w:val="79C9FE9D"/>
    <w:rsid w:val="79E3649C"/>
    <w:rsid w:val="7A0569EB"/>
    <w:rsid w:val="7A1595C1"/>
    <w:rsid w:val="7A208049"/>
    <w:rsid w:val="7A25CE8D"/>
    <w:rsid w:val="7A44BF6D"/>
    <w:rsid w:val="7A57862F"/>
    <w:rsid w:val="7A57CCCD"/>
    <w:rsid w:val="7A596E83"/>
    <w:rsid w:val="7A6275AC"/>
    <w:rsid w:val="7A71E2FE"/>
    <w:rsid w:val="7A734DC4"/>
    <w:rsid w:val="7A7A2E3C"/>
    <w:rsid w:val="7A842954"/>
    <w:rsid w:val="7A8CB9AB"/>
    <w:rsid w:val="7AA27BBA"/>
    <w:rsid w:val="7AA4CC14"/>
    <w:rsid w:val="7AB17F4C"/>
    <w:rsid w:val="7AD53C8D"/>
    <w:rsid w:val="7AD73066"/>
    <w:rsid w:val="7AD81E88"/>
    <w:rsid w:val="7ADB9FEC"/>
    <w:rsid w:val="7AF8CCDF"/>
    <w:rsid w:val="7B17797E"/>
    <w:rsid w:val="7B2FA464"/>
    <w:rsid w:val="7B3B3D7C"/>
    <w:rsid w:val="7B3EEB2B"/>
    <w:rsid w:val="7B41DAFD"/>
    <w:rsid w:val="7B47377E"/>
    <w:rsid w:val="7B47A4AD"/>
    <w:rsid w:val="7B5BB5C4"/>
    <w:rsid w:val="7B7B1A07"/>
    <w:rsid w:val="7B864BE7"/>
    <w:rsid w:val="7B94719B"/>
    <w:rsid w:val="7BA20632"/>
    <w:rsid w:val="7BA5239C"/>
    <w:rsid w:val="7BA5CD1F"/>
    <w:rsid w:val="7BA63FBF"/>
    <w:rsid w:val="7BBB7623"/>
    <w:rsid w:val="7BC68B33"/>
    <w:rsid w:val="7BEA156B"/>
    <w:rsid w:val="7BEE7073"/>
    <w:rsid w:val="7BF35D3E"/>
    <w:rsid w:val="7C07B597"/>
    <w:rsid w:val="7C10C370"/>
    <w:rsid w:val="7C2A2F10"/>
    <w:rsid w:val="7C342746"/>
    <w:rsid w:val="7C3474BA"/>
    <w:rsid w:val="7C3A698F"/>
    <w:rsid w:val="7C540C72"/>
    <w:rsid w:val="7C552FB6"/>
    <w:rsid w:val="7C572CFF"/>
    <w:rsid w:val="7C6D18ED"/>
    <w:rsid w:val="7C71EA70"/>
    <w:rsid w:val="7C7D2E10"/>
    <w:rsid w:val="7C820CBC"/>
    <w:rsid w:val="7C8C0652"/>
    <w:rsid w:val="7C91423E"/>
    <w:rsid w:val="7C916B1D"/>
    <w:rsid w:val="7CA6B951"/>
    <w:rsid w:val="7CAC64E5"/>
    <w:rsid w:val="7CBA6E4B"/>
    <w:rsid w:val="7CC270A9"/>
    <w:rsid w:val="7CC57692"/>
    <w:rsid w:val="7CC89141"/>
    <w:rsid w:val="7CCCC265"/>
    <w:rsid w:val="7CCD0384"/>
    <w:rsid w:val="7CDF574F"/>
    <w:rsid w:val="7CDFB231"/>
    <w:rsid w:val="7CEA13E4"/>
    <w:rsid w:val="7CFBE5FA"/>
    <w:rsid w:val="7D07803D"/>
    <w:rsid w:val="7D1AF047"/>
    <w:rsid w:val="7D1C6C20"/>
    <w:rsid w:val="7D2C0BBE"/>
    <w:rsid w:val="7D2F449E"/>
    <w:rsid w:val="7D31E169"/>
    <w:rsid w:val="7D36DD06"/>
    <w:rsid w:val="7D8028DD"/>
    <w:rsid w:val="7D818605"/>
    <w:rsid w:val="7DA1B137"/>
    <w:rsid w:val="7DB027C6"/>
    <w:rsid w:val="7DB1E501"/>
    <w:rsid w:val="7DD86FC9"/>
    <w:rsid w:val="7DE799F5"/>
    <w:rsid w:val="7DE92CCA"/>
    <w:rsid w:val="7DE93D52"/>
    <w:rsid w:val="7DF45733"/>
    <w:rsid w:val="7E2E67E7"/>
    <w:rsid w:val="7E3EF8FD"/>
    <w:rsid w:val="7E579D28"/>
    <w:rsid w:val="7E59045B"/>
    <w:rsid w:val="7E8943E3"/>
    <w:rsid w:val="7EA2087F"/>
    <w:rsid w:val="7EA8607A"/>
    <w:rsid w:val="7EB138D8"/>
    <w:rsid w:val="7EBACE3B"/>
    <w:rsid w:val="7EBC5322"/>
    <w:rsid w:val="7EC3A0CE"/>
    <w:rsid w:val="7ECD2B7C"/>
    <w:rsid w:val="7ED30C4A"/>
    <w:rsid w:val="7ED6B8B8"/>
    <w:rsid w:val="7ED84CDE"/>
    <w:rsid w:val="7EDF46C8"/>
    <w:rsid w:val="7EE14662"/>
    <w:rsid w:val="7EE9E284"/>
    <w:rsid w:val="7EEC5277"/>
    <w:rsid w:val="7EF25FD3"/>
    <w:rsid w:val="7EFA5D4B"/>
    <w:rsid w:val="7F04069D"/>
    <w:rsid w:val="7F0FCBEC"/>
    <w:rsid w:val="7F113223"/>
    <w:rsid w:val="7F1C2E8D"/>
    <w:rsid w:val="7F1D6ABA"/>
    <w:rsid w:val="7F210D7B"/>
    <w:rsid w:val="7F3298BA"/>
    <w:rsid w:val="7F38BF48"/>
    <w:rsid w:val="7F496B72"/>
    <w:rsid w:val="7F58F91D"/>
    <w:rsid w:val="7F5C4908"/>
    <w:rsid w:val="7F5C6522"/>
    <w:rsid w:val="7F62306E"/>
    <w:rsid w:val="7F6F3415"/>
    <w:rsid w:val="7F75087C"/>
    <w:rsid w:val="7F765FBD"/>
    <w:rsid w:val="7F7DDA53"/>
    <w:rsid w:val="7F802421"/>
    <w:rsid w:val="7F920C63"/>
    <w:rsid w:val="7F958FEC"/>
    <w:rsid w:val="7F9A3D43"/>
    <w:rsid w:val="7FA513EB"/>
    <w:rsid w:val="7FA8E661"/>
    <w:rsid w:val="7FCE33DB"/>
    <w:rsid w:val="7FDC7AFE"/>
    <w:rsid w:val="7FDEE2F9"/>
    <w:rsid w:val="7FEBD418"/>
    <w:rsid w:val="7FF41816"/>
    <w:rsid w:val="7FF73880"/>
    <w:rsid w:val="7FFA7A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8470"/>
  <w15:chartTrackingRefBased/>
  <w15:docId w15:val="{55ABCFFB-23DD-42E1-8B06-ADF5DA7B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1B2"/>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D75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4F00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2"/>
    <w:next w:val="Normal"/>
    <w:link w:val="Heading3Char"/>
    <w:uiPriority w:val="9"/>
    <w:unhideWhenUsed/>
    <w:qFormat/>
    <w:rsid w:val="00D24D2E"/>
    <w:pPr>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D75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14F00195"/>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rsid w:val="00D24D2E"/>
    <w:rPr>
      <w:rFonts w:ascii="Times New Roman" w:eastAsia="Times New Roman" w:hAnsi="Times New Roman" w:cs="Times New Roman"/>
      <w:color w:val="0F4761" w:themeColor="accent1" w:themeShade="BF"/>
      <w:kern w:val="0"/>
      <w14:ligatures w14:val="none"/>
    </w:rPr>
  </w:style>
  <w:style w:type="character" w:customStyle="1" w:styleId="Heading4Char">
    <w:name w:val="Heading 4 Char"/>
    <w:basedOn w:val="DefaultParagraphFont"/>
    <w:link w:val="Heading4"/>
    <w:uiPriority w:val="9"/>
    <w:semiHidden/>
    <w:rsid w:val="00D75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B2"/>
    <w:rPr>
      <w:rFonts w:eastAsiaTheme="majorEastAsia" w:cstheme="majorBidi"/>
      <w:color w:val="272727" w:themeColor="text1" w:themeTint="D8"/>
    </w:rPr>
  </w:style>
  <w:style w:type="paragraph" w:styleId="Title">
    <w:name w:val="Title"/>
    <w:basedOn w:val="Normal"/>
    <w:next w:val="Normal"/>
    <w:link w:val="TitleChar"/>
    <w:uiPriority w:val="10"/>
    <w:qFormat/>
    <w:rsid w:val="00D75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B2"/>
    <w:pPr>
      <w:spacing w:before="160"/>
      <w:jc w:val="center"/>
    </w:pPr>
    <w:rPr>
      <w:i/>
      <w:iCs/>
      <w:color w:val="404040" w:themeColor="text1" w:themeTint="BF"/>
    </w:rPr>
  </w:style>
  <w:style w:type="character" w:customStyle="1" w:styleId="QuoteChar">
    <w:name w:val="Quote Char"/>
    <w:basedOn w:val="DefaultParagraphFont"/>
    <w:link w:val="Quote"/>
    <w:uiPriority w:val="29"/>
    <w:rsid w:val="00D751B2"/>
    <w:rPr>
      <w:i/>
      <w:iCs/>
      <w:color w:val="404040" w:themeColor="text1" w:themeTint="BF"/>
    </w:rPr>
  </w:style>
  <w:style w:type="paragraph" w:styleId="ListParagraph">
    <w:name w:val="List Paragraph"/>
    <w:basedOn w:val="Normal"/>
    <w:uiPriority w:val="34"/>
    <w:qFormat/>
    <w:rsid w:val="00D751B2"/>
    <w:pPr>
      <w:ind w:left="720"/>
      <w:contextualSpacing/>
    </w:pPr>
  </w:style>
  <w:style w:type="character" w:styleId="IntenseEmphasis">
    <w:name w:val="Intense Emphasis"/>
    <w:basedOn w:val="DefaultParagraphFont"/>
    <w:uiPriority w:val="21"/>
    <w:qFormat/>
    <w:rsid w:val="00D751B2"/>
    <w:rPr>
      <w:i/>
      <w:iCs/>
      <w:color w:val="0F4761" w:themeColor="accent1" w:themeShade="BF"/>
    </w:rPr>
  </w:style>
  <w:style w:type="paragraph" w:styleId="IntenseQuote">
    <w:name w:val="Intense Quote"/>
    <w:basedOn w:val="Normal"/>
    <w:next w:val="Normal"/>
    <w:link w:val="IntenseQuoteChar"/>
    <w:uiPriority w:val="30"/>
    <w:qFormat/>
    <w:rsid w:val="00D75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1B2"/>
    <w:rPr>
      <w:i/>
      <w:iCs/>
      <w:color w:val="0F4761" w:themeColor="accent1" w:themeShade="BF"/>
    </w:rPr>
  </w:style>
  <w:style w:type="character" w:styleId="IntenseReference">
    <w:name w:val="Intense Reference"/>
    <w:basedOn w:val="DefaultParagraphFont"/>
    <w:uiPriority w:val="32"/>
    <w:qFormat/>
    <w:rsid w:val="00D751B2"/>
    <w:rPr>
      <w:b/>
      <w:bCs/>
      <w:smallCaps/>
      <w:color w:val="0F4761" w:themeColor="accent1" w:themeShade="BF"/>
      <w:spacing w:val="5"/>
    </w:rPr>
  </w:style>
  <w:style w:type="character" w:styleId="Hyperlink">
    <w:name w:val="Hyperlink"/>
    <w:basedOn w:val="DefaultParagraphFont"/>
    <w:uiPriority w:val="99"/>
    <w:unhideWhenUsed/>
    <w:rsid w:val="00E34D9E"/>
    <w:rPr>
      <w:color w:val="467886" w:themeColor="hyperlink"/>
      <w:u w:val="single"/>
    </w:rPr>
  </w:style>
  <w:style w:type="character" w:styleId="UnresolvedMention">
    <w:name w:val="Unresolved Mention"/>
    <w:basedOn w:val="DefaultParagraphFont"/>
    <w:uiPriority w:val="99"/>
    <w:semiHidden/>
    <w:unhideWhenUsed/>
    <w:rsid w:val="00E34D9E"/>
    <w:rPr>
      <w:color w:val="605E5C"/>
      <w:shd w:val="clear" w:color="auto" w:fill="E1DFDD"/>
    </w:rPr>
  </w:style>
  <w:style w:type="paragraph" w:styleId="NormalWeb">
    <w:name w:val="Normal (Web)"/>
    <w:basedOn w:val="Normal"/>
    <w:uiPriority w:val="99"/>
    <w:semiHidden/>
    <w:unhideWhenUsed/>
    <w:rsid w:val="00E34D9E"/>
    <w:pPr>
      <w:spacing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E34D9E"/>
  </w:style>
  <w:style w:type="character" w:styleId="Emphasis">
    <w:name w:val="Emphasis"/>
    <w:basedOn w:val="DefaultParagraphFont"/>
    <w:uiPriority w:val="20"/>
    <w:qFormat/>
    <w:rsid w:val="00E34D9E"/>
    <w:rPr>
      <w:i/>
      <w:iCs/>
    </w:rPr>
  </w:style>
  <w:style w:type="character" w:customStyle="1" w:styleId="ms-1">
    <w:name w:val="ms-1"/>
    <w:basedOn w:val="DefaultParagraphFont"/>
    <w:rsid w:val="00E34D9E"/>
  </w:style>
  <w:style w:type="character" w:customStyle="1" w:styleId="max-w-full">
    <w:name w:val="max-w-full"/>
    <w:basedOn w:val="DefaultParagraphFont"/>
    <w:rsid w:val="00E34D9E"/>
  </w:style>
  <w:style w:type="character" w:customStyle="1" w:styleId="-me-1">
    <w:name w:val="-me-1"/>
    <w:basedOn w:val="DefaultParagraphFont"/>
    <w:rsid w:val="00E34D9E"/>
  </w:style>
  <w:style w:type="table" w:styleId="TableGrid">
    <w:name w:val="Table Grid"/>
    <w:basedOn w:val="TableNormal"/>
    <w:uiPriority w:val="39"/>
    <w:rsid w:val="00264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52F5"/>
    <w:rPr>
      <w:color w:val="96607D" w:themeColor="followedHyperlink"/>
      <w:u w:val="single"/>
    </w:rPr>
  </w:style>
  <w:style w:type="paragraph" w:styleId="Header">
    <w:name w:val="header"/>
    <w:basedOn w:val="Normal"/>
    <w:uiPriority w:val="99"/>
    <w:unhideWhenUsed/>
    <w:rsid w:val="050D6396"/>
    <w:pPr>
      <w:tabs>
        <w:tab w:val="center" w:pos="4680"/>
        <w:tab w:val="right" w:pos="9360"/>
      </w:tabs>
      <w:spacing w:after="0"/>
    </w:pPr>
  </w:style>
  <w:style w:type="paragraph" w:styleId="Footer">
    <w:name w:val="footer"/>
    <w:basedOn w:val="Normal"/>
    <w:uiPriority w:val="99"/>
    <w:unhideWhenUsed/>
    <w:rsid w:val="050D6396"/>
    <w:pPr>
      <w:tabs>
        <w:tab w:val="center" w:pos="4680"/>
        <w:tab w:val="right" w:pos="9360"/>
      </w:tabs>
      <w:spacing w:after="0"/>
    </w:pPr>
  </w:style>
  <w:style w:type="paragraph" w:styleId="TOC1">
    <w:name w:val="toc 1"/>
    <w:basedOn w:val="Normal"/>
    <w:next w:val="Normal"/>
    <w:uiPriority w:val="39"/>
    <w:unhideWhenUsed/>
    <w:rsid w:val="050D6396"/>
    <w:pPr>
      <w:spacing w:after="100"/>
    </w:pPr>
  </w:style>
  <w:style w:type="paragraph" w:styleId="TOC2">
    <w:name w:val="toc 2"/>
    <w:basedOn w:val="Normal"/>
    <w:next w:val="Normal"/>
    <w:uiPriority w:val="39"/>
    <w:unhideWhenUsed/>
    <w:rsid w:val="050D6396"/>
    <w:pPr>
      <w:spacing w:after="100"/>
      <w:ind w:left="220"/>
    </w:pPr>
  </w:style>
  <w:style w:type="paragraph" w:styleId="TOC3">
    <w:name w:val="toc 3"/>
    <w:basedOn w:val="Normal"/>
    <w:next w:val="Normal"/>
    <w:uiPriority w:val="39"/>
    <w:unhideWhenUsed/>
    <w:rsid w:val="050D6396"/>
    <w:pPr>
      <w:spacing w:after="100"/>
      <w:ind w:left="440"/>
    </w:pPr>
  </w:style>
  <w:style w:type="paragraph" w:styleId="NoSpacing">
    <w:name w:val="No Spacing"/>
    <w:uiPriority w:val="1"/>
    <w:qFormat/>
    <w:rsid w:val="050D6396"/>
    <w:pPr>
      <w:spacing w:after="0"/>
    </w:pPr>
  </w:style>
  <w:style w:type="character" w:styleId="Strong">
    <w:name w:val="Strong"/>
    <w:basedOn w:val="DefaultParagraphFont"/>
    <w:uiPriority w:val="22"/>
    <w:qFormat/>
    <w:rsid w:val="009D4A52"/>
    <w:rPr>
      <w:b/>
      <w:bCs/>
    </w:rPr>
  </w:style>
  <w:style w:type="paragraph" w:styleId="TOC4">
    <w:name w:val="toc 4"/>
    <w:basedOn w:val="Normal"/>
    <w:next w:val="Normal"/>
    <w:uiPriority w:val="39"/>
    <w:unhideWhenUsed/>
    <w:rsid w:val="48F150BB"/>
    <w:pPr>
      <w:spacing w:after="100"/>
      <w:ind w:left="660"/>
    </w:pPr>
  </w:style>
  <w:style w:type="table" w:styleId="GridTable1Light-Accent1">
    <w:name w:val="Grid Table 1 Light Accent 1"/>
    <w:basedOn w:val="TableNormal"/>
    <w:uiPriority w:val="46"/>
    <w:rsid w:val="0098486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47935">
      <w:bodyDiv w:val="1"/>
      <w:marLeft w:val="0"/>
      <w:marRight w:val="0"/>
      <w:marTop w:val="0"/>
      <w:marBottom w:val="0"/>
      <w:divBdr>
        <w:top w:val="none" w:sz="0" w:space="0" w:color="auto"/>
        <w:left w:val="none" w:sz="0" w:space="0" w:color="auto"/>
        <w:bottom w:val="none" w:sz="0" w:space="0" w:color="auto"/>
        <w:right w:val="none" w:sz="0" w:space="0" w:color="auto"/>
      </w:divBdr>
      <w:divsChild>
        <w:div w:id="512694147">
          <w:marLeft w:val="0"/>
          <w:marRight w:val="0"/>
          <w:marTop w:val="0"/>
          <w:marBottom w:val="0"/>
          <w:divBdr>
            <w:top w:val="none" w:sz="0" w:space="0" w:color="auto"/>
            <w:left w:val="none" w:sz="0" w:space="0" w:color="auto"/>
            <w:bottom w:val="none" w:sz="0" w:space="0" w:color="auto"/>
            <w:right w:val="none" w:sz="0" w:space="0" w:color="auto"/>
          </w:divBdr>
          <w:divsChild>
            <w:div w:id="423696430">
              <w:marLeft w:val="0"/>
              <w:marRight w:val="0"/>
              <w:marTop w:val="0"/>
              <w:marBottom w:val="0"/>
              <w:divBdr>
                <w:top w:val="none" w:sz="0" w:space="0" w:color="auto"/>
                <w:left w:val="none" w:sz="0" w:space="0" w:color="auto"/>
                <w:bottom w:val="none" w:sz="0" w:space="0" w:color="auto"/>
                <w:right w:val="none" w:sz="0" w:space="0" w:color="auto"/>
              </w:divBdr>
            </w:div>
            <w:div w:id="507789612">
              <w:marLeft w:val="0"/>
              <w:marRight w:val="0"/>
              <w:marTop w:val="0"/>
              <w:marBottom w:val="0"/>
              <w:divBdr>
                <w:top w:val="none" w:sz="0" w:space="0" w:color="auto"/>
                <w:left w:val="none" w:sz="0" w:space="0" w:color="auto"/>
                <w:bottom w:val="none" w:sz="0" w:space="0" w:color="auto"/>
                <w:right w:val="none" w:sz="0" w:space="0" w:color="auto"/>
              </w:divBdr>
            </w:div>
            <w:div w:id="555044360">
              <w:marLeft w:val="0"/>
              <w:marRight w:val="0"/>
              <w:marTop w:val="0"/>
              <w:marBottom w:val="0"/>
              <w:divBdr>
                <w:top w:val="none" w:sz="0" w:space="0" w:color="auto"/>
                <w:left w:val="none" w:sz="0" w:space="0" w:color="auto"/>
                <w:bottom w:val="none" w:sz="0" w:space="0" w:color="auto"/>
                <w:right w:val="none" w:sz="0" w:space="0" w:color="auto"/>
              </w:divBdr>
            </w:div>
            <w:div w:id="565188316">
              <w:marLeft w:val="0"/>
              <w:marRight w:val="0"/>
              <w:marTop w:val="0"/>
              <w:marBottom w:val="0"/>
              <w:divBdr>
                <w:top w:val="none" w:sz="0" w:space="0" w:color="auto"/>
                <w:left w:val="none" w:sz="0" w:space="0" w:color="auto"/>
                <w:bottom w:val="none" w:sz="0" w:space="0" w:color="auto"/>
                <w:right w:val="none" w:sz="0" w:space="0" w:color="auto"/>
              </w:divBdr>
            </w:div>
            <w:div w:id="861552443">
              <w:marLeft w:val="0"/>
              <w:marRight w:val="0"/>
              <w:marTop w:val="0"/>
              <w:marBottom w:val="0"/>
              <w:divBdr>
                <w:top w:val="none" w:sz="0" w:space="0" w:color="auto"/>
                <w:left w:val="none" w:sz="0" w:space="0" w:color="auto"/>
                <w:bottom w:val="none" w:sz="0" w:space="0" w:color="auto"/>
                <w:right w:val="none" w:sz="0" w:space="0" w:color="auto"/>
              </w:divBdr>
            </w:div>
            <w:div w:id="1025909372">
              <w:marLeft w:val="0"/>
              <w:marRight w:val="0"/>
              <w:marTop w:val="0"/>
              <w:marBottom w:val="0"/>
              <w:divBdr>
                <w:top w:val="none" w:sz="0" w:space="0" w:color="auto"/>
                <w:left w:val="none" w:sz="0" w:space="0" w:color="auto"/>
                <w:bottom w:val="none" w:sz="0" w:space="0" w:color="auto"/>
                <w:right w:val="none" w:sz="0" w:space="0" w:color="auto"/>
              </w:divBdr>
            </w:div>
            <w:div w:id="1062605358">
              <w:marLeft w:val="0"/>
              <w:marRight w:val="0"/>
              <w:marTop w:val="0"/>
              <w:marBottom w:val="0"/>
              <w:divBdr>
                <w:top w:val="none" w:sz="0" w:space="0" w:color="auto"/>
                <w:left w:val="none" w:sz="0" w:space="0" w:color="auto"/>
                <w:bottom w:val="none" w:sz="0" w:space="0" w:color="auto"/>
                <w:right w:val="none" w:sz="0" w:space="0" w:color="auto"/>
              </w:divBdr>
            </w:div>
            <w:div w:id="1274895065">
              <w:marLeft w:val="0"/>
              <w:marRight w:val="0"/>
              <w:marTop w:val="0"/>
              <w:marBottom w:val="0"/>
              <w:divBdr>
                <w:top w:val="none" w:sz="0" w:space="0" w:color="auto"/>
                <w:left w:val="none" w:sz="0" w:space="0" w:color="auto"/>
                <w:bottom w:val="none" w:sz="0" w:space="0" w:color="auto"/>
                <w:right w:val="none" w:sz="0" w:space="0" w:color="auto"/>
              </w:divBdr>
            </w:div>
            <w:div w:id="1330476605">
              <w:marLeft w:val="0"/>
              <w:marRight w:val="0"/>
              <w:marTop w:val="0"/>
              <w:marBottom w:val="0"/>
              <w:divBdr>
                <w:top w:val="none" w:sz="0" w:space="0" w:color="auto"/>
                <w:left w:val="none" w:sz="0" w:space="0" w:color="auto"/>
                <w:bottom w:val="none" w:sz="0" w:space="0" w:color="auto"/>
                <w:right w:val="none" w:sz="0" w:space="0" w:color="auto"/>
              </w:divBdr>
            </w:div>
            <w:div w:id="1336689794">
              <w:marLeft w:val="0"/>
              <w:marRight w:val="0"/>
              <w:marTop w:val="0"/>
              <w:marBottom w:val="0"/>
              <w:divBdr>
                <w:top w:val="none" w:sz="0" w:space="0" w:color="auto"/>
                <w:left w:val="none" w:sz="0" w:space="0" w:color="auto"/>
                <w:bottom w:val="none" w:sz="0" w:space="0" w:color="auto"/>
                <w:right w:val="none" w:sz="0" w:space="0" w:color="auto"/>
              </w:divBdr>
            </w:div>
            <w:div w:id="1354574313">
              <w:marLeft w:val="0"/>
              <w:marRight w:val="0"/>
              <w:marTop w:val="0"/>
              <w:marBottom w:val="0"/>
              <w:divBdr>
                <w:top w:val="none" w:sz="0" w:space="0" w:color="auto"/>
                <w:left w:val="none" w:sz="0" w:space="0" w:color="auto"/>
                <w:bottom w:val="none" w:sz="0" w:space="0" w:color="auto"/>
                <w:right w:val="none" w:sz="0" w:space="0" w:color="auto"/>
              </w:divBdr>
            </w:div>
            <w:div w:id="1383217316">
              <w:marLeft w:val="0"/>
              <w:marRight w:val="0"/>
              <w:marTop w:val="0"/>
              <w:marBottom w:val="0"/>
              <w:divBdr>
                <w:top w:val="none" w:sz="0" w:space="0" w:color="auto"/>
                <w:left w:val="none" w:sz="0" w:space="0" w:color="auto"/>
                <w:bottom w:val="none" w:sz="0" w:space="0" w:color="auto"/>
                <w:right w:val="none" w:sz="0" w:space="0" w:color="auto"/>
              </w:divBdr>
            </w:div>
            <w:div w:id="1427192463">
              <w:marLeft w:val="0"/>
              <w:marRight w:val="0"/>
              <w:marTop w:val="0"/>
              <w:marBottom w:val="0"/>
              <w:divBdr>
                <w:top w:val="none" w:sz="0" w:space="0" w:color="auto"/>
                <w:left w:val="none" w:sz="0" w:space="0" w:color="auto"/>
                <w:bottom w:val="none" w:sz="0" w:space="0" w:color="auto"/>
                <w:right w:val="none" w:sz="0" w:space="0" w:color="auto"/>
              </w:divBdr>
            </w:div>
            <w:div w:id="1543327226">
              <w:marLeft w:val="0"/>
              <w:marRight w:val="0"/>
              <w:marTop w:val="0"/>
              <w:marBottom w:val="0"/>
              <w:divBdr>
                <w:top w:val="none" w:sz="0" w:space="0" w:color="auto"/>
                <w:left w:val="none" w:sz="0" w:space="0" w:color="auto"/>
                <w:bottom w:val="none" w:sz="0" w:space="0" w:color="auto"/>
                <w:right w:val="none" w:sz="0" w:space="0" w:color="auto"/>
              </w:divBdr>
            </w:div>
            <w:div w:id="1585527197">
              <w:marLeft w:val="0"/>
              <w:marRight w:val="0"/>
              <w:marTop w:val="0"/>
              <w:marBottom w:val="0"/>
              <w:divBdr>
                <w:top w:val="none" w:sz="0" w:space="0" w:color="auto"/>
                <w:left w:val="none" w:sz="0" w:space="0" w:color="auto"/>
                <w:bottom w:val="none" w:sz="0" w:space="0" w:color="auto"/>
                <w:right w:val="none" w:sz="0" w:space="0" w:color="auto"/>
              </w:divBdr>
            </w:div>
            <w:div w:id="1594898760">
              <w:marLeft w:val="0"/>
              <w:marRight w:val="0"/>
              <w:marTop w:val="0"/>
              <w:marBottom w:val="0"/>
              <w:divBdr>
                <w:top w:val="none" w:sz="0" w:space="0" w:color="auto"/>
                <w:left w:val="none" w:sz="0" w:space="0" w:color="auto"/>
                <w:bottom w:val="none" w:sz="0" w:space="0" w:color="auto"/>
                <w:right w:val="none" w:sz="0" w:space="0" w:color="auto"/>
              </w:divBdr>
            </w:div>
            <w:div w:id="1674265056">
              <w:marLeft w:val="0"/>
              <w:marRight w:val="0"/>
              <w:marTop w:val="0"/>
              <w:marBottom w:val="0"/>
              <w:divBdr>
                <w:top w:val="none" w:sz="0" w:space="0" w:color="auto"/>
                <w:left w:val="none" w:sz="0" w:space="0" w:color="auto"/>
                <w:bottom w:val="none" w:sz="0" w:space="0" w:color="auto"/>
                <w:right w:val="none" w:sz="0" w:space="0" w:color="auto"/>
              </w:divBdr>
            </w:div>
            <w:div w:id="1793285466">
              <w:marLeft w:val="0"/>
              <w:marRight w:val="0"/>
              <w:marTop w:val="0"/>
              <w:marBottom w:val="0"/>
              <w:divBdr>
                <w:top w:val="none" w:sz="0" w:space="0" w:color="auto"/>
                <w:left w:val="none" w:sz="0" w:space="0" w:color="auto"/>
                <w:bottom w:val="none" w:sz="0" w:space="0" w:color="auto"/>
                <w:right w:val="none" w:sz="0" w:space="0" w:color="auto"/>
              </w:divBdr>
            </w:div>
            <w:div w:id="1842890128">
              <w:marLeft w:val="0"/>
              <w:marRight w:val="0"/>
              <w:marTop w:val="0"/>
              <w:marBottom w:val="0"/>
              <w:divBdr>
                <w:top w:val="none" w:sz="0" w:space="0" w:color="auto"/>
                <w:left w:val="none" w:sz="0" w:space="0" w:color="auto"/>
                <w:bottom w:val="none" w:sz="0" w:space="0" w:color="auto"/>
                <w:right w:val="none" w:sz="0" w:space="0" w:color="auto"/>
              </w:divBdr>
            </w:div>
            <w:div w:id="2146312259">
              <w:marLeft w:val="0"/>
              <w:marRight w:val="0"/>
              <w:marTop w:val="0"/>
              <w:marBottom w:val="0"/>
              <w:divBdr>
                <w:top w:val="none" w:sz="0" w:space="0" w:color="auto"/>
                <w:left w:val="none" w:sz="0" w:space="0" w:color="auto"/>
                <w:bottom w:val="none" w:sz="0" w:space="0" w:color="auto"/>
                <w:right w:val="none" w:sz="0" w:space="0" w:color="auto"/>
              </w:divBdr>
            </w:div>
          </w:divsChild>
        </w:div>
        <w:div w:id="1116214608">
          <w:marLeft w:val="0"/>
          <w:marRight w:val="0"/>
          <w:marTop w:val="0"/>
          <w:marBottom w:val="0"/>
          <w:divBdr>
            <w:top w:val="none" w:sz="0" w:space="0" w:color="auto"/>
            <w:left w:val="none" w:sz="0" w:space="0" w:color="auto"/>
            <w:bottom w:val="none" w:sz="0" w:space="0" w:color="auto"/>
            <w:right w:val="none" w:sz="0" w:space="0" w:color="auto"/>
          </w:divBdr>
          <w:divsChild>
            <w:div w:id="18900188">
              <w:marLeft w:val="0"/>
              <w:marRight w:val="0"/>
              <w:marTop w:val="0"/>
              <w:marBottom w:val="0"/>
              <w:divBdr>
                <w:top w:val="none" w:sz="0" w:space="0" w:color="auto"/>
                <w:left w:val="none" w:sz="0" w:space="0" w:color="auto"/>
                <w:bottom w:val="none" w:sz="0" w:space="0" w:color="auto"/>
                <w:right w:val="none" w:sz="0" w:space="0" w:color="auto"/>
              </w:divBdr>
            </w:div>
            <w:div w:id="90514886">
              <w:marLeft w:val="0"/>
              <w:marRight w:val="0"/>
              <w:marTop w:val="0"/>
              <w:marBottom w:val="0"/>
              <w:divBdr>
                <w:top w:val="none" w:sz="0" w:space="0" w:color="auto"/>
                <w:left w:val="none" w:sz="0" w:space="0" w:color="auto"/>
                <w:bottom w:val="none" w:sz="0" w:space="0" w:color="auto"/>
                <w:right w:val="none" w:sz="0" w:space="0" w:color="auto"/>
              </w:divBdr>
            </w:div>
            <w:div w:id="99107685">
              <w:marLeft w:val="0"/>
              <w:marRight w:val="0"/>
              <w:marTop w:val="0"/>
              <w:marBottom w:val="0"/>
              <w:divBdr>
                <w:top w:val="none" w:sz="0" w:space="0" w:color="auto"/>
                <w:left w:val="none" w:sz="0" w:space="0" w:color="auto"/>
                <w:bottom w:val="none" w:sz="0" w:space="0" w:color="auto"/>
                <w:right w:val="none" w:sz="0" w:space="0" w:color="auto"/>
              </w:divBdr>
            </w:div>
            <w:div w:id="264270607">
              <w:marLeft w:val="0"/>
              <w:marRight w:val="0"/>
              <w:marTop w:val="0"/>
              <w:marBottom w:val="0"/>
              <w:divBdr>
                <w:top w:val="none" w:sz="0" w:space="0" w:color="auto"/>
                <w:left w:val="none" w:sz="0" w:space="0" w:color="auto"/>
                <w:bottom w:val="none" w:sz="0" w:space="0" w:color="auto"/>
                <w:right w:val="none" w:sz="0" w:space="0" w:color="auto"/>
              </w:divBdr>
            </w:div>
            <w:div w:id="265693268">
              <w:marLeft w:val="0"/>
              <w:marRight w:val="0"/>
              <w:marTop w:val="0"/>
              <w:marBottom w:val="0"/>
              <w:divBdr>
                <w:top w:val="none" w:sz="0" w:space="0" w:color="auto"/>
                <w:left w:val="none" w:sz="0" w:space="0" w:color="auto"/>
                <w:bottom w:val="none" w:sz="0" w:space="0" w:color="auto"/>
                <w:right w:val="none" w:sz="0" w:space="0" w:color="auto"/>
              </w:divBdr>
            </w:div>
            <w:div w:id="305791277">
              <w:marLeft w:val="0"/>
              <w:marRight w:val="0"/>
              <w:marTop w:val="0"/>
              <w:marBottom w:val="0"/>
              <w:divBdr>
                <w:top w:val="none" w:sz="0" w:space="0" w:color="auto"/>
                <w:left w:val="none" w:sz="0" w:space="0" w:color="auto"/>
                <w:bottom w:val="none" w:sz="0" w:space="0" w:color="auto"/>
                <w:right w:val="none" w:sz="0" w:space="0" w:color="auto"/>
              </w:divBdr>
            </w:div>
            <w:div w:id="491216009">
              <w:marLeft w:val="0"/>
              <w:marRight w:val="0"/>
              <w:marTop w:val="0"/>
              <w:marBottom w:val="0"/>
              <w:divBdr>
                <w:top w:val="none" w:sz="0" w:space="0" w:color="auto"/>
                <w:left w:val="none" w:sz="0" w:space="0" w:color="auto"/>
                <w:bottom w:val="none" w:sz="0" w:space="0" w:color="auto"/>
                <w:right w:val="none" w:sz="0" w:space="0" w:color="auto"/>
              </w:divBdr>
            </w:div>
            <w:div w:id="508179687">
              <w:marLeft w:val="0"/>
              <w:marRight w:val="0"/>
              <w:marTop w:val="0"/>
              <w:marBottom w:val="0"/>
              <w:divBdr>
                <w:top w:val="none" w:sz="0" w:space="0" w:color="auto"/>
                <w:left w:val="none" w:sz="0" w:space="0" w:color="auto"/>
                <w:bottom w:val="none" w:sz="0" w:space="0" w:color="auto"/>
                <w:right w:val="none" w:sz="0" w:space="0" w:color="auto"/>
              </w:divBdr>
            </w:div>
            <w:div w:id="697316127">
              <w:marLeft w:val="0"/>
              <w:marRight w:val="0"/>
              <w:marTop w:val="0"/>
              <w:marBottom w:val="0"/>
              <w:divBdr>
                <w:top w:val="none" w:sz="0" w:space="0" w:color="auto"/>
                <w:left w:val="none" w:sz="0" w:space="0" w:color="auto"/>
                <w:bottom w:val="none" w:sz="0" w:space="0" w:color="auto"/>
                <w:right w:val="none" w:sz="0" w:space="0" w:color="auto"/>
              </w:divBdr>
            </w:div>
            <w:div w:id="740637715">
              <w:marLeft w:val="0"/>
              <w:marRight w:val="0"/>
              <w:marTop w:val="0"/>
              <w:marBottom w:val="0"/>
              <w:divBdr>
                <w:top w:val="none" w:sz="0" w:space="0" w:color="auto"/>
                <w:left w:val="none" w:sz="0" w:space="0" w:color="auto"/>
                <w:bottom w:val="none" w:sz="0" w:space="0" w:color="auto"/>
                <w:right w:val="none" w:sz="0" w:space="0" w:color="auto"/>
              </w:divBdr>
            </w:div>
            <w:div w:id="755827050">
              <w:marLeft w:val="0"/>
              <w:marRight w:val="0"/>
              <w:marTop w:val="0"/>
              <w:marBottom w:val="0"/>
              <w:divBdr>
                <w:top w:val="none" w:sz="0" w:space="0" w:color="auto"/>
                <w:left w:val="none" w:sz="0" w:space="0" w:color="auto"/>
                <w:bottom w:val="none" w:sz="0" w:space="0" w:color="auto"/>
                <w:right w:val="none" w:sz="0" w:space="0" w:color="auto"/>
              </w:divBdr>
            </w:div>
            <w:div w:id="911702087">
              <w:marLeft w:val="0"/>
              <w:marRight w:val="0"/>
              <w:marTop w:val="0"/>
              <w:marBottom w:val="0"/>
              <w:divBdr>
                <w:top w:val="none" w:sz="0" w:space="0" w:color="auto"/>
                <w:left w:val="none" w:sz="0" w:space="0" w:color="auto"/>
                <w:bottom w:val="none" w:sz="0" w:space="0" w:color="auto"/>
                <w:right w:val="none" w:sz="0" w:space="0" w:color="auto"/>
              </w:divBdr>
            </w:div>
            <w:div w:id="1231773915">
              <w:marLeft w:val="0"/>
              <w:marRight w:val="0"/>
              <w:marTop w:val="0"/>
              <w:marBottom w:val="0"/>
              <w:divBdr>
                <w:top w:val="none" w:sz="0" w:space="0" w:color="auto"/>
                <w:left w:val="none" w:sz="0" w:space="0" w:color="auto"/>
                <w:bottom w:val="none" w:sz="0" w:space="0" w:color="auto"/>
                <w:right w:val="none" w:sz="0" w:space="0" w:color="auto"/>
              </w:divBdr>
            </w:div>
            <w:div w:id="1302537691">
              <w:marLeft w:val="0"/>
              <w:marRight w:val="0"/>
              <w:marTop w:val="0"/>
              <w:marBottom w:val="0"/>
              <w:divBdr>
                <w:top w:val="none" w:sz="0" w:space="0" w:color="auto"/>
                <w:left w:val="none" w:sz="0" w:space="0" w:color="auto"/>
                <w:bottom w:val="none" w:sz="0" w:space="0" w:color="auto"/>
                <w:right w:val="none" w:sz="0" w:space="0" w:color="auto"/>
              </w:divBdr>
            </w:div>
            <w:div w:id="1525442459">
              <w:marLeft w:val="0"/>
              <w:marRight w:val="0"/>
              <w:marTop w:val="0"/>
              <w:marBottom w:val="0"/>
              <w:divBdr>
                <w:top w:val="none" w:sz="0" w:space="0" w:color="auto"/>
                <w:left w:val="none" w:sz="0" w:space="0" w:color="auto"/>
                <w:bottom w:val="none" w:sz="0" w:space="0" w:color="auto"/>
                <w:right w:val="none" w:sz="0" w:space="0" w:color="auto"/>
              </w:divBdr>
            </w:div>
            <w:div w:id="1797721879">
              <w:marLeft w:val="0"/>
              <w:marRight w:val="0"/>
              <w:marTop w:val="0"/>
              <w:marBottom w:val="0"/>
              <w:divBdr>
                <w:top w:val="none" w:sz="0" w:space="0" w:color="auto"/>
                <w:left w:val="none" w:sz="0" w:space="0" w:color="auto"/>
                <w:bottom w:val="none" w:sz="0" w:space="0" w:color="auto"/>
                <w:right w:val="none" w:sz="0" w:space="0" w:color="auto"/>
              </w:divBdr>
            </w:div>
            <w:div w:id="1935362478">
              <w:marLeft w:val="0"/>
              <w:marRight w:val="0"/>
              <w:marTop w:val="0"/>
              <w:marBottom w:val="0"/>
              <w:divBdr>
                <w:top w:val="none" w:sz="0" w:space="0" w:color="auto"/>
                <w:left w:val="none" w:sz="0" w:space="0" w:color="auto"/>
                <w:bottom w:val="none" w:sz="0" w:space="0" w:color="auto"/>
                <w:right w:val="none" w:sz="0" w:space="0" w:color="auto"/>
              </w:divBdr>
            </w:div>
            <w:div w:id="2074352962">
              <w:marLeft w:val="0"/>
              <w:marRight w:val="0"/>
              <w:marTop w:val="0"/>
              <w:marBottom w:val="0"/>
              <w:divBdr>
                <w:top w:val="none" w:sz="0" w:space="0" w:color="auto"/>
                <w:left w:val="none" w:sz="0" w:space="0" w:color="auto"/>
                <w:bottom w:val="none" w:sz="0" w:space="0" w:color="auto"/>
                <w:right w:val="none" w:sz="0" w:space="0" w:color="auto"/>
              </w:divBdr>
            </w:div>
            <w:div w:id="208001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4711">
      <w:bodyDiv w:val="1"/>
      <w:marLeft w:val="0"/>
      <w:marRight w:val="0"/>
      <w:marTop w:val="0"/>
      <w:marBottom w:val="0"/>
      <w:divBdr>
        <w:top w:val="none" w:sz="0" w:space="0" w:color="auto"/>
        <w:left w:val="none" w:sz="0" w:space="0" w:color="auto"/>
        <w:bottom w:val="none" w:sz="0" w:space="0" w:color="auto"/>
        <w:right w:val="none" w:sz="0" w:space="0" w:color="auto"/>
      </w:divBdr>
      <w:divsChild>
        <w:div w:id="1693847513">
          <w:marLeft w:val="0"/>
          <w:marRight w:val="0"/>
          <w:marTop w:val="0"/>
          <w:marBottom w:val="0"/>
          <w:divBdr>
            <w:top w:val="none" w:sz="0" w:space="0" w:color="auto"/>
            <w:left w:val="none" w:sz="0" w:space="0" w:color="auto"/>
            <w:bottom w:val="none" w:sz="0" w:space="0" w:color="auto"/>
            <w:right w:val="none" w:sz="0" w:space="0" w:color="auto"/>
          </w:divBdr>
          <w:divsChild>
            <w:div w:id="92021130">
              <w:marLeft w:val="0"/>
              <w:marRight w:val="0"/>
              <w:marTop w:val="0"/>
              <w:marBottom w:val="0"/>
              <w:divBdr>
                <w:top w:val="none" w:sz="0" w:space="0" w:color="auto"/>
                <w:left w:val="none" w:sz="0" w:space="0" w:color="auto"/>
                <w:bottom w:val="none" w:sz="0" w:space="0" w:color="auto"/>
                <w:right w:val="none" w:sz="0" w:space="0" w:color="auto"/>
              </w:divBdr>
            </w:div>
            <w:div w:id="112134752">
              <w:marLeft w:val="0"/>
              <w:marRight w:val="0"/>
              <w:marTop w:val="0"/>
              <w:marBottom w:val="0"/>
              <w:divBdr>
                <w:top w:val="none" w:sz="0" w:space="0" w:color="auto"/>
                <w:left w:val="none" w:sz="0" w:space="0" w:color="auto"/>
                <w:bottom w:val="none" w:sz="0" w:space="0" w:color="auto"/>
                <w:right w:val="none" w:sz="0" w:space="0" w:color="auto"/>
              </w:divBdr>
            </w:div>
            <w:div w:id="366562360">
              <w:marLeft w:val="0"/>
              <w:marRight w:val="0"/>
              <w:marTop w:val="0"/>
              <w:marBottom w:val="0"/>
              <w:divBdr>
                <w:top w:val="none" w:sz="0" w:space="0" w:color="auto"/>
                <w:left w:val="none" w:sz="0" w:space="0" w:color="auto"/>
                <w:bottom w:val="none" w:sz="0" w:space="0" w:color="auto"/>
                <w:right w:val="none" w:sz="0" w:space="0" w:color="auto"/>
              </w:divBdr>
            </w:div>
            <w:div w:id="479617152">
              <w:marLeft w:val="0"/>
              <w:marRight w:val="0"/>
              <w:marTop w:val="0"/>
              <w:marBottom w:val="0"/>
              <w:divBdr>
                <w:top w:val="none" w:sz="0" w:space="0" w:color="auto"/>
                <w:left w:val="none" w:sz="0" w:space="0" w:color="auto"/>
                <w:bottom w:val="none" w:sz="0" w:space="0" w:color="auto"/>
                <w:right w:val="none" w:sz="0" w:space="0" w:color="auto"/>
              </w:divBdr>
            </w:div>
            <w:div w:id="482888830">
              <w:marLeft w:val="0"/>
              <w:marRight w:val="0"/>
              <w:marTop w:val="0"/>
              <w:marBottom w:val="0"/>
              <w:divBdr>
                <w:top w:val="none" w:sz="0" w:space="0" w:color="auto"/>
                <w:left w:val="none" w:sz="0" w:space="0" w:color="auto"/>
                <w:bottom w:val="none" w:sz="0" w:space="0" w:color="auto"/>
                <w:right w:val="none" w:sz="0" w:space="0" w:color="auto"/>
              </w:divBdr>
            </w:div>
            <w:div w:id="599029786">
              <w:marLeft w:val="0"/>
              <w:marRight w:val="0"/>
              <w:marTop w:val="0"/>
              <w:marBottom w:val="0"/>
              <w:divBdr>
                <w:top w:val="none" w:sz="0" w:space="0" w:color="auto"/>
                <w:left w:val="none" w:sz="0" w:space="0" w:color="auto"/>
                <w:bottom w:val="none" w:sz="0" w:space="0" w:color="auto"/>
                <w:right w:val="none" w:sz="0" w:space="0" w:color="auto"/>
              </w:divBdr>
            </w:div>
            <w:div w:id="620454535">
              <w:marLeft w:val="0"/>
              <w:marRight w:val="0"/>
              <w:marTop w:val="0"/>
              <w:marBottom w:val="0"/>
              <w:divBdr>
                <w:top w:val="none" w:sz="0" w:space="0" w:color="auto"/>
                <w:left w:val="none" w:sz="0" w:space="0" w:color="auto"/>
                <w:bottom w:val="none" w:sz="0" w:space="0" w:color="auto"/>
                <w:right w:val="none" w:sz="0" w:space="0" w:color="auto"/>
              </w:divBdr>
            </w:div>
            <w:div w:id="660473182">
              <w:marLeft w:val="0"/>
              <w:marRight w:val="0"/>
              <w:marTop w:val="0"/>
              <w:marBottom w:val="0"/>
              <w:divBdr>
                <w:top w:val="none" w:sz="0" w:space="0" w:color="auto"/>
                <w:left w:val="none" w:sz="0" w:space="0" w:color="auto"/>
                <w:bottom w:val="none" w:sz="0" w:space="0" w:color="auto"/>
                <w:right w:val="none" w:sz="0" w:space="0" w:color="auto"/>
              </w:divBdr>
            </w:div>
            <w:div w:id="725763500">
              <w:marLeft w:val="0"/>
              <w:marRight w:val="0"/>
              <w:marTop w:val="0"/>
              <w:marBottom w:val="0"/>
              <w:divBdr>
                <w:top w:val="none" w:sz="0" w:space="0" w:color="auto"/>
                <w:left w:val="none" w:sz="0" w:space="0" w:color="auto"/>
                <w:bottom w:val="none" w:sz="0" w:space="0" w:color="auto"/>
                <w:right w:val="none" w:sz="0" w:space="0" w:color="auto"/>
              </w:divBdr>
            </w:div>
            <w:div w:id="813638220">
              <w:marLeft w:val="0"/>
              <w:marRight w:val="0"/>
              <w:marTop w:val="0"/>
              <w:marBottom w:val="0"/>
              <w:divBdr>
                <w:top w:val="none" w:sz="0" w:space="0" w:color="auto"/>
                <w:left w:val="none" w:sz="0" w:space="0" w:color="auto"/>
                <w:bottom w:val="none" w:sz="0" w:space="0" w:color="auto"/>
                <w:right w:val="none" w:sz="0" w:space="0" w:color="auto"/>
              </w:divBdr>
            </w:div>
            <w:div w:id="918489049">
              <w:marLeft w:val="0"/>
              <w:marRight w:val="0"/>
              <w:marTop w:val="0"/>
              <w:marBottom w:val="0"/>
              <w:divBdr>
                <w:top w:val="none" w:sz="0" w:space="0" w:color="auto"/>
                <w:left w:val="none" w:sz="0" w:space="0" w:color="auto"/>
                <w:bottom w:val="none" w:sz="0" w:space="0" w:color="auto"/>
                <w:right w:val="none" w:sz="0" w:space="0" w:color="auto"/>
              </w:divBdr>
            </w:div>
            <w:div w:id="955717725">
              <w:marLeft w:val="0"/>
              <w:marRight w:val="0"/>
              <w:marTop w:val="0"/>
              <w:marBottom w:val="0"/>
              <w:divBdr>
                <w:top w:val="none" w:sz="0" w:space="0" w:color="auto"/>
                <w:left w:val="none" w:sz="0" w:space="0" w:color="auto"/>
                <w:bottom w:val="none" w:sz="0" w:space="0" w:color="auto"/>
                <w:right w:val="none" w:sz="0" w:space="0" w:color="auto"/>
              </w:divBdr>
            </w:div>
            <w:div w:id="1000887360">
              <w:marLeft w:val="0"/>
              <w:marRight w:val="0"/>
              <w:marTop w:val="0"/>
              <w:marBottom w:val="0"/>
              <w:divBdr>
                <w:top w:val="none" w:sz="0" w:space="0" w:color="auto"/>
                <w:left w:val="none" w:sz="0" w:space="0" w:color="auto"/>
                <w:bottom w:val="none" w:sz="0" w:space="0" w:color="auto"/>
                <w:right w:val="none" w:sz="0" w:space="0" w:color="auto"/>
              </w:divBdr>
            </w:div>
            <w:div w:id="1148984969">
              <w:marLeft w:val="0"/>
              <w:marRight w:val="0"/>
              <w:marTop w:val="0"/>
              <w:marBottom w:val="0"/>
              <w:divBdr>
                <w:top w:val="none" w:sz="0" w:space="0" w:color="auto"/>
                <w:left w:val="none" w:sz="0" w:space="0" w:color="auto"/>
                <w:bottom w:val="none" w:sz="0" w:space="0" w:color="auto"/>
                <w:right w:val="none" w:sz="0" w:space="0" w:color="auto"/>
              </w:divBdr>
            </w:div>
            <w:div w:id="1202941183">
              <w:marLeft w:val="0"/>
              <w:marRight w:val="0"/>
              <w:marTop w:val="0"/>
              <w:marBottom w:val="0"/>
              <w:divBdr>
                <w:top w:val="none" w:sz="0" w:space="0" w:color="auto"/>
                <w:left w:val="none" w:sz="0" w:space="0" w:color="auto"/>
                <w:bottom w:val="none" w:sz="0" w:space="0" w:color="auto"/>
                <w:right w:val="none" w:sz="0" w:space="0" w:color="auto"/>
              </w:divBdr>
            </w:div>
            <w:div w:id="1229923408">
              <w:marLeft w:val="0"/>
              <w:marRight w:val="0"/>
              <w:marTop w:val="0"/>
              <w:marBottom w:val="0"/>
              <w:divBdr>
                <w:top w:val="none" w:sz="0" w:space="0" w:color="auto"/>
                <w:left w:val="none" w:sz="0" w:space="0" w:color="auto"/>
                <w:bottom w:val="none" w:sz="0" w:space="0" w:color="auto"/>
                <w:right w:val="none" w:sz="0" w:space="0" w:color="auto"/>
              </w:divBdr>
            </w:div>
            <w:div w:id="1431196443">
              <w:marLeft w:val="0"/>
              <w:marRight w:val="0"/>
              <w:marTop w:val="0"/>
              <w:marBottom w:val="0"/>
              <w:divBdr>
                <w:top w:val="none" w:sz="0" w:space="0" w:color="auto"/>
                <w:left w:val="none" w:sz="0" w:space="0" w:color="auto"/>
                <w:bottom w:val="none" w:sz="0" w:space="0" w:color="auto"/>
                <w:right w:val="none" w:sz="0" w:space="0" w:color="auto"/>
              </w:divBdr>
            </w:div>
            <w:div w:id="1921794113">
              <w:marLeft w:val="0"/>
              <w:marRight w:val="0"/>
              <w:marTop w:val="0"/>
              <w:marBottom w:val="0"/>
              <w:divBdr>
                <w:top w:val="none" w:sz="0" w:space="0" w:color="auto"/>
                <w:left w:val="none" w:sz="0" w:space="0" w:color="auto"/>
                <w:bottom w:val="none" w:sz="0" w:space="0" w:color="auto"/>
                <w:right w:val="none" w:sz="0" w:space="0" w:color="auto"/>
              </w:divBdr>
            </w:div>
            <w:div w:id="2104719077">
              <w:marLeft w:val="0"/>
              <w:marRight w:val="0"/>
              <w:marTop w:val="0"/>
              <w:marBottom w:val="0"/>
              <w:divBdr>
                <w:top w:val="none" w:sz="0" w:space="0" w:color="auto"/>
                <w:left w:val="none" w:sz="0" w:space="0" w:color="auto"/>
                <w:bottom w:val="none" w:sz="0" w:space="0" w:color="auto"/>
                <w:right w:val="none" w:sz="0" w:space="0" w:color="auto"/>
              </w:divBdr>
            </w:div>
            <w:div w:id="2127843761">
              <w:marLeft w:val="0"/>
              <w:marRight w:val="0"/>
              <w:marTop w:val="0"/>
              <w:marBottom w:val="0"/>
              <w:divBdr>
                <w:top w:val="none" w:sz="0" w:space="0" w:color="auto"/>
                <w:left w:val="none" w:sz="0" w:space="0" w:color="auto"/>
                <w:bottom w:val="none" w:sz="0" w:space="0" w:color="auto"/>
                <w:right w:val="none" w:sz="0" w:space="0" w:color="auto"/>
              </w:divBdr>
            </w:div>
          </w:divsChild>
        </w:div>
        <w:div w:id="2061588202">
          <w:marLeft w:val="0"/>
          <w:marRight w:val="0"/>
          <w:marTop w:val="0"/>
          <w:marBottom w:val="0"/>
          <w:divBdr>
            <w:top w:val="none" w:sz="0" w:space="0" w:color="auto"/>
            <w:left w:val="none" w:sz="0" w:space="0" w:color="auto"/>
            <w:bottom w:val="none" w:sz="0" w:space="0" w:color="auto"/>
            <w:right w:val="none" w:sz="0" w:space="0" w:color="auto"/>
          </w:divBdr>
          <w:divsChild>
            <w:div w:id="158279518">
              <w:marLeft w:val="0"/>
              <w:marRight w:val="0"/>
              <w:marTop w:val="0"/>
              <w:marBottom w:val="0"/>
              <w:divBdr>
                <w:top w:val="none" w:sz="0" w:space="0" w:color="auto"/>
                <w:left w:val="none" w:sz="0" w:space="0" w:color="auto"/>
                <w:bottom w:val="none" w:sz="0" w:space="0" w:color="auto"/>
                <w:right w:val="none" w:sz="0" w:space="0" w:color="auto"/>
              </w:divBdr>
            </w:div>
            <w:div w:id="165024396">
              <w:marLeft w:val="0"/>
              <w:marRight w:val="0"/>
              <w:marTop w:val="0"/>
              <w:marBottom w:val="0"/>
              <w:divBdr>
                <w:top w:val="none" w:sz="0" w:space="0" w:color="auto"/>
                <w:left w:val="none" w:sz="0" w:space="0" w:color="auto"/>
                <w:bottom w:val="none" w:sz="0" w:space="0" w:color="auto"/>
                <w:right w:val="none" w:sz="0" w:space="0" w:color="auto"/>
              </w:divBdr>
            </w:div>
            <w:div w:id="334499606">
              <w:marLeft w:val="0"/>
              <w:marRight w:val="0"/>
              <w:marTop w:val="0"/>
              <w:marBottom w:val="0"/>
              <w:divBdr>
                <w:top w:val="none" w:sz="0" w:space="0" w:color="auto"/>
                <w:left w:val="none" w:sz="0" w:space="0" w:color="auto"/>
                <w:bottom w:val="none" w:sz="0" w:space="0" w:color="auto"/>
                <w:right w:val="none" w:sz="0" w:space="0" w:color="auto"/>
              </w:divBdr>
            </w:div>
            <w:div w:id="340279615">
              <w:marLeft w:val="0"/>
              <w:marRight w:val="0"/>
              <w:marTop w:val="0"/>
              <w:marBottom w:val="0"/>
              <w:divBdr>
                <w:top w:val="none" w:sz="0" w:space="0" w:color="auto"/>
                <w:left w:val="none" w:sz="0" w:space="0" w:color="auto"/>
                <w:bottom w:val="none" w:sz="0" w:space="0" w:color="auto"/>
                <w:right w:val="none" w:sz="0" w:space="0" w:color="auto"/>
              </w:divBdr>
            </w:div>
            <w:div w:id="379595528">
              <w:marLeft w:val="0"/>
              <w:marRight w:val="0"/>
              <w:marTop w:val="0"/>
              <w:marBottom w:val="0"/>
              <w:divBdr>
                <w:top w:val="none" w:sz="0" w:space="0" w:color="auto"/>
                <w:left w:val="none" w:sz="0" w:space="0" w:color="auto"/>
                <w:bottom w:val="none" w:sz="0" w:space="0" w:color="auto"/>
                <w:right w:val="none" w:sz="0" w:space="0" w:color="auto"/>
              </w:divBdr>
            </w:div>
            <w:div w:id="465465997">
              <w:marLeft w:val="0"/>
              <w:marRight w:val="0"/>
              <w:marTop w:val="0"/>
              <w:marBottom w:val="0"/>
              <w:divBdr>
                <w:top w:val="none" w:sz="0" w:space="0" w:color="auto"/>
                <w:left w:val="none" w:sz="0" w:space="0" w:color="auto"/>
                <w:bottom w:val="none" w:sz="0" w:space="0" w:color="auto"/>
                <w:right w:val="none" w:sz="0" w:space="0" w:color="auto"/>
              </w:divBdr>
            </w:div>
            <w:div w:id="530383456">
              <w:marLeft w:val="0"/>
              <w:marRight w:val="0"/>
              <w:marTop w:val="0"/>
              <w:marBottom w:val="0"/>
              <w:divBdr>
                <w:top w:val="none" w:sz="0" w:space="0" w:color="auto"/>
                <w:left w:val="none" w:sz="0" w:space="0" w:color="auto"/>
                <w:bottom w:val="none" w:sz="0" w:space="0" w:color="auto"/>
                <w:right w:val="none" w:sz="0" w:space="0" w:color="auto"/>
              </w:divBdr>
            </w:div>
            <w:div w:id="698703732">
              <w:marLeft w:val="0"/>
              <w:marRight w:val="0"/>
              <w:marTop w:val="0"/>
              <w:marBottom w:val="0"/>
              <w:divBdr>
                <w:top w:val="none" w:sz="0" w:space="0" w:color="auto"/>
                <w:left w:val="none" w:sz="0" w:space="0" w:color="auto"/>
                <w:bottom w:val="none" w:sz="0" w:space="0" w:color="auto"/>
                <w:right w:val="none" w:sz="0" w:space="0" w:color="auto"/>
              </w:divBdr>
            </w:div>
            <w:div w:id="903874375">
              <w:marLeft w:val="0"/>
              <w:marRight w:val="0"/>
              <w:marTop w:val="0"/>
              <w:marBottom w:val="0"/>
              <w:divBdr>
                <w:top w:val="none" w:sz="0" w:space="0" w:color="auto"/>
                <w:left w:val="none" w:sz="0" w:space="0" w:color="auto"/>
                <w:bottom w:val="none" w:sz="0" w:space="0" w:color="auto"/>
                <w:right w:val="none" w:sz="0" w:space="0" w:color="auto"/>
              </w:divBdr>
            </w:div>
            <w:div w:id="934215991">
              <w:marLeft w:val="0"/>
              <w:marRight w:val="0"/>
              <w:marTop w:val="0"/>
              <w:marBottom w:val="0"/>
              <w:divBdr>
                <w:top w:val="none" w:sz="0" w:space="0" w:color="auto"/>
                <w:left w:val="none" w:sz="0" w:space="0" w:color="auto"/>
                <w:bottom w:val="none" w:sz="0" w:space="0" w:color="auto"/>
                <w:right w:val="none" w:sz="0" w:space="0" w:color="auto"/>
              </w:divBdr>
            </w:div>
            <w:div w:id="958686374">
              <w:marLeft w:val="0"/>
              <w:marRight w:val="0"/>
              <w:marTop w:val="0"/>
              <w:marBottom w:val="0"/>
              <w:divBdr>
                <w:top w:val="none" w:sz="0" w:space="0" w:color="auto"/>
                <w:left w:val="none" w:sz="0" w:space="0" w:color="auto"/>
                <w:bottom w:val="none" w:sz="0" w:space="0" w:color="auto"/>
                <w:right w:val="none" w:sz="0" w:space="0" w:color="auto"/>
              </w:divBdr>
            </w:div>
            <w:div w:id="1137188709">
              <w:marLeft w:val="0"/>
              <w:marRight w:val="0"/>
              <w:marTop w:val="0"/>
              <w:marBottom w:val="0"/>
              <w:divBdr>
                <w:top w:val="none" w:sz="0" w:space="0" w:color="auto"/>
                <w:left w:val="none" w:sz="0" w:space="0" w:color="auto"/>
                <w:bottom w:val="none" w:sz="0" w:space="0" w:color="auto"/>
                <w:right w:val="none" w:sz="0" w:space="0" w:color="auto"/>
              </w:divBdr>
            </w:div>
            <w:div w:id="1168248574">
              <w:marLeft w:val="0"/>
              <w:marRight w:val="0"/>
              <w:marTop w:val="0"/>
              <w:marBottom w:val="0"/>
              <w:divBdr>
                <w:top w:val="none" w:sz="0" w:space="0" w:color="auto"/>
                <w:left w:val="none" w:sz="0" w:space="0" w:color="auto"/>
                <w:bottom w:val="none" w:sz="0" w:space="0" w:color="auto"/>
                <w:right w:val="none" w:sz="0" w:space="0" w:color="auto"/>
              </w:divBdr>
            </w:div>
            <w:div w:id="1230992772">
              <w:marLeft w:val="0"/>
              <w:marRight w:val="0"/>
              <w:marTop w:val="0"/>
              <w:marBottom w:val="0"/>
              <w:divBdr>
                <w:top w:val="none" w:sz="0" w:space="0" w:color="auto"/>
                <w:left w:val="none" w:sz="0" w:space="0" w:color="auto"/>
                <w:bottom w:val="none" w:sz="0" w:space="0" w:color="auto"/>
                <w:right w:val="none" w:sz="0" w:space="0" w:color="auto"/>
              </w:divBdr>
            </w:div>
            <w:div w:id="1266881720">
              <w:marLeft w:val="0"/>
              <w:marRight w:val="0"/>
              <w:marTop w:val="0"/>
              <w:marBottom w:val="0"/>
              <w:divBdr>
                <w:top w:val="none" w:sz="0" w:space="0" w:color="auto"/>
                <w:left w:val="none" w:sz="0" w:space="0" w:color="auto"/>
                <w:bottom w:val="none" w:sz="0" w:space="0" w:color="auto"/>
                <w:right w:val="none" w:sz="0" w:space="0" w:color="auto"/>
              </w:divBdr>
            </w:div>
            <w:div w:id="1389450800">
              <w:marLeft w:val="0"/>
              <w:marRight w:val="0"/>
              <w:marTop w:val="0"/>
              <w:marBottom w:val="0"/>
              <w:divBdr>
                <w:top w:val="none" w:sz="0" w:space="0" w:color="auto"/>
                <w:left w:val="none" w:sz="0" w:space="0" w:color="auto"/>
                <w:bottom w:val="none" w:sz="0" w:space="0" w:color="auto"/>
                <w:right w:val="none" w:sz="0" w:space="0" w:color="auto"/>
              </w:divBdr>
            </w:div>
            <w:div w:id="1826816018">
              <w:marLeft w:val="0"/>
              <w:marRight w:val="0"/>
              <w:marTop w:val="0"/>
              <w:marBottom w:val="0"/>
              <w:divBdr>
                <w:top w:val="none" w:sz="0" w:space="0" w:color="auto"/>
                <w:left w:val="none" w:sz="0" w:space="0" w:color="auto"/>
                <w:bottom w:val="none" w:sz="0" w:space="0" w:color="auto"/>
                <w:right w:val="none" w:sz="0" w:space="0" w:color="auto"/>
              </w:divBdr>
            </w:div>
            <w:div w:id="1991520419">
              <w:marLeft w:val="0"/>
              <w:marRight w:val="0"/>
              <w:marTop w:val="0"/>
              <w:marBottom w:val="0"/>
              <w:divBdr>
                <w:top w:val="none" w:sz="0" w:space="0" w:color="auto"/>
                <w:left w:val="none" w:sz="0" w:space="0" w:color="auto"/>
                <w:bottom w:val="none" w:sz="0" w:space="0" w:color="auto"/>
                <w:right w:val="none" w:sz="0" w:space="0" w:color="auto"/>
              </w:divBdr>
            </w:div>
            <w:div w:id="21239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24312">
      <w:bodyDiv w:val="1"/>
      <w:marLeft w:val="0"/>
      <w:marRight w:val="0"/>
      <w:marTop w:val="0"/>
      <w:marBottom w:val="0"/>
      <w:divBdr>
        <w:top w:val="none" w:sz="0" w:space="0" w:color="auto"/>
        <w:left w:val="none" w:sz="0" w:space="0" w:color="auto"/>
        <w:bottom w:val="none" w:sz="0" w:space="0" w:color="auto"/>
        <w:right w:val="none" w:sz="0" w:space="0" w:color="auto"/>
      </w:divBdr>
    </w:div>
    <w:div w:id="427047120">
      <w:bodyDiv w:val="1"/>
      <w:marLeft w:val="0"/>
      <w:marRight w:val="0"/>
      <w:marTop w:val="0"/>
      <w:marBottom w:val="0"/>
      <w:divBdr>
        <w:top w:val="none" w:sz="0" w:space="0" w:color="auto"/>
        <w:left w:val="none" w:sz="0" w:space="0" w:color="auto"/>
        <w:bottom w:val="none" w:sz="0" w:space="0" w:color="auto"/>
        <w:right w:val="none" w:sz="0" w:space="0" w:color="auto"/>
      </w:divBdr>
    </w:div>
    <w:div w:id="430472421">
      <w:bodyDiv w:val="1"/>
      <w:marLeft w:val="0"/>
      <w:marRight w:val="0"/>
      <w:marTop w:val="0"/>
      <w:marBottom w:val="0"/>
      <w:divBdr>
        <w:top w:val="none" w:sz="0" w:space="0" w:color="auto"/>
        <w:left w:val="none" w:sz="0" w:space="0" w:color="auto"/>
        <w:bottom w:val="none" w:sz="0" w:space="0" w:color="auto"/>
        <w:right w:val="none" w:sz="0" w:space="0" w:color="auto"/>
      </w:divBdr>
    </w:div>
    <w:div w:id="567418786">
      <w:bodyDiv w:val="1"/>
      <w:marLeft w:val="0"/>
      <w:marRight w:val="0"/>
      <w:marTop w:val="0"/>
      <w:marBottom w:val="0"/>
      <w:divBdr>
        <w:top w:val="none" w:sz="0" w:space="0" w:color="auto"/>
        <w:left w:val="none" w:sz="0" w:space="0" w:color="auto"/>
        <w:bottom w:val="none" w:sz="0" w:space="0" w:color="auto"/>
        <w:right w:val="none" w:sz="0" w:space="0" w:color="auto"/>
      </w:divBdr>
    </w:div>
    <w:div w:id="647133336">
      <w:bodyDiv w:val="1"/>
      <w:marLeft w:val="0"/>
      <w:marRight w:val="0"/>
      <w:marTop w:val="0"/>
      <w:marBottom w:val="0"/>
      <w:divBdr>
        <w:top w:val="none" w:sz="0" w:space="0" w:color="auto"/>
        <w:left w:val="none" w:sz="0" w:space="0" w:color="auto"/>
        <w:bottom w:val="none" w:sz="0" w:space="0" w:color="auto"/>
        <w:right w:val="none" w:sz="0" w:space="0" w:color="auto"/>
      </w:divBdr>
      <w:divsChild>
        <w:div w:id="40059149">
          <w:marLeft w:val="0"/>
          <w:marRight w:val="0"/>
          <w:marTop w:val="0"/>
          <w:marBottom w:val="0"/>
          <w:divBdr>
            <w:top w:val="none" w:sz="0" w:space="0" w:color="auto"/>
            <w:left w:val="none" w:sz="0" w:space="0" w:color="auto"/>
            <w:bottom w:val="none" w:sz="0" w:space="0" w:color="auto"/>
            <w:right w:val="none" w:sz="0" w:space="0" w:color="auto"/>
          </w:divBdr>
        </w:div>
        <w:div w:id="181170722">
          <w:marLeft w:val="0"/>
          <w:marRight w:val="0"/>
          <w:marTop w:val="0"/>
          <w:marBottom w:val="0"/>
          <w:divBdr>
            <w:top w:val="none" w:sz="0" w:space="0" w:color="auto"/>
            <w:left w:val="none" w:sz="0" w:space="0" w:color="auto"/>
            <w:bottom w:val="none" w:sz="0" w:space="0" w:color="auto"/>
            <w:right w:val="none" w:sz="0" w:space="0" w:color="auto"/>
          </w:divBdr>
        </w:div>
        <w:div w:id="207494063">
          <w:marLeft w:val="0"/>
          <w:marRight w:val="0"/>
          <w:marTop w:val="0"/>
          <w:marBottom w:val="0"/>
          <w:divBdr>
            <w:top w:val="none" w:sz="0" w:space="0" w:color="auto"/>
            <w:left w:val="none" w:sz="0" w:space="0" w:color="auto"/>
            <w:bottom w:val="none" w:sz="0" w:space="0" w:color="auto"/>
            <w:right w:val="none" w:sz="0" w:space="0" w:color="auto"/>
          </w:divBdr>
          <w:divsChild>
            <w:div w:id="614676965">
              <w:marLeft w:val="-75"/>
              <w:marRight w:val="0"/>
              <w:marTop w:val="30"/>
              <w:marBottom w:val="30"/>
              <w:divBdr>
                <w:top w:val="none" w:sz="0" w:space="0" w:color="auto"/>
                <w:left w:val="none" w:sz="0" w:space="0" w:color="auto"/>
                <w:bottom w:val="none" w:sz="0" w:space="0" w:color="auto"/>
                <w:right w:val="none" w:sz="0" w:space="0" w:color="auto"/>
              </w:divBdr>
              <w:divsChild>
                <w:div w:id="86848199">
                  <w:marLeft w:val="0"/>
                  <w:marRight w:val="0"/>
                  <w:marTop w:val="0"/>
                  <w:marBottom w:val="0"/>
                  <w:divBdr>
                    <w:top w:val="none" w:sz="0" w:space="0" w:color="auto"/>
                    <w:left w:val="none" w:sz="0" w:space="0" w:color="auto"/>
                    <w:bottom w:val="none" w:sz="0" w:space="0" w:color="auto"/>
                    <w:right w:val="none" w:sz="0" w:space="0" w:color="auto"/>
                  </w:divBdr>
                  <w:divsChild>
                    <w:div w:id="241262713">
                      <w:marLeft w:val="0"/>
                      <w:marRight w:val="0"/>
                      <w:marTop w:val="0"/>
                      <w:marBottom w:val="0"/>
                      <w:divBdr>
                        <w:top w:val="none" w:sz="0" w:space="0" w:color="auto"/>
                        <w:left w:val="none" w:sz="0" w:space="0" w:color="auto"/>
                        <w:bottom w:val="none" w:sz="0" w:space="0" w:color="auto"/>
                        <w:right w:val="none" w:sz="0" w:space="0" w:color="auto"/>
                      </w:divBdr>
                    </w:div>
                    <w:div w:id="474958295">
                      <w:marLeft w:val="0"/>
                      <w:marRight w:val="0"/>
                      <w:marTop w:val="0"/>
                      <w:marBottom w:val="0"/>
                      <w:divBdr>
                        <w:top w:val="none" w:sz="0" w:space="0" w:color="auto"/>
                        <w:left w:val="none" w:sz="0" w:space="0" w:color="auto"/>
                        <w:bottom w:val="none" w:sz="0" w:space="0" w:color="auto"/>
                        <w:right w:val="none" w:sz="0" w:space="0" w:color="auto"/>
                      </w:divBdr>
                    </w:div>
                    <w:div w:id="518011560">
                      <w:marLeft w:val="0"/>
                      <w:marRight w:val="0"/>
                      <w:marTop w:val="0"/>
                      <w:marBottom w:val="0"/>
                      <w:divBdr>
                        <w:top w:val="none" w:sz="0" w:space="0" w:color="auto"/>
                        <w:left w:val="none" w:sz="0" w:space="0" w:color="auto"/>
                        <w:bottom w:val="none" w:sz="0" w:space="0" w:color="auto"/>
                        <w:right w:val="none" w:sz="0" w:space="0" w:color="auto"/>
                      </w:divBdr>
                    </w:div>
                    <w:div w:id="520975344">
                      <w:marLeft w:val="0"/>
                      <w:marRight w:val="0"/>
                      <w:marTop w:val="0"/>
                      <w:marBottom w:val="0"/>
                      <w:divBdr>
                        <w:top w:val="none" w:sz="0" w:space="0" w:color="auto"/>
                        <w:left w:val="none" w:sz="0" w:space="0" w:color="auto"/>
                        <w:bottom w:val="none" w:sz="0" w:space="0" w:color="auto"/>
                        <w:right w:val="none" w:sz="0" w:space="0" w:color="auto"/>
                      </w:divBdr>
                    </w:div>
                    <w:div w:id="1244804798">
                      <w:marLeft w:val="0"/>
                      <w:marRight w:val="0"/>
                      <w:marTop w:val="0"/>
                      <w:marBottom w:val="0"/>
                      <w:divBdr>
                        <w:top w:val="none" w:sz="0" w:space="0" w:color="auto"/>
                        <w:left w:val="none" w:sz="0" w:space="0" w:color="auto"/>
                        <w:bottom w:val="none" w:sz="0" w:space="0" w:color="auto"/>
                        <w:right w:val="none" w:sz="0" w:space="0" w:color="auto"/>
                      </w:divBdr>
                    </w:div>
                    <w:div w:id="1471554396">
                      <w:marLeft w:val="0"/>
                      <w:marRight w:val="0"/>
                      <w:marTop w:val="0"/>
                      <w:marBottom w:val="0"/>
                      <w:divBdr>
                        <w:top w:val="none" w:sz="0" w:space="0" w:color="auto"/>
                        <w:left w:val="none" w:sz="0" w:space="0" w:color="auto"/>
                        <w:bottom w:val="none" w:sz="0" w:space="0" w:color="auto"/>
                        <w:right w:val="none" w:sz="0" w:space="0" w:color="auto"/>
                      </w:divBdr>
                    </w:div>
                    <w:div w:id="1800801017">
                      <w:marLeft w:val="0"/>
                      <w:marRight w:val="0"/>
                      <w:marTop w:val="0"/>
                      <w:marBottom w:val="0"/>
                      <w:divBdr>
                        <w:top w:val="none" w:sz="0" w:space="0" w:color="auto"/>
                        <w:left w:val="none" w:sz="0" w:space="0" w:color="auto"/>
                        <w:bottom w:val="none" w:sz="0" w:space="0" w:color="auto"/>
                        <w:right w:val="none" w:sz="0" w:space="0" w:color="auto"/>
                      </w:divBdr>
                    </w:div>
                    <w:div w:id="1920826243">
                      <w:marLeft w:val="0"/>
                      <w:marRight w:val="0"/>
                      <w:marTop w:val="0"/>
                      <w:marBottom w:val="0"/>
                      <w:divBdr>
                        <w:top w:val="none" w:sz="0" w:space="0" w:color="auto"/>
                        <w:left w:val="none" w:sz="0" w:space="0" w:color="auto"/>
                        <w:bottom w:val="none" w:sz="0" w:space="0" w:color="auto"/>
                        <w:right w:val="none" w:sz="0" w:space="0" w:color="auto"/>
                      </w:divBdr>
                    </w:div>
                  </w:divsChild>
                </w:div>
                <w:div w:id="102458652">
                  <w:marLeft w:val="0"/>
                  <w:marRight w:val="0"/>
                  <w:marTop w:val="0"/>
                  <w:marBottom w:val="0"/>
                  <w:divBdr>
                    <w:top w:val="none" w:sz="0" w:space="0" w:color="auto"/>
                    <w:left w:val="none" w:sz="0" w:space="0" w:color="auto"/>
                    <w:bottom w:val="none" w:sz="0" w:space="0" w:color="auto"/>
                    <w:right w:val="none" w:sz="0" w:space="0" w:color="auto"/>
                  </w:divBdr>
                  <w:divsChild>
                    <w:div w:id="42877693">
                      <w:marLeft w:val="0"/>
                      <w:marRight w:val="0"/>
                      <w:marTop w:val="0"/>
                      <w:marBottom w:val="0"/>
                      <w:divBdr>
                        <w:top w:val="none" w:sz="0" w:space="0" w:color="auto"/>
                        <w:left w:val="none" w:sz="0" w:space="0" w:color="auto"/>
                        <w:bottom w:val="none" w:sz="0" w:space="0" w:color="auto"/>
                        <w:right w:val="none" w:sz="0" w:space="0" w:color="auto"/>
                      </w:divBdr>
                    </w:div>
                    <w:div w:id="51389062">
                      <w:marLeft w:val="0"/>
                      <w:marRight w:val="0"/>
                      <w:marTop w:val="0"/>
                      <w:marBottom w:val="0"/>
                      <w:divBdr>
                        <w:top w:val="none" w:sz="0" w:space="0" w:color="auto"/>
                        <w:left w:val="none" w:sz="0" w:space="0" w:color="auto"/>
                        <w:bottom w:val="none" w:sz="0" w:space="0" w:color="auto"/>
                        <w:right w:val="none" w:sz="0" w:space="0" w:color="auto"/>
                      </w:divBdr>
                    </w:div>
                    <w:div w:id="214237941">
                      <w:marLeft w:val="0"/>
                      <w:marRight w:val="0"/>
                      <w:marTop w:val="0"/>
                      <w:marBottom w:val="0"/>
                      <w:divBdr>
                        <w:top w:val="none" w:sz="0" w:space="0" w:color="auto"/>
                        <w:left w:val="none" w:sz="0" w:space="0" w:color="auto"/>
                        <w:bottom w:val="none" w:sz="0" w:space="0" w:color="auto"/>
                        <w:right w:val="none" w:sz="0" w:space="0" w:color="auto"/>
                      </w:divBdr>
                    </w:div>
                    <w:div w:id="229073702">
                      <w:marLeft w:val="0"/>
                      <w:marRight w:val="0"/>
                      <w:marTop w:val="0"/>
                      <w:marBottom w:val="0"/>
                      <w:divBdr>
                        <w:top w:val="none" w:sz="0" w:space="0" w:color="auto"/>
                        <w:left w:val="none" w:sz="0" w:space="0" w:color="auto"/>
                        <w:bottom w:val="none" w:sz="0" w:space="0" w:color="auto"/>
                        <w:right w:val="none" w:sz="0" w:space="0" w:color="auto"/>
                      </w:divBdr>
                    </w:div>
                    <w:div w:id="252013304">
                      <w:marLeft w:val="0"/>
                      <w:marRight w:val="0"/>
                      <w:marTop w:val="0"/>
                      <w:marBottom w:val="0"/>
                      <w:divBdr>
                        <w:top w:val="none" w:sz="0" w:space="0" w:color="auto"/>
                        <w:left w:val="none" w:sz="0" w:space="0" w:color="auto"/>
                        <w:bottom w:val="none" w:sz="0" w:space="0" w:color="auto"/>
                        <w:right w:val="none" w:sz="0" w:space="0" w:color="auto"/>
                      </w:divBdr>
                    </w:div>
                    <w:div w:id="806513814">
                      <w:marLeft w:val="0"/>
                      <w:marRight w:val="0"/>
                      <w:marTop w:val="0"/>
                      <w:marBottom w:val="0"/>
                      <w:divBdr>
                        <w:top w:val="none" w:sz="0" w:space="0" w:color="auto"/>
                        <w:left w:val="none" w:sz="0" w:space="0" w:color="auto"/>
                        <w:bottom w:val="none" w:sz="0" w:space="0" w:color="auto"/>
                        <w:right w:val="none" w:sz="0" w:space="0" w:color="auto"/>
                      </w:divBdr>
                    </w:div>
                    <w:div w:id="1032534055">
                      <w:marLeft w:val="0"/>
                      <w:marRight w:val="0"/>
                      <w:marTop w:val="0"/>
                      <w:marBottom w:val="0"/>
                      <w:divBdr>
                        <w:top w:val="none" w:sz="0" w:space="0" w:color="auto"/>
                        <w:left w:val="none" w:sz="0" w:space="0" w:color="auto"/>
                        <w:bottom w:val="none" w:sz="0" w:space="0" w:color="auto"/>
                        <w:right w:val="none" w:sz="0" w:space="0" w:color="auto"/>
                      </w:divBdr>
                    </w:div>
                    <w:div w:id="1038746834">
                      <w:marLeft w:val="0"/>
                      <w:marRight w:val="0"/>
                      <w:marTop w:val="0"/>
                      <w:marBottom w:val="0"/>
                      <w:divBdr>
                        <w:top w:val="none" w:sz="0" w:space="0" w:color="auto"/>
                        <w:left w:val="none" w:sz="0" w:space="0" w:color="auto"/>
                        <w:bottom w:val="none" w:sz="0" w:space="0" w:color="auto"/>
                        <w:right w:val="none" w:sz="0" w:space="0" w:color="auto"/>
                      </w:divBdr>
                    </w:div>
                    <w:div w:id="1207177654">
                      <w:marLeft w:val="0"/>
                      <w:marRight w:val="0"/>
                      <w:marTop w:val="0"/>
                      <w:marBottom w:val="0"/>
                      <w:divBdr>
                        <w:top w:val="none" w:sz="0" w:space="0" w:color="auto"/>
                        <w:left w:val="none" w:sz="0" w:space="0" w:color="auto"/>
                        <w:bottom w:val="none" w:sz="0" w:space="0" w:color="auto"/>
                        <w:right w:val="none" w:sz="0" w:space="0" w:color="auto"/>
                      </w:divBdr>
                    </w:div>
                    <w:div w:id="1287421454">
                      <w:marLeft w:val="0"/>
                      <w:marRight w:val="0"/>
                      <w:marTop w:val="0"/>
                      <w:marBottom w:val="0"/>
                      <w:divBdr>
                        <w:top w:val="none" w:sz="0" w:space="0" w:color="auto"/>
                        <w:left w:val="none" w:sz="0" w:space="0" w:color="auto"/>
                        <w:bottom w:val="none" w:sz="0" w:space="0" w:color="auto"/>
                        <w:right w:val="none" w:sz="0" w:space="0" w:color="auto"/>
                      </w:divBdr>
                    </w:div>
                    <w:div w:id="1358039526">
                      <w:marLeft w:val="0"/>
                      <w:marRight w:val="0"/>
                      <w:marTop w:val="0"/>
                      <w:marBottom w:val="0"/>
                      <w:divBdr>
                        <w:top w:val="none" w:sz="0" w:space="0" w:color="auto"/>
                        <w:left w:val="none" w:sz="0" w:space="0" w:color="auto"/>
                        <w:bottom w:val="none" w:sz="0" w:space="0" w:color="auto"/>
                        <w:right w:val="none" w:sz="0" w:space="0" w:color="auto"/>
                      </w:divBdr>
                    </w:div>
                    <w:div w:id="1431586989">
                      <w:marLeft w:val="0"/>
                      <w:marRight w:val="0"/>
                      <w:marTop w:val="0"/>
                      <w:marBottom w:val="0"/>
                      <w:divBdr>
                        <w:top w:val="none" w:sz="0" w:space="0" w:color="auto"/>
                        <w:left w:val="none" w:sz="0" w:space="0" w:color="auto"/>
                        <w:bottom w:val="none" w:sz="0" w:space="0" w:color="auto"/>
                        <w:right w:val="none" w:sz="0" w:space="0" w:color="auto"/>
                      </w:divBdr>
                    </w:div>
                    <w:div w:id="1617564180">
                      <w:marLeft w:val="0"/>
                      <w:marRight w:val="0"/>
                      <w:marTop w:val="0"/>
                      <w:marBottom w:val="0"/>
                      <w:divBdr>
                        <w:top w:val="none" w:sz="0" w:space="0" w:color="auto"/>
                        <w:left w:val="none" w:sz="0" w:space="0" w:color="auto"/>
                        <w:bottom w:val="none" w:sz="0" w:space="0" w:color="auto"/>
                        <w:right w:val="none" w:sz="0" w:space="0" w:color="auto"/>
                      </w:divBdr>
                    </w:div>
                    <w:div w:id="1669360416">
                      <w:marLeft w:val="0"/>
                      <w:marRight w:val="0"/>
                      <w:marTop w:val="0"/>
                      <w:marBottom w:val="0"/>
                      <w:divBdr>
                        <w:top w:val="none" w:sz="0" w:space="0" w:color="auto"/>
                        <w:left w:val="none" w:sz="0" w:space="0" w:color="auto"/>
                        <w:bottom w:val="none" w:sz="0" w:space="0" w:color="auto"/>
                        <w:right w:val="none" w:sz="0" w:space="0" w:color="auto"/>
                      </w:divBdr>
                    </w:div>
                    <w:div w:id="2137598458">
                      <w:marLeft w:val="0"/>
                      <w:marRight w:val="0"/>
                      <w:marTop w:val="0"/>
                      <w:marBottom w:val="0"/>
                      <w:divBdr>
                        <w:top w:val="none" w:sz="0" w:space="0" w:color="auto"/>
                        <w:left w:val="none" w:sz="0" w:space="0" w:color="auto"/>
                        <w:bottom w:val="none" w:sz="0" w:space="0" w:color="auto"/>
                        <w:right w:val="none" w:sz="0" w:space="0" w:color="auto"/>
                      </w:divBdr>
                    </w:div>
                  </w:divsChild>
                </w:div>
                <w:div w:id="891620358">
                  <w:marLeft w:val="0"/>
                  <w:marRight w:val="0"/>
                  <w:marTop w:val="0"/>
                  <w:marBottom w:val="0"/>
                  <w:divBdr>
                    <w:top w:val="none" w:sz="0" w:space="0" w:color="auto"/>
                    <w:left w:val="none" w:sz="0" w:space="0" w:color="auto"/>
                    <w:bottom w:val="none" w:sz="0" w:space="0" w:color="auto"/>
                    <w:right w:val="none" w:sz="0" w:space="0" w:color="auto"/>
                  </w:divBdr>
                  <w:divsChild>
                    <w:div w:id="929696520">
                      <w:marLeft w:val="0"/>
                      <w:marRight w:val="0"/>
                      <w:marTop w:val="0"/>
                      <w:marBottom w:val="0"/>
                      <w:divBdr>
                        <w:top w:val="none" w:sz="0" w:space="0" w:color="auto"/>
                        <w:left w:val="none" w:sz="0" w:space="0" w:color="auto"/>
                        <w:bottom w:val="none" w:sz="0" w:space="0" w:color="auto"/>
                        <w:right w:val="none" w:sz="0" w:space="0" w:color="auto"/>
                      </w:divBdr>
                    </w:div>
                  </w:divsChild>
                </w:div>
                <w:div w:id="1877040102">
                  <w:marLeft w:val="0"/>
                  <w:marRight w:val="0"/>
                  <w:marTop w:val="0"/>
                  <w:marBottom w:val="0"/>
                  <w:divBdr>
                    <w:top w:val="none" w:sz="0" w:space="0" w:color="auto"/>
                    <w:left w:val="none" w:sz="0" w:space="0" w:color="auto"/>
                    <w:bottom w:val="none" w:sz="0" w:space="0" w:color="auto"/>
                    <w:right w:val="none" w:sz="0" w:space="0" w:color="auto"/>
                  </w:divBdr>
                  <w:divsChild>
                    <w:div w:id="14108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27808">
          <w:marLeft w:val="0"/>
          <w:marRight w:val="0"/>
          <w:marTop w:val="0"/>
          <w:marBottom w:val="0"/>
          <w:divBdr>
            <w:top w:val="none" w:sz="0" w:space="0" w:color="auto"/>
            <w:left w:val="none" w:sz="0" w:space="0" w:color="auto"/>
            <w:bottom w:val="none" w:sz="0" w:space="0" w:color="auto"/>
            <w:right w:val="none" w:sz="0" w:space="0" w:color="auto"/>
          </w:divBdr>
        </w:div>
        <w:div w:id="472262455">
          <w:marLeft w:val="0"/>
          <w:marRight w:val="0"/>
          <w:marTop w:val="0"/>
          <w:marBottom w:val="0"/>
          <w:divBdr>
            <w:top w:val="none" w:sz="0" w:space="0" w:color="auto"/>
            <w:left w:val="none" w:sz="0" w:space="0" w:color="auto"/>
            <w:bottom w:val="none" w:sz="0" w:space="0" w:color="auto"/>
            <w:right w:val="none" w:sz="0" w:space="0" w:color="auto"/>
          </w:divBdr>
        </w:div>
        <w:div w:id="725026664">
          <w:marLeft w:val="0"/>
          <w:marRight w:val="0"/>
          <w:marTop w:val="0"/>
          <w:marBottom w:val="0"/>
          <w:divBdr>
            <w:top w:val="none" w:sz="0" w:space="0" w:color="auto"/>
            <w:left w:val="none" w:sz="0" w:space="0" w:color="auto"/>
            <w:bottom w:val="none" w:sz="0" w:space="0" w:color="auto"/>
            <w:right w:val="none" w:sz="0" w:space="0" w:color="auto"/>
          </w:divBdr>
        </w:div>
        <w:div w:id="835462940">
          <w:marLeft w:val="0"/>
          <w:marRight w:val="0"/>
          <w:marTop w:val="0"/>
          <w:marBottom w:val="0"/>
          <w:divBdr>
            <w:top w:val="none" w:sz="0" w:space="0" w:color="auto"/>
            <w:left w:val="none" w:sz="0" w:space="0" w:color="auto"/>
            <w:bottom w:val="none" w:sz="0" w:space="0" w:color="auto"/>
            <w:right w:val="none" w:sz="0" w:space="0" w:color="auto"/>
          </w:divBdr>
        </w:div>
        <w:div w:id="1268079512">
          <w:marLeft w:val="0"/>
          <w:marRight w:val="0"/>
          <w:marTop w:val="0"/>
          <w:marBottom w:val="0"/>
          <w:divBdr>
            <w:top w:val="none" w:sz="0" w:space="0" w:color="auto"/>
            <w:left w:val="none" w:sz="0" w:space="0" w:color="auto"/>
            <w:bottom w:val="none" w:sz="0" w:space="0" w:color="auto"/>
            <w:right w:val="none" w:sz="0" w:space="0" w:color="auto"/>
          </w:divBdr>
        </w:div>
        <w:div w:id="1645349959">
          <w:marLeft w:val="0"/>
          <w:marRight w:val="0"/>
          <w:marTop w:val="0"/>
          <w:marBottom w:val="0"/>
          <w:divBdr>
            <w:top w:val="none" w:sz="0" w:space="0" w:color="auto"/>
            <w:left w:val="none" w:sz="0" w:space="0" w:color="auto"/>
            <w:bottom w:val="none" w:sz="0" w:space="0" w:color="auto"/>
            <w:right w:val="none" w:sz="0" w:space="0" w:color="auto"/>
          </w:divBdr>
        </w:div>
        <w:div w:id="1676569660">
          <w:marLeft w:val="0"/>
          <w:marRight w:val="0"/>
          <w:marTop w:val="0"/>
          <w:marBottom w:val="0"/>
          <w:divBdr>
            <w:top w:val="none" w:sz="0" w:space="0" w:color="auto"/>
            <w:left w:val="none" w:sz="0" w:space="0" w:color="auto"/>
            <w:bottom w:val="none" w:sz="0" w:space="0" w:color="auto"/>
            <w:right w:val="none" w:sz="0" w:space="0" w:color="auto"/>
          </w:divBdr>
        </w:div>
        <w:div w:id="1875387739">
          <w:marLeft w:val="0"/>
          <w:marRight w:val="0"/>
          <w:marTop w:val="0"/>
          <w:marBottom w:val="0"/>
          <w:divBdr>
            <w:top w:val="none" w:sz="0" w:space="0" w:color="auto"/>
            <w:left w:val="none" w:sz="0" w:space="0" w:color="auto"/>
            <w:bottom w:val="none" w:sz="0" w:space="0" w:color="auto"/>
            <w:right w:val="none" w:sz="0" w:space="0" w:color="auto"/>
          </w:divBdr>
        </w:div>
        <w:div w:id="1936789375">
          <w:marLeft w:val="0"/>
          <w:marRight w:val="0"/>
          <w:marTop w:val="0"/>
          <w:marBottom w:val="0"/>
          <w:divBdr>
            <w:top w:val="none" w:sz="0" w:space="0" w:color="auto"/>
            <w:left w:val="none" w:sz="0" w:space="0" w:color="auto"/>
            <w:bottom w:val="none" w:sz="0" w:space="0" w:color="auto"/>
            <w:right w:val="none" w:sz="0" w:space="0" w:color="auto"/>
          </w:divBdr>
        </w:div>
      </w:divsChild>
    </w:div>
    <w:div w:id="720712998">
      <w:bodyDiv w:val="1"/>
      <w:marLeft w:val="0"/>
      <w:marRight w:val="0"/>
      <w:marTop w:val="0"/>
      <w:marBottom w:val="0"/>
      <w:divBdr>
        <w:top w:val="none" w:sz="0" w:space="0" w:color="auto"/>
        <w:left w:val="none" w:sz="0" w:space="0" w:color="auto"/>
        <w:bottom w:val="none" w:sz="0" w:space="0" w:color="auto"/>
        <w:right w:val="none" w:sz="0" w:space="0" w:color="auto"/>
      </w:divBdr>
      <w:divsChild>
        <w:div w:id="198781870">
          <w:marLeft w:val="0"/>
          <w:marRight w:val="0"/>
          <w:marTop w:val="0"/>
          <w:marBottom w:val="0"/>
          <w:divBdr>
            <w:top w:val="none" w:sz="0" w:space="0" w:color="auto"/>
            <w:left w:val="none" w:sz="0" w:space="0" w:color="auto"/>
            <w:bottom w:val="none" w:sz="0" w:space="0" w:color="auto"/>
            <w:right w:val="none" w:sz="0" w:space="0" w:color="auto"/>
          </w:divBdr>
        </w:div>
        <w:div w:id="301741622">
          <w:marLeft w:val="0"/>
          <w:marRight w:val="0"/>
          <w:marTop w:val="0"/>
          <w:marBottom w:val="0"/>
          <w:divBdr>
            <w:top w:val="none" w:sz="0" w:space="0" w:color="auto"/>
            <w:left w:val="none" w:sz="0" w:space="0" w:color="auto"/>
            <w:bottom w:val="none" w:sz="0" w:space="0" w:color="auto"/>
            <w:right w:val="none" w:sz="0" w:space="0" w:color="auto"/>
          </w:divBdr>
        </w:div>
        <w:div w:id="424807290">
          <w:marLeft w:val="0"/>
          <w:marRight w:val="0"/>
          <w:marTop w:val="0"/>
          <w:marBottom w:val="0"/>
          <w:divBdr>
            <w:top w:val="none" w:sz="0" w:space="0" w:color="auto"/>
            <w:left w:val="none" w:sz="0" w:space="0" w:color="auto"/>
            <w:bottom w:val="none" w:sz="0" w:space="0" w:color="auto"/>
            <w:right w:val="none" w:sz="0" w:space="0" w:color="auto"/>
          </w:divBdr>
        </w:div>
        <w:div w:id="554969698">
          <w:marLeft w:val="0"/>
          <w:marRight w:val="0"/>
          <w:marTop w:val="0"/>
          <w:marBottom w:val="0"/>
          <w:divBdr>
            <w:top w:val="none" w:sz="0" w:space="0" w:color="auto"/>
            <w:left w:val="none" w:sz="0" w:space="0" w:color="auto"/>
            <w:bottom w:val="none" w:sz="0" w:space="0" w:color="auto"/>
            <w:right w:val="none" w:sz="0" w:space="0" w:color="auto"/>
          </w:divBdr>
        </w:div>
        <w:div w:id="644353739">
          <w:marLeft w:val="0"/>
          <w:marRight w:val="0"/>
          <w:marTop w:val="0"/>
          <w:marBottom w:val="0"/>
          <w:divBdr>
            <w:top w:val="none" w:sz="0" w:space="0" w:color="auto"/>
            <w:left w:val="none" w:sz="0" w:space="0" w:color="auto"/>
            <w:bottom w:val="none" w:sz="0" w:space="0" w:color="auto"/>
            <w:right w:val="none" w:sz="0" w:space="0" w:color="auto"/>
          </w:divBdr>
          <w:divsChild>
            <w:div w:id="1550922726">
              <w:marLeft w:val="-75"/>
              <w:marRight w:val="0"/>
              <w:marTop w:val="30"/>
              <w:marBottom w:val="30"/>
              <w:divBdr>
                <w:top w:val="none" w:sz="0" w:space="0" w:color="auto"/>
                <w:left w:val="none" w:sz="0" w:space="0" w:color="auto"/>
                <w:bottom w:val="none" w:sz="0" w:space="0" w:color="auto"/>
                <w:right w:val="none" w:sz="0" w:space="0" w:color="auto"/>
              </w:divBdr>
              <w:divsChild>
                <w:div w:id="760567349">
                  <w:marLeft w:val="0"/>
                  <w:marRight w:val="0"/>
                  <w:marTop w:val="0"/>
                  <w:marBottom w:val="0"/>
                  <w:divBdr>
                    <w:top w:val="none" w:sz="0" w:space="0" w:color="auto"/>
                    <w:left w:val="none" w:sz="0" w:space="0" w:color="auto"/>
                    <w:bottom w:val="none" w:sz="0" w:space="0" w:color="auto"/>
                    <w:right w:val="none" w:sz="0" w:space="0" w:color="auto"/>
                  </w:divBdr>
                  <w:divsChild>
                    <w:div w:id="1447777347">
                      <w:marLeft w:val="0"/>
                      <w:marRight w:val="0"/>
                      <w:marTop w:val="0"/>
                      <w:marBottom w:val="0"/>
                      <w:divBdr>
                        <w:top w:val="none" w:sz="0" w:space="0" w:color="auto"/>
                        <w:left w:val="none" w:sz="0" w:space="0" w:color="auto"/>
                        <w:bottom w:val="none" w:sz="0" w:space="0" w:color="auto"/>
                        <w:right w:val="none" w:sz="0" w:space="0" w:color="auto"/>
                      </w:divBdr>
                    </w:div>
                  </w:divsChild>
                </w:div>
                <w:div w:id="1156805461">
                  <w:marLeft w:val="0"/>
                  <w:marRight w:val="0"/>
                  <w:marTop w:val="0"/>
                  <w:marBottom w:val="0"/>
                  <w:divBdr>
                    <w:top w:val="none" w:sz="0" w:space="0" w:color="auto"/>
                    <w:left w:val="none" w:sz="0" w:space="0" w:color="auto"/>
                    <w:bottom w:val="none" w:sz="0" w:space="0" w:color="auto"/>
                    <w:right w:val="none" w:sz="0" w:space="0" w:color="auto"/>
                  </w:divBdr>
                  <w:divsChild>
                    <w:div w:id="7030431">
                      <w:marLeft w:val="0"/>
                      <w:marRight w:val="0"/>
                      <w:marTop w:val="0"/>
                      <w:marBottom w:val="0"/>
                      <w:divBdr>
                        <w:top w:val="none" w:sz="0" w:space="0" w:color="auto"/>
                        <w:left w:val="none" w:sz="0" w:space="0" w:color="auto"/>
                        <w:bottom w:val="none" w:sz="0" w:space="0" w:color="auto"/>
                        <w:right w:val="none" w:sz="0" w:space="0" w:color="auto"/>
                      </w:divBdr>
                    </w:div>
                    <w:div w:id="9381846">
                      <w:marLeft w:val="0"/>
                      <w:marRight w:val="0"/>
                      <w:marTop w:val="0"/>
                      <w:marBottom w:val="0"/>
                      <w:divBdr>
                        <w:top w:val="none" w:sz="0" w:space="0" w:color="auto"/>
                        <w:left w:val="none" w:sz="0" w:space="0" w:color="auto"/>
                        <w:bottom w:val="none" w:sz="0" w:space="0" w:color="auto"/>
                        <w:right w:val="none" w:sz="0" w:space="0" w:color="auto"/>
                      </w:divBdr>
                    </w:div>
                    <w:div w:id="143009096">
                      <w:marLeft w:val="0"/>
                      <w:marRight w:val="0"/>
                      <w:marTop w:val="0"/>
                      <w:marBottom w:val="0"/>
                      <w:divBdr>
                        <w:top w:val="none" w:sz="0" w:space="0" w:color="auto"/>
                        <w:left w:val="none" w:sz="0" w:space="0" w:color="auto"/>
                        <w:bottom w:val="none" w:sz="0" w:space="0" w:color="auto"/>
                        <w:right w:val="none" w:sz="0" w:space="0" w:color="auto"/>
                      </w:divBdr>
                    </w:div>
                    <w:div w:id="280766162">
                      <w:marLeft w:val="0"/>
                      <w:marRight w:val="0"/>
                      <w:marTop w:val="0"/>
                      <w:marBottom w:val="0"/>
                      <w:divBdr>
                        <w:top w:val="none" w:sz="0" w:space="0" w:color="auto"/>
                        <w:left w:val="none" w:sz="0" w:space="0" w:color="auto"/>
                        <w:bottom w:val="none" w:sz="0" w:space="0" w:color="auto"/>
                        <w:right w:val="none" w:sz="0" w:space="0" w:color="auto"/>
                      </w:divBdr>
                    </w:div>
                    <w:div w:id="1030228302">
                      <w:marLeft w:val="0"/>
                      <w:marRight w:val="0"/>
                      <w:marTop w:val="0"/>
                      <w:marBottom w:val="0"/>
                      <w:divBdr>
                        <w:top w:val="none" w:sz="0" w:space="0" w:color="auto"/>
                        <w:left w:val="none" w:sz="0" w:space="0" w:color="auto"/>
                        <w:bottom w:val="none" w:sz="0" w:space="0" w:color="auto"/>
                        <w:right w:val="none" w:sz="0" w:space="0" w:color="auto"/>
                      </w:divBdr>
                    </w:div>
                    <w:div w:id="1067647075">
                      <w:marLeft w:val="0"/>
                      <w:marRight w:val="0"/>
                      <w:marTop w:val="0"/>
                      <w:marBottom w:val="0"/>
                      <w:divBdr>
                        <w:top w:val="none" w:sz="0" w:space="0" w:color="auto"/>
                        <w:left w:val="none" w:sz="0" w:space="0" w:color="auto"/>
                        <w:bottom w:val="none" w:sz="0" w:space="0" w:color="auto"/>
                        <w:right w:val="none" w:sz="0" w:space="0" w:color="auto"/>
                      </w:divBdr>
                    </w:div>
                    <w:div w:id="1188713011">
                      <w:marLeft w:val="0"/>
                      <w:marRight w:val="0"/>
                      <w:marTop w:val="0"/>
                      <w:marBottom w:val="0"/>
                      <w:divBdr>
                        <w:top w:val="none" w:sz="0" w:space="0" w:color="auto"/>
                        <w:left w:val="none" w:sz="0" w:space="0" w:color="auto"/>
                        <w:bottom w:val="none" w:sz="0" w:space="0" w:color="auto"/>
                        <w:right w:val="none" w:sz="0" w:space="0" w:color="auto"/>
                      </w:divBdr>
                    </w:div>
                    <w:div w:id="1299529529">
                      <w:marLeft w:val="0"/>
                      <w:marRight w:val="0"/>
                      <w:marTop w:val="0"/>
                      <w:marBottom w:val="0"/>
                      <w:divBdr>
                        <w:top w:val="none" w:sz="0" w:space="0" w:color="auto"/>
                        <w:left w:val="none" w:sz="0" w:space="0" w:color="auto"/>
                        <w:bottom w:val="none" w:sz="0" w:space="0" w:color="auto"/>
                        <w:right w:val="none" w:sz="0" w:space="0" w:color="auto"/>
                      </w:divBdr>
                    </w:div>
                    <w:div w:id="1327050577">
                      <w:marLeft w:val="0"/>
                      <w:marRight w:val="0"/>
                      <w:marTop w:val="0"/>
                      <w:marBottom w:val="0"/>
                      <w:divBdr>
                        <w:top w:val="none" w:sz="0" w:space="0" w:color="auto"/>
                        <w:left w:val="none" w:sz="0" w:space="0" w:color="auto"/>
                        <w:bottom w:val="none" w:sz="0" w:space="0" w:color="auto"/>
                        <w:right w:val="none" w:sz="0" w:space="0" w:color="auto"/>
                      </w:divBdr>
                    </w:div>
                    <w:div w:id="1473404879">
                      <w:marLeft w:val="0"/>
                      <w:marRight w:val="0"/>
                      <w:marTop w:val="0"/>
                      <w:marBottom w:val="0"/>
                      <w:divBdr>
                        <w:top w:val="none" w:sz="0" w:space="0" w:color="auto"/>
                        <w:left w:val="none" w:sz="0" w:space="0" w:color="auto"/>
                        <w:bottom w:val="none" w:sz="0" w:space="0" w:color="auto"/>
                        <w:right w:val="none" w:sz="0" w:space="0" w:color="auto"/>
                      </w:divBdr>
                    </w:div>
                    <w:div w:id="1526669053">
                      <w:marLeft w:val="0"/>
                      <w:marRight w:val="0"/>
                      <w:marTop w:val="0"/>
                      <w:marBottom w:val="0"/>
                      <w:divBdr>
                        <w:top w:val="none" w:sz="0" w:space="0" w:color="auto"/>
                        <w:left w:val="none" w:sz="0" w:space="0" w:color="auto"/>
                        <w:bottom w:val="none" w:sz="0" w:space="0" w:color="auto"/>
                        <w:right w:val="none" w:sz="0" w:space="0" w:color="auto"/>
                      </w:divBdr>
                    </w:div>
                    <w:div w:id="1751267105">
                      <w:marLeft w:val="0"/>
                      <w:marRight w:val="0"/>
                      <w:marTop w:val="0"/>
                      <w:marBottom w:val="0"/>
                      <w:divBdr>
                        <w:top w:val="none" w:sz="0" w:space="0" w:color="auto"/>
                        <w:left w:val="none" w:sz="0" w:space="0" w:color="auto"/>
                        <w:bottom w:val="none" w:sz="0" w:space="0" w:color="auto"/>
                        <w:right w:val="none" w:sz="0" w:space="0" w:color="auto"/>
                      </w:divBdr>
                    </w:div>
                    <w:div w:id="1786995618">
                      <w:marLeft w:val="0"/>
                      <w:marRight w:val="0"/>
                      <w:marTop w:val="0"/>
                      <w:marBottom w:val="0"/>
                      <w:divBdr>
                        <w:top w:val="none" w:sz="0" w:space="0" w:color="auto"/>
                        <w:left w:val="none" w:sz="0" w:space="0" w:color="auto"/>
                        <w:bottom w:val="none" w:sz="0" w:space="0" w:color="auto"/>
                        <w:right w:val="none" w:sz="0" w:space="0" w:color="auto"/>
                      </w:divBdr>
                    </w:div>
                    <w:div w:id="1853764772">
                      <w:marLeft w:val="0"/>
                      <w:marRight w:val="0"/>
                      <w:marTop w:val="0"/>
                      <w:marBottom w:val="0"/>
                      <w:divBdr>
                        <w:top w:val="none" w:sz="0" w:space="0" w:color="auto"/>
                        <w:left w:val="none" w:sz="0" w:space="0" w:color="auto"/>
                        <w:bottom w:val="none" w:sz="0" w:space="0" w:color="auto"/>
                        <w:right w:val="none" w:sz="0" w:space="0" w:color="auto"/>
                      </w:divBdr>
                    </w:div>
                    <w:div w:id="2036731867">
                      <w:marLeft w:val="0"/>
                      <w:marRight w:val="0"/>
                      <w:marTop w:val="0"/>
                      <w:marBottom w:val="0"/>
                      <w:divBdr>
                        <w:top w:val="none" w:sz="0" w:space="0" w:color="auto"/>
                        <w:left w:val="none" w:sz="0" w:space="0" w:color="auto"/>
                        <w:bottom w:val="none" w:sz="0" w:space="0" w:color="auto"/>
                        <w:right w:val="none" w:sz="0" w:space="0" w:color="auto"/>
                      </w:divBdr>
                    </w:div>
                  </w:divsChild>
                </w:div>
                <w:div w:id="1883204707">
                  <w:marLeft w:val="0"/>
                  <w:marRight w:val="0"/>
                  <w:marTop w:val="0"/>
                  <w:marBottom w:val="0"/>
                  <w:divBdr>
                    <w:top w:val="none" w:sz="0" w:space="0" w:color="auto"/>
                    <w:left w:val="none" w:sz="0" w:space="0" w:color="auto"/>
                    <w:bottom w:val="none" w:sz="0" w:space="0" w:color="auto"/>
                    <w:right w:val="none" w:sz="0" w:space="0" w:color="auto"/>
                  </w:divBdr>
                  <w:divsChild>
                    <w:div w:id="1266811093">
                      <w:marLeft w:val="0"/>
                      <w:marRight w:val="0"/>
                      <w:marTop w:val="0"/>
                      <w:marBottom w:val="0"/>
                      <w:divBdr>
                        <w:top w:val="none" w:sz="0" w:space="0" w:color="auto"/>
                        <w:left w:val="none" w:sz="0" w:space="0" w:color="auto"/>
                        <w:bottom w:val="none" w:sz="0" w:space="0" w:color="auto"/>
                        <w:right w:val="none" w:sz="0" w:space="0" w:color="auto"/>
                      </w:divBdr>
                    </w:div>
                  </w:divsChild>
                </w:div>
                <w:div w:id="1886985601">
                  <w:marLeft w:val="0"/>
                  <w:marRight w:val="0"/>
                  <w:marTop w:val="0"/>
                  <w:marBottom w:val="0"/>
                  <w:divBdr>
                    <w:top w:val="none" w:sz="0" w:space="0" w:color="auto"/>
                    <w:left w:val="none" w:sz="0" w:space="0" w:color="auto"/>
                    <w:bottom w:val="none" w:sz="0" w:space="0" w:color="auto"/>
                    <w:right w:val="none" w:sz="0" w:space="0" w:color="auto"/>
                  </w:divBdr>
                  <w:divsChild>
                    <w:div w:id="215362894">
                      <w:marLeft w:val="0"/>
                      <w:marRight w:val="0"/>
                      <w:marTop w:val="0"/>
                      <w:marBottom w:val="0"/>
                      <w:divBdr>
                        <w:top w:val="none" w:sz="0" w:space="0" w:color="auto"/>
                        <w:left w:val="none" w:sz="0" w:space="0" w:color="auto"/>
                        <w:bottom w:val="none" w:sz="0" w:space="0" w:color="auto"/>
                        <w:right w:val="none" w:sz="0" w:space="0" w:color="auto"/>
                      </w:divBdr>
                    </w:div>
                    <w:div w:id="553007746">
                      <w:marLeft w:val="0"/>
                      <w:marRight w:val="0"/>
                      <w:marTop w:val="0"/>
                      <w:marBottom w:val="0"/>
                      <w:divBdr>
                        <w:top w:val="none" w:sz="0" w:space="0" w:color="auto"/>
                        <w:left w:val="none" w:sz="0" w:space="0" w:color="auto"/>
                        <w:bottom w:val="none" w:sz="0" w:space="0" w:color="auto"/>
                        <w:right w:val="none" w:sz="0" w:space="0" w:color="auto"/>
                      </w:divBdr>
                    </w:div>
                    <w:div w:id="934438284">
                      <w:marLeft w:val="0"/>
                      <w:marRight w:val="0"/>
                      <w:marTop w:val="0"/>
                      <w:marBottom w:val="0"/>
                      <w:divBdr>
                        <w:top w:val="none" w:sz="0" w:space="0" w:color="auto"/>
                        <w:left w:val="none" w:sz="0" w:space="0" w:color="auto"/>
                        <w:bottom w:val="none" w:sz="0" w:space="0" w:color="auto"/>
                        <w:right w:val="none" w:sz="0" w:space="0" w:color="auto"/>
                      </w:divBdr>
                    </w:div>
                    <w:div w:id="950891530">
                      <w:marLeft w:val="0"/>
                      <w:marRight w:val="0"/>
                      <w:marTop w:val="0"/>
                      <w:marBottom w:val="0"/>
                      <w:divBdr>
                        <w:top w:val="none" w:sz="0" w:space="0" w:color="auto"/>
                        <w:left w:val="none" w:sz="0" w:space="0" w:color="auto"/>
                        <w:bottom w:val="none" w:sz="0" w:space="0" w:color="auto"/>
                        <w:right w:val="none" w:sz="0" w:space="0" w:color="auto"/>
                      </w:divBdr>
                    </w:div>
                    <w:div w:id="1136407464">
                      <w:marLeft w:val="0"/>
                      <w:marRight w:val="0"/>
                      <w:marTop w:val="0"/>
                      <w:marBottom w:val="0"/>
                      <w:divBdr>
                        <w:top w:val="none" w:sz="0" w:space="0" w:color="auto"/>
                        <w:left w:val="none" w:sz="0" w:space="0" w:color="auto"/>
                        <w:bottom w:val="none" w:sz="0" w:space="0" w:color="auto"/>
                        <w:right w:val="none" w:sz="0" w:space="0" w:color="auto"/>
                      </w:divBdr>
                    </w:div>
                    <w:div w:id="1162236692">
                      <w:marLeft w:val="0"/>
                      <w:marRight w:val="0"/>
                      <w:marTop w:val="0"/>
                      <w:marBottom w:val="0"/>
                      <w:divBdr>
                        <w:top w:val="none" w:sz="0" w:space="0" w:color="auto"/>
                        <w:left w:val="none" w:sz="0" w:space="0" w:color="auto"/>
                        <w:bottom w:val="none" w:sz="0" w:space="0" w:color="auto"/>
                        <w:right w:val="none" w:sz="0" w:space="0" w:color="auto"/>
                      </w:divBdr>
                    </w:div>
                    <w:div w:id="1335306703">
                      <w:marLeft w:val="0"/>
                      <w:marRight w:val="0"/>
                      <w:marTop w:val="0"/>
                      <w:marBottom w:val="0"/>
                      <w:divBdr>
                        <w:top w:val="none" w:sz="0" w:space="0" w:color="auto"/>
                        <w:left w:val="none" w:sz="0" w:space="0" w:color="auto"/>
                        <w:bottom w:val="none" w:sz="0" w:space="0" w:color="auto"/>
                        <w:right w:val="none" w:sz="0" w:space="0" w:color="auto"/>
                      </w:divBdr>
                    </w:div>
                    <w:div w:id="14901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41660">
          <w:marLeft w:val="0"/>
          <w:marRight w:val="0"/>
          <w:marTop w:val="0"/>
          <w:marBottom w:val="0"/>
          <w:divBdr>
            <w:top w:val="none" w:sz="0" w:space="0" w:color="auto"/>
            <w:left w:val="none" w:sz="0" w:space="0" w:color="auto"/>
            <w:bottom w:val="none" w:sz="0" w:space="0" w:color="auto"/>
            <w:right w:val="none" w:sz="0" w:space="0" w:color="auto"/>
          </w:divBdr>
        </w:div>
        <w:div w:id="1022052691">
          <w:marLeft w:val="0"/>
          <w:marRight w:val="0"/>
          <w:marTop w:val="0"/>
          <w:marBottom w:val="0"/>
          <w:divBdr>
            <w:top w:val="none" w:sz="0" w:space="0" w:color="auto"/>
            <w:left w:val="none" w:sz="0" w:space="0" w:color="auto"/>
            <w:bottom w:val="none" w:sz="0" w:space="0" w:color="auto"/>
            <w:right w:val="none" w:sz="0" w:space="0" w:color="auto"/>
          </w:divBdr>
        </w:div>
        <w:div w:id="1058628619">
          <w:marLeft w:val="0"/>
          <w:marRight w:val="0"/>
          <w:marTop w:val="0"/>
          <w:marBottom w:val="0"/>
          <w:divBdr>
            <w:top w:val="none" w:sz="0" w:space="0" w:color="auto"/>
            <w:left w:val="none" w:sz="0" w:space="0" w:color="auto"/>
            <w:bottom w:val="none" w:sz="0" w:space="0" w:color="auto"/>
            <w:right w:val="none" w:sz="0" w:space="0" w:color="auto"/>
          </w:divBdr>
        </w:div>
        <w:div w:id="1178425270">
          <w:marLeft w:val="0"/>
          <w:marRight w:val="0"/>
          <w:marTop w:val="0"/>
          <w:marBottom w:val="0"/>
          <w:divBdr>
            <w:top w:val="none" w:sz="0" w:space="0" w:color="auto"/>
            <w:left w:val="none" w:sz="0" w:space="0" w:color="auto"/>
            <w:bottom w:val="none" w:sz="0" w:space="0" w:color="auto"/>
            <w:right w:val="none" w:sz="0" w:space="0" w:color="auto"/>
          </w:divBdr>
        </w:div>
        <w:div w:id="1677075963">
          <w:marLeft w:val="0"/>
          <w:marRight w:val="0"/>
          <w:marTop w:val="0"/>
          <w:marBottom w:val="0"/>
          <w:divBdr>
            <w:top w:val="none" w:sz="0" w:space="0" w:color="auto"/>
            <w:left w:val="none" w:sz="0" w:space="0" w:color="auto"/>
            <w:bottom w:val="none" w:sz="0" w:space="0" w:color="auto"/>
            <w:right w:val="none" w:sz="0" w:space="0" w:color="auto"/>
          </w:divBdr>
        </w:div>
        <w:div w:id="1728870252">
          <w:marLeft w:val="0"/>
          <w:marRight w:val="0"/>
          <w:marTop w:val="0"/>
          <w:marBottom w:val="0"/>
          <w:divBdr>
            <w:top w:val="none" w:sz="0" w:space="0" w:color="auto"/>
            <w:left w:val="none" w:sz="0" w:space="0" w:color="auto"/>
            <w:bottom w:val="none" w:sz="0" w:space="0" w:color="auto"/>
            <w:right w:val="none" w:sz="0" w:space="0" w:color="auto"/>
          </w:divBdr>
        </w:div>
        <w:div w:id="2036156697">
          <w:marLeft w:val="0"/>
          <w:marRight w:val="0"/>
          <w:marTop w:val="0"/>
          <w:marBottom w:val="0"/>
          <w:divBdr>
            <w:top w:val="none" w:sz="0" w:space="0" w:color="auto"/>
            <w:left w:val="none" w:sz="0" w:space="0" w:color="auto"/>
            <w:bottom w:val="none" w:sz="0" w:space="0" w:color="auto"/>
            <w:right w:val="none" w:sz="0" w:space="0" w:color="auto"/>
          </w:divBdr>
        </w:div>
      </w:divsChild>
    </w:div>
    <w:div w:id="834152599">
      <w:bodyDiv w:val="1"/>
      <w:marLeft w:val="0"/>
      <w:marRight w:val="0"/>
      <w:marTop w:val="0"/>
      <w:marBottom w:val="0"/>
      <w:divBdr>
        <w:top w:val="none" w:sz="0" w:space="0" w:color="auto"/>
        <w:left w:val="none" w:sz="0" w:space="0" w:color="auto"/>
        <w:bottom w:val="none" w:sz="0" w:space="0" w:color="auto"/>
        <w:right w:val="none" w:sz="0" w:space="0" w:color="auto"/>
      </w:divBdr>
      <w:divsChild>
        <w:div w:id="182137325">
          <w:marLeft w:val="0"/>
          <w:marRight w:val="0"/>
          <w:marTop w:val="0"/>
          <w:marBottom w:val="0"/>
          <w:divBdr>
            <w:top w:val="none" w:sz="0" w:space="0" w:color="auto"/>
            <w:left w:val="none" w:sz="0" w:space="0" w:color="auto"/>
            <w:bottom w:val="none" w:sz="0" w:space="0" w:color="auto"/>
            <w:right w:val="none" w:sz="0" w:space="0" w:color="auto"/>
          </w:divBdr>
        </w:div>
        <w:div w:id="735469953">
          <w:marLeft w:val="0"/>
          <w:marRight w:val="0"/>
          <w:marTop w:val="0"/>
          <w:marBottom w:val="0"/>
          <w:divBdr>
            <w:top w:val="none" w:sz="0" w:space="0" w:color="auto"/>
            <w:left w:val="none" w:sz="0" w:space="0" w:color="auto"/>
            <w:bottom w:val="none" w:sz="0" w:space="0" w:color="auto"/>
            <w:right w:val="none" w:sz="0" w:space="0" w:color="auto"/>
          </w:divBdr>
        </w:div>
        <w:div w:id="849104813">
          <w:marLeft w:val="0"/>
          <w:marRight w:val="0"/>
          <w:marTop w:val="0"/>
          <w:marBottom w:val="0"/>
          <w:divBdr>
            <w:top w:val="none" w:sz="0" w:space="0" w:color="auto"/>
            <w:left w:val="none" w:sz="0" w:space="0" w:color="auto"/>
            <w:bottom w:val="none" w:sz="0" w:space="0" w:color="auto"/>
            <w:right w:val="none" w:sz="0" w:space="0" w:color="auto"/>
          </w:divBdr>
        </w:div>
        <w:div w:id="1282112804">
          <w:marLeft w:val="0"/>
          <w:marRight w:val="0"/>
          <w:marTop w:val="0"/>
          <w:marBottom w:val="0"/>
          <w:divBdr>
            <w:top w:val="none" w:sz="0" w:space="0" w:color="auto"/>
            <w:left w:val="none" w:sz="0" w:space="0" w:color="auto"/>
            <w:bottom w:val="none" w:sz="0" w:space="0" w:color="auto"/>
            <w:right w:val="none" w:sz="0" w:space="0" w:color="auto"/>
          </w:divBdr>
        </w:div>
        <w:div w:id="1298537011">
          <w:marLeft w:val="0"/>
          <w:marRight w:val="0"/>
          <w:marTop w:val="0"/>
          <w:marBottom w:val="0"/>
          <w:divBdr>
            <w:top w:val="none" w:sz="0" w:space="0" w:color="auto"/>
            <w:left w:val="none" w:sz="0" w:space="0" w:color="auto"/>
            <w:bottom w:val="none" w:sz="0" w:space="0" w:color="auto"/>
            <w:right w:val="none" w:sz="0" w:space="0" w:color="auto"/>
          </w:divBdr>
        </w:div>
        <w:div w:id="1500805582">
          <w:marLeft w:val="0"/>
          <w:marRight w:val="0"/>
          <w:marTop w:val="0"/>
          <w:marBottom w:val="0"/>
          <w:divBdr>
            <w:top w:val="none" w:sz="0" w:space="0" w:color="auto"/>
            <w:left w:val="none" w:sz="0" w:space="0" w:color="auto"/>
            <w:bottom w:val="none" w:sz="0" w:space="0" w:color="auto"/>
            <w:right w:val="none" w:sz="0" w:space="0" w:color="auto"/>
          </w:divBdr>
        </w:div>
        <w:div w:id="1774745573">
          <w:marLeft w:val="0"/>
          <w:marRight w:val="0"/>
          <w:marTop w:val="0"/>
          <w:marBottom w:val="0"/>
          <w:divBdr>
            <w:top w:val="none" w:sz="0" w:space="0" w:color="auto"/>
            <w:left w:val="none" w:sz="0" w:space="0" w:color="auto"/>
            <w:bottom w:val="none" w:sz="0" w:space="0" w:color="auto"/>
            <w:right w:val="none" w:sz="0" w:space="0" w:color="auto"/>
          </w:divBdr>
        </w:div>
        <w:div w:id="1962951004">
          <w:marLeft w:val="0"/>
          <w:marRight w:val="0"/>
          <w:marTop w:val="0"/>
          <w:marBottom w:val="0"/>
          <w:divBdr>
            <w:top w:val="none" w:sz="0" w:space="0" w:color="auto"/>
            <w:left w:val="none" w:sz="0" w:space="0" w:color="auto"/>
            <w:bottom w:val="none" w:sz="0" w:space="0" w:color="auto"/>
            <w:right w:val="none" w:sz="0" w:space="0" w:color="auto"/>
          </w:divBdr>
        </w:div>
        <w:div w:id="2059623429">
          <w:marLeft w:val="0"/>
          <w:marRight w:val="0"/>
          <w:marTop w:val="0"/>
          <w:marBottom w:val="0"/>
          <w:divBdr>
            <w:top w:val="none" w:sz="0" w:space="0" w:color="auto"/>
            <w:left w:val="none" w:sz="0" w:space="0" w:color="auto"/>
            <w:bottom w:val="none" w:sz="0" w:space="0" w:color="auto"/>
            <w:right w:val="none" w:sz="0" w:space="0" w:color="auto"/>
          </w:divBdr>
        </w:div>
      </w:divsChild>
    </w:div>
    <w:div w:id="849292287">
      <w:bodyDiv w:val="1"/>
      <w:marLeft w:val="0"/>
      <w:marRight w:val="0"/>
      <w:marTop w:val="0"/>
      <w:marBottom w:val="0"/>
      <w:divBdr>
        <w:top w:val="none" w:sz="0" w:space="0" w:color="auto"/>
        <w:left w:val="none" w:sz="0" w:space="0" w:color="auto"/>
        <w:bottom w:val="none" w:sz="0" w:space="0" w:color="auto"/>
        <w:right w:val="none" w:sz="0" w:space="0" w:color="auto"/>
      </w:divBdr>
    </w:div>
    <w:div w:id="880020473">
      <w:bodyDiv w:val="1"/>
      <w:marLeft w:val="0"/>
      <w:marRight w:val="0"/>
      <w:marTop w:val="0"/>
      <w:marBottom w:val="0"/>
      <w:divBdr>
        <w:top w:val="none" w:sz="0" w:space="0" w:color="auto"/>
        <w:left w:val="none" w:sz="0" w:space="0" w:color="auto"/>
        <w:bottom w:val="none" w:sz="0" w:space="0" w:color="auto"/>
        <w:right w:val="none" w:sz="0" w:space="0" w:color="auto"/>
      </w:divBdr>
    </w:div>
    <w:div w:id="1096637860">
      <w:bodyDiv w:val="1"/>
      <w:marLeft w:val="0"/>
      <w:marRight w:val="0"/>
      <w:marTop w:val="0"/>
      <w:marBottom w:val="0"/>
      <w:divBdr>
        <w:top w:val="none" w:sz="0" w:space="0" w:color="auto"/>
        <w:left w:val="none" w:sz="0" w:space="0" w:color="auto"/>
        <w:bottom w:val="none" w:sz="0" w:space="0" w:color="auto"/>
        <w:right w:val="none" w:sz="0" w:space="0" w:color="auto"/>
      </w:divBdr>
      <w:divsChild>
        <w:div w:id="172961934">
          <w:marLeft w:val="0"/>
          <w:marRight w:val="0"/>
          <w:marTop w:val="0"/>
          <w:marBottom w:val="0"/>
          <w:divBdr>
            <w:top w:val="none" w:sz="0" w:space="0" w:color="auto"/>
            <w:left w:val="none" w:sz="0" w:space="0" w:color="auto"/>
            <w:bottom w:val="none" w:sz="0" w:space="0" w:color="auto"/>
            <w:right w:val="none" w:sz="0" w:space="0" w:color="auto"/>
          </w:divBdr>
        </w:div>
        <w:div w:id="680162305">
          <w:marLeft w:val="0"/>
          <w:marRight w:val="0"/>
          <w:marTop w:val="0"/>
          <w:marBottom w:val="0"/>
          <w:divBdr>
            <w:top w:val="none" w:sz="0" w:space="0" w:color="auto"/>
            <w:left w:val="none" w:sz="0" w:space="0" w:color="auto"/>
            <w:bottom w:val="none" w:sz="0" w:space="0" w:color="auto"/>
            <w:right w:val="none" w:sz="0" w:space="0" w:color="auto"/>
          </w:divBdr>
        </w:div>
        <w:div w:id="735935849">
          <w:marLeft w:val="0"/>
          <w:marRight w:val="0"/>
          <w:marTop w:val="0"/>
          <w:marBottom w:val="0"/>
          <w:divBdr>
            <w:top w:val="none" w:sz="0" w:space="0" w:color="auto"/>
            <w:left w:val="none" w:sz="0" w:space="0" w:color="auto"/>
            <w:bottom w:val="none" w:sz="0" w:space="0" w:color="auto"/>
            <w:right w:val="none" w:sz="0" w:space="0" w:color="auto"/>
          </w:divBdr>
        </w:div>
        <w:div w:id="823087185">
          <w:marLeft w:val="0"/>
          <w:marRight w:val="0"/>
          <w:marTop w:val="0"/>
          <w:marBottom w:val="0"/>
          <w:divBdr>
            <w:top w:val="none" w:sz="0" w:space="0" w:color="auto"/>
            <w:left w:val="none" w:sz="0" w:space="0" w:color="auto"/>
            <w:bottom w:val="none" w:sz="0" w:space="0" w:color="auto"/>
            <w:right w:val="none" w:sz="0" w:space="0" w:color="auto"/>
          </w:divBdr>
        </w:div>
        <w:div w:id="1271159489">
          <w:marLeft w:val="0"/>
          <w:marRight w:val="0"/>
          <w:marTop w:val="0"/>
          <w:marBottom w:val="0"/>
          <w:divBdr>
            <w:top w:val="none" w:sz="0" w:space="0" w:color="auto"/>
            <w:left w:val="none" w:sz="0" w:space="0" w:color="auto"/>
            <w:bottom w:val="none" w:sz="0" w:space="0" w:color="auto"/>
            <w:right w:val="none" w:sz="0" w:space="0" w:color="auto"/>
          </w:divBdr>
        </w:div>
        <w:div w:id="1291790197">
          <w:marLeft w:val="0"/>
          <w:marRight w:val="0"/>
          <w:marTop w:val="0"/>
          <w:marBottom w:val="0"/>
          <w:divBdr>
            <w:top w:val="none" w:sz="0" w:space="0" w:color="auto"/>
            <w:left w:val="none" w:sz="0" w:space="0" w:color="auto"/>
            <w:bottom w:val="none" w:sz="0" w:space="0" w:color="auto"/>
            <w:right w:val="none" w:sz="0" w:space="0" w:color="auto"/>
          </w:divBdr>
        </w:div>
        <w:div w:id="1384524974">
          <w:marLeft w:val="0"/>
          <w:marRight w:val="0"/>
          <w:marTop w:val="0"/>
          <w:marBottom w:val="0"/>
          <w:divBdr>
            <w:top w:val="none" w:sz="0" w:space="0" w:color="auto"/>
            <w:left w:val="none" w:sz="0" w:space="0" w:color="auto"/>
            <w:bottom w:val="none" w:sz="0" w:space="0" w:color="auto"/>
            <w:right w:val="none" w:sz="0" w:space="0" w:color="auto"/>
          </w:divBdr>
        </w:div>
        <w:div w:id="1577934166">
          <w:marLeft w:val="0"/>
          <w:marRight w:val="0"/>
          <w:marTop w:val="0"/>
          <w:marBottom w:val="0"/>
          <w:divBdr>
            <w:top w:val="none" w:sz="0" w:space="0" w:color="auto"/>
            <w:left w:val="none" w:sz="0" w:space="0" w:color="auto"/>
            <w:bottom w:val="none" w:sz="0" w:space="0" w:color="auto"/>
            <w:right w:val="none" w:sz="0" w:space="0" w:color="auto"/>
          </w:divBdr>
        </w:div>
        <w:div w:id="1874882912">
          <w:marLeft w:val="0"/>
          <w:marRight w:val="0"/>
          <w:marTop w:val="0"/>
          <w:marBottom w:val="0"/>
          <w:divBdr>
            <w:top w:val="none" w:sz="0" w:space="0" w:color="auto"/>
            <w:left w:val="none" w:sz="0" w:space="0" w:color="auto"/>
            <w:bottom w:val="none" w:sz="0" w:space="0" w:color="auto"/>
            <w:right w:val="none" w:sz="0" w:space="0" w:color="auto"/>
          </w:divBdr>
        </w:div>
      </w:divsChild>
    </w:div>
    <w:div w:id="1116605890">
      <w:bodyDiv w:val="1"/>
      <w:marLeft w:val="0"/>
      <w:marRight w:val="0"/>
      <w:marTop w:val="0"/>
      <w:marBottom w:val="0"/>
      <w:divBdr>
        <w:top w:val="none" w:sz="0" w:space="0" w:color="auto"/>
        <w:left w:val="none" w:sz="0" w:space="0" w:color="auto"/>
        <w:bottom w:val="none" w:sz="0" w:space="0" w:color="auto"/>
        <w:right w:val="none" w:sz="0" w:space="0" w:color="auto"/>
      </w:divBdr>
      <w:divsChild>
        <w:div w:id="60754553">
          <w:marLeft w:val="0"/>
          <w:marRight w:val="0"/>
          <w:marTop w:val="0"/>
          <w:marBottom w:val="0"/>
          <w:divBdr>
            <w:top w:val="none" w:sz="0" w:space="0" w:color="auto"/>
            <w:left w:val="none" w:sz="0" w:space="0" w:color="auto"/>
            <w:bottom w:val="none" w:sz="0" w:space="0" w:color="auto"/>
            <w:right w:val="none" w:sz="0" w:space="0" w:color="auto"/>
          </w:divBdr>
        </w:div>
        <w:div w:id="238902735">
          <w:marLeft w:val="0"/>
          <w:marRight w:val="0"/>
          <w:marTop w:val="0"/>
          <w:marBottom w:val="0"/>
          <w:divBdr>
            <w:top w:val="none" w:sz="0" w:space="0" w:color="auto"/>
            <w:left w:val="none" w:sz="0" w:space="0" w:color="auto"/>
            <w:bottom w:val="none" w:sz="0" w:space="0" w:color="auto"/>
            <w:right w:val="none" w:sz="0" w:space="0" w:color="auto"/>
          </w:divBdr>
        </w:div>
        <w:div w:id="517893270">
          <w:marLeft w:val="0"/>
          <w:marRight w:val="0"/>
          <w:marTop w:val="0"/>
          <w:marBottom w:val="0"/>
          <w:divBdr>
            <w:top w:val="none" w:sz="0" w:space="0" w:color="auto"/>
            <w:left w:val="none" w:sz="0" w:space="0" w:color="auto"/>
            <w:bottom w:val="none" w:sz="0" w:space="0" w:color="auto"/>
            <w:right w:val="none" w:sz="0" w:space="0" w:color="auto"/>
          </w:divBdr>
          <w:divsChild>
            <w:div w:id="1191141350">
              <w:marLeft w:val="-75"/>
              <w:marRight w:val="0"/>
              <w:marTop w:val="30"/>
              <w:marBottom w:val="30"/>
              <w:divBdr>
                <w:top w:val="none" w:sz="0" w:space="0" w:color="auto"/>
                <w:left w:val="none" w:sz="0" w:space="0" w:color="auto"/>
                <w:bottom w:val="none" w:sz="0" w:space="0" w:color="auto"/>
                <w:right w:val="none" w:sz="0" w:space="0" w:color="auto"/>
              </w:divBdr>
              <w:divsChild>
                <w:div w:id="34163175">
                  <w:marLeft w:val="0"/>
                  <w:marRight w:val="0"/>
                  <w:marTop w:val="0"/>
                  <w:marBottom w:val="0"/>
                  <w:divBdr>
                    <w:top w:val="none" w:sz="0" w:space="0" w:color="auto"/>
                    <w:left w:val="none" w:sz="0" w:space="0" w:color="auto"/>
                    <w:bottom w:val="none" w:sz="0" w:space="0" w:color="auto"/>
                    <w:right w:val="none" w:sz="0" w:space="0" w:color="auto"/>
                  </w:divBdr>
                  <w:divsChild>
                    <w:div w:id="2019119697">
                      <w:marLeft w:val="0"/>
                      <w:marRight w:val="0"/>
                      <w:marTop w:val="0"/>
                      <w:marBottom w:val="0"/>
                      <w:divBdr>
                        <w:top w:val="none" w:sz="0" w:space="0" w:color="auto"/>
                        <w:left w:val="none" w:sz="0" w:space="0" w:color="auto"/>
                        <w:bottom w:val="none" w:sz="0" w:space="0" w:color="auto"/>
                        <w:right w:val="none" w:sz="0" w:space="0" w:color="auto"/>
                      </w:divBdr>
                    </w:div>
                  </w:divsChild>
                </w:div>
                <w:div w:id="983699052">
                  <w:marLeft w:val="0"/>
                  <w:marRight w:val="0"/>
                  <w:marTop w:val="0"/>
                  <w:marBottom w:val="0"/>
                  <w:divBdr>
                    <w:top w:val="none" w:sz="0" w:space="0" w:color="auto"/>
                    <w:left w:val="none" w:sz="0" w:space="0" w:color="auto"/>
                    <w:bottom w:val="none" w:sz="0" w:space="0" w:color="auto"/>
                    <w:right w:val="none" w:sz="0" w:space="0" w:color="auto"/>
                  </w:divBdr>
                  <w:divsChild>
                    <w:div w:id="90316258">
                      <w:marLeft w:val="0"/>
                      <w:marRight w:val="0"/>
                      <w:marTop w:val="0"/>
                      <w:marBottom w:val="0"/>
                      <w:divBdr>
                        <w:top w:val="none" w:sz="0" w:space="0" w:color="auto"/>
                        <w:left w:val="none" w:sz="0" w:space="0" w:color="auto"/>
                        <w:bottom w:val="none" w:sz="0" w:space="0" w:color="auto"/>
                        <w:right w:val="none" w:sz="0" w:space="0" w:color="auto"/>
                      </w:divBdr>
                    </w:div>
                    <w:div w:id="561982961">
                      <w:marLeft w:val="0"/>
                      <w:marRight w:val="0"/>
                      <w:marTop w:val="0"/>
                      <w:marBottom w:val="0"/>
                      <w:divBdr>
                        <w:top w:val="none" w:sz="0" w:space="0" w:color="auto"/>
                        <w:left w:val="none" w:sz="0" w:space="0" w:color="auto"/>
                        <w:bottom w:val="none" w:sz="0" w:space="0" w:color="auto"/>
                        <w:right w:val="none" w:sz="0" w:space="0" w:color="auto"/>
                      </w:divBdr>
                    </w:div>
                    <w:div w:id="910119006">
                      <w:marLeft w:val="0"/>
                      <w:marRight w:val="0"/>
                      <w:marTop w:val="0"/>
                      <w:marBottom w:val="0"/>
                      <w:divBdr>
                        <w:top w:val="none" w:sz="0" w:space="0" w:color="auto"/>
                        <w:left w:val="none" w:sz="0" w:space="0" w:color="auto"/>
                        <w:bottom w:val="none" w:sz="0" w:space="0" w:color="auto"/>
                        <w:right w:val="none" w:sz="0" w:space="0" w:color="auto"/>
                      </w:divBdr>
                    </w:div>
                    <w:div w:id="1369724279">
                      <w:marLeft w:val="0"/>
                      <w:marRight w:val="0"/>
                      <w:marTop w:val="0"/>
                      <w:marBottom w:val="0"/>
                      <w:divBdr>
                        <w:top w:val="none" w:sz="0" w:space="0" w:color="auto"/>
                        <w:left w:val="none" w:sz="0" w:space="0" w:color="auto"/>
                        <w:bottom w:val="none" w:sz="0" w:space="0" w:color="auto"/>
                        <w:right w:val="none" w:sz="0" w:space="0" w:color="auto"/>
                      </w:divBdr>
                    </w:div>
                    <w:div w:id="1537499519">
                      <w:marLeft w:val="0"/>
                      <w:marRight w:val="0"/>
                      <w:marTop w:val="0"/>
                      <w:marBottom w:val="0"/>
                      <w:divBdr>
                        <w:top w:val="none" w:sz="0" w:space="0" w:color="auto"/>
                        <w:left w:val="none" w:sz="0" w:space="0" w:color="auto"/>
                        <w:bottom w:val="none" w:sz="0" w:space="0" w:color="auto"/>
                        <w:right w:val="none" w:sz="0" w:space="0" w:color="auto"/>
                      </w:divBdr>
                    </w:div>
                    <w:div w:id="1743874174">
                      <w:marLeft w:val="0"/>
                      <w:marRight w:val="0"/>
                      <w:marTop w:val="0"/>
                      <w:marBottom w:val="0"/>
                      <w:divBdr>
                        <w:top w:val="none" w:sz="0" w:space="0" w:color="auto"/>
                        <w:left w:val="none" w:sz="0" w:space="0" w:color="auto"/>
                        <w:bottom w:val="none" w:sz="0" w:space="0" w:color="auto"/>
                        <w:right w:val="none" w:sz="0" w:space="0" w:color="auto"/>
                      </w:divBdr>
                    </w:div>
                    <w:div w:id="1974944314">
                      <w:marLeft w:val="0"/>
                      <w:marRight w:val="0"/>
                      <w:marTop w:val="0"/>
                      <w:marBottom w:val="0"/>
                      <w:divBdr>
                        <w:top w:val="none" w:sz="0" w:space="0" w:color="auto"/>
                        <w:left w:val="none" w:sz="0" w:space="0" w:color="auto"/>
                        <w:bottom w:val="none" w:sz="0" w:space="0" w:color="auto"/>
                        <w:right w:val="none" w:sz="0" w:space="0" w:color="auto"/>
                      </w:divBdr>
                    </w:div>
                    <w:div w:id="2038189022">
                      <w:marLeft w:val="0"/>
                      <w:marRight w:val="0"/>
                      <w:marTop w:val="0"/>
                      <w:marBottom w:val="0"/>
                      <w:divBdr>
                        <w:top w:val="none" w:sz="0" w:space="0" w:color="auto"/>
                        <w:left w:val="none" w:sz="0" w:space="0" w:color="auto"/>
                        <w:bottom w:val="none" w:sz="0" w:space="0" w:color="auto"/>
                        <w:right w:val="none" w:sz="0" w:space="0" w:color="auto"/>
                      </w:divBdr>
                    </w:div>
                  </w:divsChild>
                </w:div>
                <w:div w:id="1104307473">
                  <w:marLeft w:val="0"/>
                  <w:marRight w:val="0"/>
                  <w:marTop w:val="0"/>
                  <w:marBottom w:val="0"/>
                  <w:divBdr>
                    <w:top w:val="none" w:sz="0" w:space="0" w:color="auto"/>
                    <w:left w:val="none" w:sz="0" w:space="0" w:color="auto"/>
                    <w:bottom w:val="none" w:sz="0" w:space="0" w:color="auto"/>
                    <w:right w:val="none" w:sz="0" w:space="0" w:color="auto"/>
                  </w:divBdr>
                  <w:divsChild>
                    <w:div w:id="77872125">
                      <w:marLeft w:val="0"/>
                      <w:marRight w:val="0"/>
                      <w:marTop w:val="0"/>
                      <w:marBottom w:val="0"/>
                      <w:divBdr>
                        <w:top w:val="none" w:sz="0" w:space="0" w:color="auto"/>
                        <w:left w:val="none" w:sz="0" w:space="0" w:color="auto"/>
                        <w:bottom w:val="none" w:sz="0" w:space="0" w:color="auto"/>
                        <w:right w:val="none" w:sz="0" w:space="0" w:color="auto"/>
                      </w:divBdr>
                    </w:div>
                    <w:div w:id="442697159">
                      <w:marLeft w:val="0"/>
                      <w:marRight w:val="0"/>
                      <w:marTop w:val="0"/>
                      <w:marBottom w:val="0"/>
                      <w:divBdr>
                        <w:top w:val="none" w:sz="0" w:space="0" w:color="auto"/>
                        <w:left w:val="none" w:sz="0" w:space="0" w:color="auto"/>
                        <w:bottom w:val="none" w:sz="0" w:space="0" w:color="auto"/>
                        <w:right w:val="none" w:sz="0" w:space="0" w:color="auto"/>
                      </w:divBdr>
                    </w:div>
                    <w:div w:id="519591668">
                      <w:marLeft w:val="0"/>
                      <w:marRight w:val="0"/>
                      <w:marTop w:val="0"/>
                      <w:marBottom w:val="0"/>
                      <w:divBdr>
                        <w:top w:val="none" w:sz="0" w:space="0" w:color="auto"/>
                        <w:left w:val="none" w:sz="0" w:space="0" w:color="auto"/>
                        <w:bottom w:val="none" w:sz="0" w:space="0" w:color="auto"/>
                        <w:right w:val="none" w:sz="0" w:space="0" w:color="auto"/>
                      </w:divBdr>
                    </w:div>
                    <w:div w:id="622268482">
                      <w:marLeft w:val="0"/>
                      <w:marRight w:val="0"/>
                      <w:marTop w:val="0"/>
                      <w:marBottom w:val="0"/>
                      <w:divBdr>
                        <w:top w:val="none" w:sz="0" w:space="0" w:color="auto"/>
                        <w:left w:val="none" w:sz="0" w:space="0" w:color="auto"/>
                        <w:bottom w:val="none" w:sz="0" w:space="0" w:color="auto"/>
                        <w:right w:val="none" w:sz="0" w:space="0" w:color="auto"/>
                      </w:divBdr>
                    </w:div>
                    <w:div w:id="745231107">
                      <w:marLeft w:val="0"/>
                      <w:marRight w:val="0"/>
                      <w:marTop w:val="0"/>
                      <w:marBottom w:val="0"/>
                      <w:divBdr>
                        <w:top w:val="none" w:sz="0" w:space="0" w:color="auto"/>
                        <w:left w:val="none" w:sz="0" w:space="0" w:color="auto"/>
                        <w:bottom w:val="none" w:sz="0" w:space="0" w:color="auto"/>
                        <w:right w:val="none" w:sz="0" w:space="0" w:color="auto"/>
                      </w:divBdr>
                    </w:div>
                    <w:div w:id="846021266">
                      <w:marLeft w:val="0"/>
                      <w:marRight w:val="0"/>
                      <w:marTop w:val="0"/>
                      <w:marBottom w:val="0"/>
                      <w:divBdr>
                        <w:top w:val="none" w:sz="0" w:space="0" w:color="auto"/>
                        <w:left w:val="none" w:sz="0" w:space="0" w:color="auto"/>
                        <w:bottom w:val="none" w:sz="0" w:space="0" w:color="auto"/>
                        <w:right w:val="none" w:sz="0" w:space="0" w:color="auto"/>
                      </w:divBdr>
                    </w:div>
                    <w:div w:id="875392563">
                      <w:marLeft w:val="0"/>
                      <w:marRight w:val="0"/>
                      <w:marTop w:val="0"/>
                      <w:marBottom w:val="0"/>
                      <w:divBdr>
                        <w:top w:val="none" w:sz="0" w:space="0" w:color="auto"/>
                        <w:left w:val="none" w:sz="0" w:space="0" w:color="auto"/>
                        <w:bottom w:val="none" w:sz="0" w:space="0" w:color="auto"/>
                        <w:right w:val="none" w:sz="0" w:space="0" w:color="auto"/>
                      </w:divBdr>
                    </w:div>
                    <w:div w:id="907231649">
                      <w:marLeft w:val="0"/>
                      <w:marRight w:val="0"/>
                      <w:marTop w:val="0"/>
                      <w:marBottom w:val="0"/>
                      <w:divBdr>
                        <w:top w:val="none" w:sz="0" w:space="0" w:color="auto"/>
                        <w:left w:val="none" w:sz="0" w:space="0" w:color="auto"/>
                        <w:bottom w:val="none" w:sz="0" w:space="0" w:color="auto"/>
                        <w:right w:val="none" w:sz="0" w:space="0" w:color="auto"/>
                      </w:divBdr>
                    </w:div>
                    <w:div w:id="1184245243">
                      <w:marLeft w:val="0"/>
                      <w:marRight w:val="0"/>
                      <w:marTop w:val="0"/>
                      <w:marBottom w:val="0"/>
                      <w:divBdr>
                        <w:top w:val="none" w:sz="0" w:space="0" w:color="auto"/>
                        <w:left w:val="none" w:sz="0" w:space="0" w:color="auto"/>
                        <w:bottom w:val="none" w:sz="0" w:space="0" w:color="auto"/>
                        <w:right w:val="none" w:sz="0" w:space="0" w:color="auto"/>
                      </w:divBdr>
                    </w:div>
                    <w:div w:id="1195576885">
                      <w:marLeft w:val="0"/>
                      <w:marRight w:val="0"/>
                      <w:marTop w:val="0"/>
                      <w:marBottom w:val="0"/>
                      <w:divBdr>
                        <w:top w:val="none" w:sz="0" w:space="0" w:color="auto"/>
                        <w:left w:val="none" w:sz="0" w:space="0" w:color="auto"/>
                        <w:bottom w:val="none" w:sz="0" w:space="0" w:color="auto"/>
                        <w:right w:val="none" w:sz="0" w:space="0" w:color="auto"/>
                      </w:divBdr>
                    </w:div>
                    <w:div w:id="1385983549">
                      <w:marLeft w:val="0"/>
                      <w:marRight w:val="0"/>
                      <w:marTop w:val="0"/>
                      <w:marBottom w:val="0"/>
                      <w:divBdr>
                        <w:top w:val="none" w:sz="0" w:space="0" w:color="auto"/>
                        <w:left w:val="none" w:sz="0" w:space="0" w:color="auto"/>
                        <w:bottom w:val="none" w:sz="0" w:space="0" w:color="auto"/>
                        <w:right w:val="none" w:sz="0" w:space="0" w:color="auto"/>
                      </w:divBdr>
                    </w:div>
                    <w:div w:id="1403410451">
                      <w:marLeft w:val="0"/>
                      <w:marRight w:val="0"/>
                      <w:marTop w:val="0"/>
                      <w:marBottom w:val="0"/>
                      <w:divBdr>
                        <w:top w:val="none" w:sz="0" w:space="0" w:color="auto"/>
                        <w:left w:val="none" w:sz="0" w:space="0" w:color="auto"/>
                        <w:bottom w:val="none" w:sz="0" w:space="0" w:color="auto"/>
                        <w:right w:val="none" w:sz="0" w:space="0" w:color="auto"/>
                      </w:divBdr>
                    </w:div>
                    <w:div w:id="1713382056">
                      <w:marLeft w:val="0"/>
                      <w:marRight w:val="0"/>
                      <w:marTop w:val="0"/>
                      <w:marBottom w:val="0"/>
                      <w:divBdr>
                        <w:top w:val="none" w:sz="0" w:space="0" w:color="auto"/>
                        <w:left w:val="none" w:sz="0" w:space="0" w:color="auto"/>
                        <w:bottom w:val="none" w:sz="0" w:space="0" w:color="auto"/>
                        <w:right w:val="none" w:sz="0" w:space="0" w:color="auto"/>
                      </w:divBdr>
                    </w:div>
                    <w:div w:id="1881698643">
                      <w:marLeft w:val="0"/>
                      <w:marRight w:val="0"/>
                      <w:marTop w:val="0"/>
                      <w:marBottom w:val="0"/>
                      <w:divBdr>
                        <w:top w:val="none" w:sz="0" w:space="0" w:color="auto"/>
                        <w:left w:val="none" w:sz="0" w:space="0" w:color="auto"/>
                        <w:bottom w:val="none" w:sz="0" w:space="0" w:color="auto"/>
                        <w:right w:val="none" w:sz="0" w:space="0" w:color="auto"/>
                      </w:divBdr>
                    </w:div>
                    <w:div w:id="1909075729">
                      <w:marLeft w:val="0"/>
                      <w:marRight w:val="0"/>
                      <w:marTop w:val="0"/>
                      <w:marBottom w:val="0"/>
                      <w:divBdr>
                        <w:top w:val="none" w:sz="0" w:space="0" w:color="auto"/>
                        <w:left w:val="none" w:sz="0" w:space="0" w:color="auto"/>
                        <w:bottom w:val="none" w:sz="0" w:space="0" w:color="auto"/>
                        <w:right w:val="none" w:sz="0" w:space="0" w:color="auto"/>
                      </w:divBdr>
                    </w:div>
                  </w:divsChild>
                </w:div>
                <w:div w:id="2036079454">
                  <w:marLeft w:val="0"/>
                  <w:marRight w:val="0"/>
                  <w:marTop w:val="0"/>
                  <w:marBottom w:val="0"/>
                  <w:divBdr>
                    <w:top w:val="none" w:sz="0" w:space="0" w:color="auto"/>
                    <w:left w:val="none" w:sz="0" w:space="0" w:color="auto"/>
                    <w:bottom w:val="none" w:sz="0" w:space="0" w:color="auto"/>
                    <w:right w:val="none" w:sz="0" w:space="0" w:color="auto"/>
                  </w:divBdr>
                  <w:divsChild>
                    <w:div w:id="1965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44319">
          <w:marLeft w:val="0"/>
          <w:marRight w:val="0"/>
          <w:marTop w:val="0"/>
          <w:marBottom w:val="0"/>
          <w:divBdr>
            <w:top w:val="none" w:sz="0" w:space="0" w:color="auto"/>
            <w:left w:val="none" w:sz="0" w:space="0" w:color="auto"/>
            <w:bottom w:val="none" w:sz="0" w:space="0" w:color="auto"/>
            <w:right w:val="none" w:sz="0" w:space="0" w:color="auto"/>
          </w:divBdr>
        </w:div>
        <w:div w:id="1035279239">
          <w:marLeft w:val="0"/>
          <w:marRight w:val="0"/>
          <w:marTop w:val="0"/>
          <w:marBottom w:val="0"/>
          <w:divBdr>
            <w:top w:val="none" w:sz="0" w:space="0" w:color="auto"/>
            <w:left w:val="none" w:sz="0" w:space="0" w:color="auto"/>
            <w:bottom w:val="none" w:sz="0" w:space="0" w:color="auto"/>
            <w:right w:val="none" w:sz="0" w:space="0" w:color="auto"/>
          </w:divBdr>
        </w:div>
        <w:div w:id="1386298229">
          <w:marLeft w:val="0"/>
          <w:marRight w:val="0"/>
          <w:marTop w:val="0"/>
          <w:marBottom w:val="0"/>
          <w:divBdr>
            <w:top w:val="none" w:sz="0" w:space="0" w:color="auto"/>
            <w:left w:val="none" w:sz="0" w:space="0" w:color="auto"/>
            <w:bottom w:val="none" w:sz="0" w:space="0" w:color="auto"/>
            <w:right w:val="none" w:sz="0" w:space="0" w:color="auto"/>
          </w:divBdr>
        </w:div>
        <w:div w:id="1667856335">
          <w:marLeft w:val="0"/>
          <w:marRight w:val="0"/>
          <w:marTop w:val="0"/>
          <w:marBottom w:val="0"/>
          <w:divBdr>
            <w:top w:val="none" w:sz="0" w:space="0" w:color="auto"/>
            <w:left w:val="none" w:sz="0" w:space="0" w:color="auto"/>
            <w:bottom w:val="none" w:sz="0" w:space="0" w:color="auto"/>
            <w:right w:val="none" w:sz="0" w:space="0" w:color="auto"/>
          </w:divBdr>
        </w:div>
        <w:div w:id="1701585436">
          <w:marLeft w:val="0"/>
          <w:marRight w:val="0"/>
          <w:marTop w:val="0"/>
          <w:marBottom w:val="0"/>
          <w:divBdr>
            <w:top w:val="none" w:sz="0" w:space="0" w:color="auto"/>
            <w:left w:val="none" w:sz="0" w:space="0" w:color="auto"/>
            <w:bottom w:val="none" w:sz="0" w:space="0" w:color="auto"/>
            <w:right w:val="none" w:sz="0" w:space="0" w:color="auto"/>
          </w:divBdr>
        </w:div>
        <w:div w:id="1758137143">
          <w:marLeft w:val="0"/>
          <w:marRight w:val="0"/>
          <w:marTop w:val="0"/>
          <w:marBottom w:val="0"/>
          <w:divBdr>
            <w:top w:val="none" w:sz="0" w:space="0" w:color="auto"/>
            <w:left w:val="none" w:sz="0" w:space="0" w:color="auto"/>
            <w:bottom w:val="none" w:sz="0" w:space="0" w:color="auto"/>
            <w:right w:val="none" w:sz="0" w:space="0" w:color="auto"/>
          </w:divBdr>
        </w:div>
        <w:div w:id="1758474036">
          <w:marLeft w:val="0"/>
          <w:marRight w:val="0"/>
          <w:marTop w:val="0"/>
          <w:marBottom w:val="0"/>
          <w:divBdr>
            <w:top w:val="none" w:sz="0" w:space="0" w:color="auto"/>
            <w:left w:val="none" w:sz="0" w:space="0" w:color="auto"/>
            <w:bottom w:val="none" w:sz="0" w:space="0" w:color="auto"/>
            <w:right w:val="none" w:sz="0" w:space="0" w:color="auto"/>
          </w:divBdr>
        </w:div>
        <w:div w:id="1990863395">
          <w:marLeft w:val="0"/>
          <w:marRight w:val="0"/>
          <w:marTop w:val="0"/>
          <w:marBottom w:val="0"/>
          <w:divBdr>
            <w:top w:val="none" w:sz="0" w:space="0" w:color="auto"/>
            <w:left w:val="none" w:sz="0" w:space="0" w:color="auto"/>
            <w:bottom w:val="none" w:sz="0" w:space="0" w:color="auto"/>
            <w:right w:val="none" w:sz="0" w:space="0" w:color="auto"/>
          </w:divBdr>
        </w:div>
        <w:div w:id="2042049973">
          <w:marLeft w:val="0"/>
          <w:marRight w:val="0"/>
          <w:marTop w:val="0"/>
          <w:marBottom w:val="0"/>
          <w:divBdr>
            <w:top w:val="none" w:sz="0" w:space="0" w:color="auto"/>
            <w:left w:val="none" w:sz="0" w:space="0" w:color="auto"/>
            <w:bottom w:val="none" w:sz="0" w:space="0" w:color="auto"/>
            <w:right w:val="none" w:sz="0" w:space="0" w:color="auto"/>
          </w:divBdr>
        </w:div>
      </w:divsChild>
    </w:div>
    <w:div w:id="1146778018">
      <w:bodyDiv w:val="1"/>
      <w:marLeft w:val="0"/>
      <w:marRight w:val="0"/>
      <w:marTop w:val="0"/>
      <w:marBottom w:val="0"/>
      <w:divBdr>
        <w:top w:val="none" w:sz="0" w:space="0" w:color="auto"/>
        <w:left w:val="none" w:sz="0" w:space="0" w:color="auto"/>
        <w:bottom w:val="none" w:sz="0" w:space="0" w:color="auto"/>
        <w:right w:val="none" w:sz="0" w:space="0" w:color="auto"/>
      </w:divBdr>
    </w:div>
    <w:div w:id="1377122307">
      <w:bodyDiv w:val="1"/>
      <w:marLeft w:val="0"/>
      <w:marRight w:val="0"/>
      <w:marTop w:val="0"/>
      <w:marBottom w:val="0"/>
      <w:divBdr>
        <w:top w:val="none" w:sz="0" w:space="0" w:color="auto"/>
        <w:left w:val="none" w:sz="0" w:space="0" w:color="auto"/>
        <w:bottom w:val="none" w:sz="0" w:space="0" w:color="auto"/>
        <w:right w:val="none" w:sz="0" w:space="0" w:color="auto"/>
      </w:divBdr>
      <w:divsChild>
        <w:div w:id="55012960">
          <w:marLeft w:val="0"/>
          <w:marRight w:val="0"/>
          <w:marTop w:val="0"/>
          <w:marBottom w:val="0"/>
          <w:divBdr>
            <w:top w:val="none" w:sz="0" w:space="0" w:color="auto"/>
            <w:left w:val="none" w:sz="0" w:space="0" w:color="auto"/>
            <w:bottom w:val="none" w:sz="0" w:space="0" w:color="auto"/>
            <w:right w:val="none" w:sz="0" w:space="0" w:color="auto"/>
          </w:divBdr>
        </w:div>
        <w:div w:id="151140938">
          <w:marLeft w:val="0"/>
          <w:marRight w:val="0"/>
          <w:marTop w:val="0"/>
          <w:marBottom w:val="0"/>
          <w:divBdr>
            <w:top w:val="none" w:sz="0" w:space="0" w:color="auto"/>
            <w:left w:val="none" w:sz="0" w:space="0" w:color="auto"/>
            <w:bottom w:val="none" w:sz="0" w:space="0" w:color="auto"/>
            <w:right w:val="none" w:sz="0" w:space="0" w:color="auto"/>
          </w:divBdr>
        </w:div>
        <w:div w:id="292828761">
          <w:marLeft w:val="0"/>
          <w:marRight w:val="0"/>
          <w:marTop w:val="0"/>
          <w:marBottom w:val="0"/>
          <w:divBdr>
            <w:top w:val="none" w:sz="0" w:space="0" w:color="auto"/>
            <w:left w:val="none" w:sz="0" w:space="0" w:color="auto"/>
            <w:bottom w:val="none" w:sz="0" w:space="0" w:color="auto"/>
            <w:right w:val="none" w:sz="0" w:space="0" w:color="auto"/>
          </w:divBdr>
        </w:div>
        <w:div w:id="611128097">
          <w:marLeft w:val="0"/>
          <w:marRight w:val="0"/>
          <w:marTop w:val="0"/>
          <w:marBottom w:val="0"/>
          <w:divBdr>
            <w:top w:val="none" w:sz="0" w:space="0" w:color="auto"/>
            <w:left w:val="none" w:sz="0" w:space="0" w:color="auto"/>
            <w:bottom w:val="none" w:sz="0" w:space="0" w:color="auto"/>
            <w:right w:val="none" w:sz="0" w:space="0" w:color="auto"/>
          </w:divBdr>
        </w:div>
        <w:div w:id="639265118">
          <w:marLeft w:val="0"/>
          <w:marRight w:val="0"/>
          <w:marTop w:val="0"/>
          <w:marBottom w:val="0"/>
          <w:divBdr>
            <w:top w:val="none" w:sz="0" w:space="0" w:color="auto"/>
            <w:left w:val="none" w:sz="0" w:space="0" w:color="auto"/>
            <w:bottom w:val="none" w:sz="0" w:space="0" w:color="auto"/>
            <w:right w:val="none" w:sz="0" w:space="0" w:color="auto"/>
          </w:divBdr>
        </w:div>
        <w:div w:id="957027862">
          <w:marLeft w:val="0"/>
          <w:marRight w:val="0"/>
          <w:marTop w:val="0"/>
          <w:marBottom w:val="0"/>
          <w:divBdr>
            <w:top w:val="none" w:sz="0" w:space="0" w:color="auto"/>
            <w:left w:val="none" w:sz="0" w:space="0" w:color="auto"/>
            <w:bottom w:val="none" w:sz="0" w:space="0" w:color="auto"/>
            <w:right w:val="none" w:sz="0" w:space="0" w:color="auto"/>
          </w:divBdr>
        </w:div>
        <w:div w:id="1136489617">
          <w:marLeft w:val="0"/>
          <w:marRight w:val="0"/>
          <w:marTop w:val="0"/>
          <w:marBottom w:val="0"/>
          <w:divBdr>
            <w:top w:val="none" w:sz="0" w:space="0" w:color="auto"/>
            <w:left w:val="none" w:sz="0" w:space="0" w:color="auto"/>
            <w:bottom w:val="none" w:sz="0" w:space="0" w:color="auto"/>
            <w:right w:val="none" w:sz="0" w:space="0" w:color="auto"/>
          </w:divBdr>
          <w:divsChild>
            <w:div w:id="116336384">
              <w:marLeft w:val="-75"/>
              <w:marRight w:val="0"/>
              <w:marTop w:val="30"/>
              <w:marBottom w:val="30"/>
              <w:divBdr>
                <w:top w:val="none" w:sz="0" w:space="0" w:color="auto"/>
                <w:left w:val="none" w:sz="0" w:space="0" w:color="auto"/>
                <w:bottom w:val="none" w:sz="0" w:space="0" w:color="auto"/>
                <w:right w:val="none" w:sz="0" w:space="0" w:color="auto"/>
              </w:divBdr>
              <w:divsChild>
                <w:div w:id="9992099">
                  <w:marLeft w:val="0"/>
                  <w:marRight w:val="0"/>
                  <w:marTop w:val="0"/>
                  <w:marBottom w:val="0"/>
                  <w:divBdr>
                    <w:top w:val="none" w:sz="0" w:space="0" w:color="auto"/>
                    <w:left w:val="none" w:sz="0" w:space="0" w:color="auto"/>
                    <w:bottom w:val="none" w:sz="0" w:space="0" w:color="auto"/>
                    <w:right w:val="none" w:sz="0" w:space="0" w:color="auto"/>
                  </w:divBdr>
                  <w:divsChild>
                    <w:div w:id="331103253">
                      <w:marLeft w:val="0"/>
                      <w:marRight w:val="0"/>
                      <w:marTop w:val="0"/>
                      <w:marBottom w:val="0"/>
                      <w:divBdr>
                        <w:top w:val="none" w:sz="0" w:space="0" w:color="auto"/>
                        <w:left w:val="none" w:sz="0" w:space="0" w:color="auto"/>
                        <w:bottom w:val="none" w:sz="0" w:space="0" w:color="auto"/>
                        <w:right w:val="none" w:sz="0" w:space="0" w:color="auto"/>
                      </w:divBdr>
                    </w:div>
                  </w:divsChild>
                </w:div>
                <w:div w:id="124276081">
                  <w:marLeft w:val="0"/>
                  <w:marRight w:val="0"/>
                  <w:marTop w:val="0"/>
                  <w:marBottom w:val="0"/>
                  <w:divBdr>
                    <w:top w:val="none" w:sz="0" w:space="0" w:color="auto"/>
                    <w:left w:val="none" w:sz="0" w:space="0" w:color="auto"/>
                    <w:bottom w:val="none" w:sz="0" w:space="0" w:color="auto"/>
                    <w:right w:val="none" w:sz="0" w:space="0" w:color="auto"/>
                  </w:divBdr>
                  <w:divsChild>
                    <w:div w:id="183830251">
                      <w:marLeft w:val="0"/>
                      <w:marRight w:val="0"/>
                      <w:marTop w:val="0"/>
                      <w:marBottom w:val="0"/>
                      <w:divBdr>
                        <w:top w:val="none" w:sz="0" w:space="0" w:color="auto"/>
                        <w:left w:val="none" w:sz="0" w:space="0" w:color="auto"/>
                        <w:bottom w:val="none" w:sz="0" w:space="0" w:color="auto"/>
                        <w:right w:val="none" w:sz="0" w:space="0" w:color="auto"/>
                      </w:divBdr>
                    </w:div>
                    <w:div w:id="236669928">
                      <w:marLeft w:val="0"/>
                      <w:marRight w:val="0"/>
                      <w:marTop w:val="0"/>
                      <w:marBottom w:val="0"/>
                      <w:divBdr>
                        <w:top w:val="none" w:sz="0" w:space="0" w:color="auto"/>
                        <w:left w:val="none" w:sz="0" w:space="0" w:color="auto"/>
                        <w:bottom w:val="none" w:sz="0" w:space="0" w:color="auto"/>
                        <w:right w:val="none" w:sz="0" w:space="0" w:color="auto"/>
                      </w:divBdr>
                    </w:div>
                    <w:div w:id="325017112">
                      <w:marLeft w:val="0"/>
                      <w:marRight w:val="0"/>
                      <w:marTop w:val="0"/>
                      <w:marBottom w:val="0"/>
                      <w:divBdr>
                        <w:top w:val="none" w:sz="0" w:space="0" w:color="auto"/>
                        <w:left w:val="none" w:sz="0" w:space="0" w:color="auto"/>
                        <w:bottom w:val="none" w:sz="0" w:space="0" w:color="auto"/>
                        <w:right w:val="none" w:sz="0" w:space="0" w:color="auto"/>
                      </w:divBdr>
                    </w:div>
                    <w:div w:id="371660285">
                      <w:marLeft w:val="0"/>
                      <w:marRight w:val="0"/>
                      <w:marTop w:val="0"/>
                      <w:marBottom w:val="0"/>
                      <w:divBdr>
                        <w:top w:val="none" w:sz="0" w:space="0" w:color="auto"/>
                        <w:left w:val="none" w:sz="0" w:space="0" w:color="auto"/>
                        <w:bottom w:val="none" w:sz="0" w:space="0" w:color="auto"/>
                        <w:right w:val="none" w:sz="0" w:space="0" w:color="auto"/>
                      </w:divBdr>
                    </w:div>
                    <w:div w:id="391075318">
                      <w:marLeft w:val="0"/>
                      <w:marRight w:val="0"/>
                      <w:marTop w:val="0"/>
                      <w:marBottom w:val="0"/>
                      <w:divBdr>
                        <w:top w:val="none" w:sz="0" w:space="0" w:color="auto"/>
                        <w:left w:val="none" w:sz="0" w:space="0" w:color="auto"/>
                        <w:bottom w:val="none" w:sz="0" w:space="0" w:color="auto"/>
                        <w:right w:val="none" w:sz="0" w:space="0" w:color="auto"/>
                      </w:divBdr>
                    </w:div>
                    <w:div w:id="398360121">
                      <w:marLeft w:val="0"/>
                      <w:marRight w:val="0"/>
                      <w:marTop w:val="0"/>
                      <w:marBottom w:val="0"/>
                      <w:divBdr>
                        <w:top w:val="none" w:sz="0" w:space="0" w:color="auto"/>
                        <w:left w:val="none" w:sz="0" w:space="0" w:color="auto"/>
                        <w:bottom w:val="none" w:sz="0" w:space="0" w:color="auto"/>
                        <w:right w:val="none" w:sz="0" w:space="0" w:color="auto"/>
                      </w:divBdr>
                    </w:div>
                    <w:div w:id="546842285">
                      <w:marLeft w:val="0"/>
                      <w:marRight w:val="0"/>
                      <w:marTop w:val="0"/>
                      <w:marBottom w:val="0"/>
                      <w:divBdr>
                        <w:top w:val="none" w:sz="0" w:space="0" w:color="auto"/>
                        <w:left w:val="none" w:sz="0" w:space="0" w:color="auto"/>
                        <w:bottom w:val="none" w:sz="0" w:space="0" w:color="auto"/>
                        <w:right w:val="none" w:sz="0" w:space="0" w:color="auto"/>
                      </w:divBdr>
                    </w:div>
                    <w:div w:id="602879030">
                      <w:marLeft w:val="0"/>
                      <w:marRight w:val="0"/>
                      <w:marTop w:val="0"/>
                      <w:marBottom w:val="0"/>
                      <w:divBdr>
                        <w:top w:val="none" w:sz="0" w:space="0" w:color="auto"/>
                        <w:left w:val="none" w:sz="0" w:space="0" w:color="auto"/>
                        <w:bottom w:val="none" w:sz="0" w:space="0" w:color="auto"/>
                        <w:right w:val="none" w:sz="0" w:space="0" w:color="auto"/>
                      </w:divBdr>
                    </w:div>
                    <w:div w:id="1180975162">
                      <w:marLeft w:val="0"/>
                      <w:marRight w:val="0"/>
                      <w:marTop w:val="0"/>
                      <w:marBottom w:val="0"/>
                      <w:divBdr>
                        <w:top w:val="none" w:sz="0" w:space="0" w:color="auto"/>
                        <w:left w:val="none" w:sz="0" w:space="0" w:color="auto"/>
                        <w:bottom w:val="none" w:sz="0" w:space="0" w:color="auto"/>
                        <w:right w:val="none" w:sz="0" w:space="0" w:color="auto"/>
                      </w:divBdr>
                    </w:div>
                    <w:div w:id="1343121822">
                      <w:marLeft w:val="0"/>
                      <w:marRight w:val="0"/>
                      <w:marTop w:val="0"/>
                      <w:marBottom w:val="0"/>
                      <w:divBdr>
                        <w:top w:val="none" w:sz="0" w:space="0" w:color="auto"/>
                        <w:left w:val="none" w:sz="0" w:space="0" w:color="auto"/>
                        <w:bottom w:val="none" w:sz="0" w:space="0" w:color="auto"/>
                        <w:right w:val="none" w:sz="0" w:space="0" w:color="auto"/>
                      </w:divBdr>
                    </w:div>
                    <w:div w:id="1386176512">
                      <w:marLeft w:val="0"/>
                      <w:marRight w:val="0"/>
                      <w:marTop w:val="0"/>
                      <w:marBottom w:val="0"/>
                      <w:divBdr>
                        <w:top w:val="none" w:sz="0" w:space="0" w:color="auto"/>
                        <w:left w:val="none" w:sz="0" w:space="0" w:color="auto"/>
                        <w:bottom w:val="none" w:sz="0" w:space="0" w:color="auto"/>
                        <w:right w:val="none" w:sz="0" w:space="0" w:color="auto"/>
                      </w:divBdr>
                    </w:div>
                    <w:div w:id="1623537779">
                      <w:marLeft w:val="0"/>
                      <w:marRight w:val="0"/>
                      <w:marTop w:val="0"/>
                      <w:marBottom w:val="0"/>
                      <w:divBdr>
                        <w:top w:val="none" w:sz="0" w:space="0" w:color="auto"/>
                        <w:left w:val="none" w:sz="0" w:space="0" w:color="auto"/>
                        <w:bottom w:val="none" w:sz="0" w:space="0" w:color="auto"/>
                        <w:right w:val="none" w:sz="0" w:space="0" w:color="auto"/>
                      </w:divBdr>
                    </w:div>
                    <w:div w:id="1642536145">
                      <w:marLeft w:val="0"/>
                      <w:marRight w:val="0"/>
                      <w:marTop w:val="0"/>
                      <w:marBottom w:val="0"/>
                      <w:divBdr>
                        <w:top w:val="none" w:sz="0" w:space="0" w:color="auto"/>
                        <w:left w:val="none" w:sz="0" w:space="0" w:color="auto"/>
                        <w:bottom w:val="none" w:sz="0" w:space="0" w:color="auto"/>
                        <w:right w:val="none" w:sz="0" w:space="0" w:color="auto"/>
                      </w:divBdr>
                    </w:div>
                    <w:div w:id="1682121477">
                      <w:marLeft w:val="0"/>
                      <w:marRight w:val="0"/>
                      <w:marTop w:val="0"/>
                      <w:marBottom w:val="0"/>
                      <w:divBdr>
                        <w:top w:val="none" w:sz="0" w:space="0" w:color="auto"/>
                        <w:left w:val="none" w:sz="0" w:space="0" w:color="auto"/>
                        <w:bottom w:val="none" w:sz="0" w:space="0" w:color="auto"/>
                        <w:right w:val="none" w:sz="0" w:space="0" w:color="auto"/>
                      </w:divBdr>
                    </w:div>
                    <w:div w:id="1999796875">
                      <w:marLeft w:val="0"/>
                      <w:marRight w:val="0"/>
                      <w:marTop w:val="0"/>
                      <w:marBottom w:val="0"/>
                      <w:divBdr>
                        <w:top w:val="none" w:sz="0" w:space="0" w:color="auto"/>
                        <w:left w:val="none" w:sz="0" w:space="0" w:color="auto"/>
                        <w:bottom w:val="none" w:sz="0" w:space="0" w:color="auto"/>
                        <w:right w:val="none" w:sz="0" w:space="0" w:color="auto"/>
                      </w:divBdr>
                    </w:div>
                  </w:divsChild>
                </w:div>
                <w:div w:id="348609531">
                  <w:marLeft w:val="0"/>
                  <w:marRight w:val="0"/>
                  <w:marTop w:val="0"/>
                  <w:marBottom w:val="0"/>
                  <w:divBdr>
                    <w:top w:val="none" w:sz="0" w:space="0" w:color="auto"/>
                    <w:left w:val="none" w:sz="0" w:space="0" w:color="auto"/>
                    <w:bottom w:val="none" w:sz="0" w:space="0" w:color="auto"/>
                    <w:right w:val="none" w:sz="0" w:space="0" w:color="auto"/>
                  </w:divBdr>
                  <w:divsChild>
                    <w:div w:id="1454133561">
                      <w:marLeft w:val="0"/>
                      <w:marRight w:val="0"/>
                      <w:marTop w:val="0"/>
                      <w:marBottom w:val="0"/>
                      <w:divBdr>
                        <w:top w:val="none" w:sz="0" w:space="0" w:color="auto"/>
                        <w:left w:val="none" w:sz="0" w:space="0" w:color="auto"/>
                        <w:bottom w:val="none" w:sz="0" w:space="0" w:color="auto"/>
                        <w:right w:val="none" w:sz="0" w:space="0" w:color="auto"/>
                      </w:divBdr>
                    </w:div>
                  </w:divsChild>
                </w:div>
                <w:div w:id="1284189066">
                  <w:marLeft w:val="0"/>
                  <w:marRight w:val="0"/>
                  <w:marTop w:val="0"/>
                  <w:marBottom w:val="0"/>
                  <w:divBdr>
                    <w:top w:val="none" w:sz="0" w:space="0" w:color="auto"/>
                    <w:left w:val="none" w:sz="0" w:space="0" w:color="auto"/>
                    <w:bottom w:val="none" w:sz="0" w:space="0" w:color="auto"/>
                    <w:right w:val="none" w:sz="0" w:space="0" w:color="auto"/>
                  </w:divBdr>
                  <w:divsChild>
                    <w:div w:id="72167106">
                      <w:marLeft w:val="0"/>
                      <w:marRight w:val="0"/>
                      <w:marTop w:val="0"/>
                      <w:marBottom w:val="0"/>
                      <w:divBdr>
                        <w:top w:val="none" w:sz="0" w:space="0" w:color="auto"/>
                        <w:left w:val="none" w:sz="0" w:space="0" w:color="auto"/>
                        <w:bottom w:val="none" w:sz="0" w:space="0" w:color="auto"/>
                        <w:right w:val="none" w:sz="0" w:space="0" w:color="auto"/>
                      </w:divBdr>
                    </w:div>
                    <w:div w:id="278143294">
                      <w:marLeft w:val="0"/>
                      <w:marRight w:val="0"/>
                      <w:marTop w:val="0"/>
                      <w:marBottom w:val="0"/>
                      <w:divBdr>
                        <w:top w:val="none" w:sz="0" w:space="0" w:color="auto"/>
                        <w:left w:val="none" w:sz="0" w:space="0" w:color="auto"/>
                        <w:bottom w:val="none" w:sz="0" w:space="0" w:color="auto"/>
                        <w:right w:val="none" w:sz="0" w:space="0" w:color="auto"/>
                      </w:divBdr>
                    </w:div>
                    <w:div w:id="453331697">
                      <w:marLeft w:val="0"/>
                      <w:marRight w:val="0"/>
                      <w:marTop w:val="0"/>
                      <w:marBottom w:val="0"/>
                      <w:divBdr>
                        <w:top w:val="none" w:sz="0" w:space="0" w:color="auto"/>
                        <w:left w:val="none" w:sz="0" w:space="0" w:color="auto"/>
                        <w:bottom w:val="none" w:sz="0" w:space="0" w:color="auto"/>
                        <w:right w:val="none" w:sz="0" w:space="0" w:color="auto"/>
                      </w:divBdr>
                    </w:div>
                    <w:div w:id="672801361">
                      <w:marLeft w:val="0"/>
                      <w:marRight w:val="0"/>
                      <w:marTop w:val="0"/>
                      <w:marBottom w:val="0"/>
                      <w:divBdr>
                        <w:top w:val="none" w:sz="0" w:space="0" w:color="auto"/>
                        <w:left w:val="none" w:sz="0" w:space="0" w:color="auto"/>
                        <w:bottom w:val="none" w:sz="0" w:space="0" w:color="auto"/>
                        <w:right w:val="none" w:sz="0" w:space="0" w:color="auto"/>
                      </w:divBdr>
                    </w:div>
                    <w:div w:id="1401245751">
                      <w:marLeft w:val="0"/>
                      <w:marRight w:val="0"/>
                      <w:marTop w:val="0"/>
                      <w:marBottom w:val="0"/>
                      <w:divBdr>
                        <w:top w:val="none" w:sz="0" w:space="0" w:color="auto"/>
                        <w:left w:val="none" w:sz="0" w:space="0" w:color="auto"/>
                        <w:bottom w:val="none" w:sz="0" w:space="0" w:color="auto"/>
                        <w:right w:val="none" w:sz="0" w:space="0" w:color="auto"/>
                      </w:divBdr>
                    </w:div>
                    <w:div w:id="1766339581">
                      <w:marLeft w:val="0"/>
                      <w:marRight w:val="0"/>
                      <w:marTop w:val="0"/>
                      <w:marBottom w:val="0"/>
                      <w:divBdr>
                        <w:top w:val="none" w:sz="0" w:space="0" w:color="auto"/>
                        <w:left w:val="none" w:sz="0" w:space="0" w:color="auto"/>
                        <w:bottom w:val="none" w:sz="0" w:space="0" w:color="auto"/>
                        <w:right w:val="none" w:sz="0" w:space="0" w:color="auto"/>
                      </w:divBdr>
                    </w:div>
                    <w:div w:id="2066677894">
                      <w:marLeft w:val="0"/>
                      <w:marRight w:val="0"/>
                      <w:marTop w:val="0"/>
                      <w:marBottom w:val="0"/>
                      <w:divBdr>
                        <w:top w:val="none" w:sz="0" w:space="0" w:color="auto"/>
                        <w:left w:val="none" w:sz="0" w:space="0" w:color="auto"/>
                        <w:bottom w:val="none" w:sz="0" w:space="0" w:color="auto"/>
                        <w:right w:val="none" w:sz="0" w:space="0" w:color="auto"/>
                      </w:divBdr>
                    </w:div>
                    <w:div w:id="20740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6061">
          <w:marLeft w:val="0"/>
          <w:marRight w:val="0"/>
          <w:marTop w:val="0"/>
          <w:marBottom w:val="0"/>
          <w:divBdr>
            <w:top w:val="none" w:sz="0" w:space="0" w:color="auto"/>
            <w:left w:val="none" w:sz="0" w:space="0" w:color="auto"/>
            <w:bottom w:val="none" w:sz="0" w:space="0" w:color="auto"/>
            <w:right w:val="none" w:sz="0" w:space="0" w:color="auto"/>
          </w:divBdr>
        </w:div>
        <w:div w:id="1571311272">
          <w:marLeft w:val="0"/>
          <w:marRight w:val="0"/>
          <w:marTop w:val="0"/>
          <w:marBottom w:val="0"/>
          <w:divBdr>
            <w:top w:val="none" w:sz="0" w:space="0" w:color="auto"/>
            <w:left w:val="none" w:sz="0" w:space="0" w:color="auto"/>
            <w:bottom w:val="none" w:sz="0" w:space="0" w:color="auto"/>
            <w:right w:val="none" w:sz="0" w:space="0" w:color="auto"/>
          </w:divBdr>
        </w:div>
        <w:div w:id="1573613429">
          <w:marLeft w:val="0"/>
          <w:marRight w:val="0"/>
          <w:marTop w:val="0"/>
          <w:marBottom w:val="0"/>
          <w:divBdr>
            <w:top w:val="none" w:sz="0" w:space="0" w:color="auto"/>
            <w:left w:val="none" w:sz="0" w:space="0" w:color="auto"/>
            <w:bottom w:val="none" w:sz="0" w:space="0" w:color="auto"/>
            <w:right w:val="none" w:sz="0" w:space="0" w:color="auto"/>
          </w:divBdr>
        </w:div>
        <w:div w:id="1788354720">
          <w:marLeft w:val="0"/>
          <w:marRight w:val="0"/>
          <w:marTop w:val="0"/>
          <w:marBottom w:val="0"/>
          <w:divBdr>
            <w:top w:val="none" w:sz="0" w:space="0" w:color="auto"/>
            <w:left w:val="none" w:sz="0" w:space="0" w:color="auto"/>
            <w:bottom w:val="none" w:sz="0" w:space="0" w:color="auto"/>
            <w:right w:val="none" w:sz="0" w:space="0" w:color="auto"/>
          </w:divBdr>
        </w:div>
        <w:div w:id="2074155799">
          <w:marLeft w:val="0"/>
          <w:marRight w:val="0"/>
          <w:marTop w:val="0"/>
          <w:marBottom w:val="0"/>
          <w:divBdr>
            <w:top w:val="none" w:sz="0" w:space="0" w:color="auto"/>
            <w:left w:val="none" w:sz="0" w:space="0" w:color="auto"/>
            <w:bottom w:val="none" w:sz="0" w:space="0" w:color="auto"/>
            <w:right w:val="none" w:sz="0" w:space="0" w:color="auto"/>
          </w:divBdr>
        </w:div>
      </w:divsChild>
    </w:div>
    <w:div w:id="1486120909">
      <w:bodyDiv w:val="1"/>
      <w:marLeft w:val="0"/>
      <w:marRight w:val="0"/>
      <w:marTop w:val="0"/>
      <w:marBottom w:val="0"/>
      <w:divBdr>
        <w:top w:val="none" w:sz="0" w:space="0" w:color="auto"/>
        <w:left w:val="none" w:sz="0" w:space="0" w:color="auto"/>
        <w:bottom w:val="none" w:sz="0" w:space="0" w:color="auto"/>
        <w:right w:val="none" w:sz="0" w:space="0" w:color="auto"/>
      </w:divBdr>
    </w:div>
    <w:div w:id="1548638207">
      <w:bodyDiv w:val="1"/>
      <w:marLeft w:val="0"/>
      <w:marRight w:val="0"/>
      <w:marTop w:val="0"/>
      <w:marBottom w:val="0"/>
      <w:divBdr>
        <w:top w:val="none" w:sz="0" w:space="0" w:color="auto"/>
        <w:left w:val="none" w:sz="0" w:space="0" w:color="auto"/>
        <w:bottom w:val="none" w:sz="0" w:space="0" w:color="auto"/>
        <w:right w:val="none" w:sz="0" w:space="0" w:color="auto"/>
      </w:divBdr>
      <w:divsChild>
        <w:div w:id="1364598752">
          <w:marLeft w:val="0"/>
          <w:marRight w:val="0"/>
          <w:marTop w:val="0"/>
          <w:marBottom w:val="0"/>
          <w:divBdr>
            <w:top w:val="none" w:sz="0" w:space="0" w:color="auto"/>
            <w:left w:val="none" w:sz="0" w:space="0" w:color="auto"/>
            <w:bottom w:val="none" w:sz="0" w:space="0" w:color="auto"/>
            <w:right w:val="none" w:sz="0" w:space="0" w:color="auto"/>
          </w:divBdr>
          <w:divsChild>
            <w:div w:id="50924989">
              <w:marLeft w:val="0"/>
              <w:marRight w:val="0"/>
              <w:marTop w:val="0"/>
              <w:marBottom w:val="0"/>
              <w:divBdr>
                <w:top w:val="none" w:sz="0" w:space="0" w:color="auto"/>
                <w:left w:val="none" w:sz="0" w:space="0" w:color="auto"/>
                <w:bottom w:val="none" w:sz="0" w:space="0" w:color="auto"/>
                <w:right w:val="none" w:sz="0" w:space="0" w:color="auto"/>
              </w:divBdr>
            </w:div>
            <w:div w:id="88937021">
              <w:marLeft w:val="0"/>
              <w:marRight w:val="0"/>
              <w:marTop w:val="0"/>
              <w:marBottom w:val="0"/>
              <w:divBdr>
                <w:top w:val="none" w:sz="0" w:space="0" w:color="auto"/>
                <w:left w:val="none" w:sz="0" w:space="0" w:color="auto"/>
                <w:bottom w:val="none" w:sz="0" w:space="0" w:color="auto"/>
                <w:right w:val="none" w:sz="0" w:space="0" w:color="auto"/>
              </w:divBdr>
            </w:div>
            <w:div w:id="349649103">
              <w:marLeft w:val="0"/>
              <w:marRight w:val="0"/>
              <w:marTop w:val="0"/>
              <w:marBottom w:val="0"/>
              <w:divBdr>
                <w:top w:val="none" w:sz="0" w:space="0" w:color="auto"/>
                <w:left w:val="none" w:sz="0" w:space="0" w:color="auto"/>
                <w:bottom w:val="none" w:sz="0" w:space="0" w:color="auto"/>
                <w:right w:val="none" w:sz="0" w:space="0" w:color="auto"/>
              </w:divBdr>
            </w:div>
            <w:div w:id="392041398">
              <w:marLeft w:val="0"/>
              <w:marRight w:val="0"/>
              <w:marTop w:val="0"/>
              <w:marBottom w:val="0"/>
              <w:divBdr>
                <w:top w:val="none" w:sz="0" w:space="0" w:color="auto"/>
                <w:left w:val="none" w:sz="0" w:space="0" w:color="auto"/>
                <w:bottom w:val="none" w:sz="0" w:space="0" w:color="auto"/>
                <w:right w:val="none" w:sz="0" w:space="0" w:color="auto"/>
              </w:divBdr>
            </w:div>
            <w:div w:id="421726164">
              <w:marLeft w:val="0"/>
              <w:marRight w:val="0"/>
              <w:marTop w:val="0"/>
              <w:marBottom w:val="0"/>
              <w:divBdr>
                <w:top w:val="none" w:sz="0" w:space="0" w:color="auto"/>
                <w:left w:val="none" w:sz="0" w:space="0" w:color="auto"/>
                <w:bottom w:val="none" w:sz="0" w:space="0" w:color="auto"/>
                <w:right w:val="none" w:sz="0" w:space="0" w:color="auto"/>
              </w:divBdr>
            </w:div>
            <w:div w:id="444883761">
              <w:marLeft w:val="0"/>
              <w:marRight w:val="0"/>
              <w:marTop w:val="0"/>
              <w:marBottom w:val="0"/>
              <w:divBdr>
                <w:top w:val="none" w:sz="0" w:space="0" w:color="auto"/>
                <w:left w:val="none" w:sz="0" w:space="0" w:color="auto"/>
                <w:bottom w:val="none" w:sz="0" w:space="0" w:color="auto"/>
                <w:right w:val="none" w:sz="0" w:space="0" w:color="auto"/>
              </w:divBdr>
            </w:div>
            <w:div w:id="522129686">
              <w:marLeft w:val="0"/>
              <w:marRight w:val="0"/>
              <w:marTop w:val="0"/>
              <w:marBottom w:val="0"/>
              <w:divBdr>
                <w:top w:val="none" w:sz="0" w:space="0" w:color="auto"/>
                <w:left w:val="none" w:sz="0" w:space="0" w:color="auto"/>
                <w:bottom w:val="none" w:sz="0" w:space="0" w:color="auto"/>
                <w:right w:val="none" w:sz="0" w:space="0" w:color="auto"/>
              </w:divBdr>
            </w:div>
            <w:div w:id="599946091">
              <w:marLeft w:val="0"/>
              <w:marRight w:val="0"/>
              <w:marTop w:val="0"/>
              <w:marBottom w:val="0"/>
              <w:divBdr>
                <w:top w:val="none" w:sz="0" w:space="0" w:color="auto"/>
                <w:left w:val="none" w:sz="0" w:space="0" w:color="auto"/>
                <w:bottom w:val="none" w:sz="0" w:space="0" w:color="auto"/>
                <w:right w:val="none" w:sz="0" w:space="0" w:color="auto"/>
              </w:divBdr>
            </w:div>
            <w:div w:id="682510986">
              <w:marLeft w:val="0"/>
              <w:marRight w:val="0"/>
              <w:marTop w:val="0"/>
              <w:marBottom w:val="0"/>
              <w:divBdr>
                <w:top w:val="none" w:sz="0" w:space="0" w:color="auto"/>
                <w:left w:val="none" w:sz="0" w:space="0" w:color="auto"/>
                <w:bottom w:val="none" w:sz="0" w:space="0" w:color="auto"/>
                <w:right w:val="none" w:sz="0" w:space="0" w:color="auto"/>
              </w:divBdr>
            </w:div>
            <w:div w:id="793400383">
              <w:marLeft w:val="0"/>
              <w:marRight w:val="0"/>
              <w:marTop w:val="0"/>
              <w:marBottom w:val="0"/>
              <w:divBdr>
                <w:top w:val="none" w:sz="0" w:space="0" w:color="auto"/>
                <w:left w:val="none" w:sz="0" w:space="0" w:color="auto"/>
                <w:bottom w:val="none" w:sz="0" w:space="0" w:color="auto"/>
                <w:right w:val="none" w:sz="0" w:space="0" w:color="auto"/>
              </w:divBdr>
            </w:div>
            <w:div w:id="837379979">
              <w:marLeft w:val="0"/>
              <w:marRight w:val="0"/>
              <w:marTop w:val="0"/>
              <w:marBottom w:val="0"/>
              <w:divBdr>
                <w:top w:val="none" w:sz="0" w:space="0" w:color="auto"/>
                <w:left w:val="none" w:sz="0" w:space="0" w:color="auto"/>
                <w:bottom w:val="none" w:sz="0" w:space="0" w:color="auto"/>
                <w:right w:val="none" w:sz="0" w:space="0" w:color="auto"/>
              </w:divBdr>
            </w:div>
            <w:div w:id="1020283056">
              <w:marLeft w:val="0"/>
              <w:marRight w:val="0"/>
              <w:marTop w:val="0"/>
              <w:marBottom w:val="0"/>
              <w:divBdr>
                <w:top w:val="none" w:sz="0" w:space="0" w:color="auto"/>
                <w:left w:val="none" w:sz="0" w:space="0" w:color="auto"/>
                <w:bottom w:val="none" w:sz="0" w:space="0" w:color="auto"/>
                <w:right w:val="none" w:sz="0" w:space="0" w:color="auto"/>
              </w:divBdr>
            </w:div>
            <w:div w:id="1024327776">
              <w:marLeft w:val="0"/>
              <w:marRight w:val="0"/>
              <w:marTop w:val="0"/>
              <w:marBottom w:val="0"/>
              <w:divBdr>
                <w:top w:val="none" w:sz="0" w:space="0" w:color="auto"/>
                <w:left w:val="none" w:sz="0" w:space="0" w:color="auto"/>
                <w:bottom w:val="none" w:sz="0" w:space="0" w:color="auto"/>
                <w:right w:val="none" w:sz="0" w:space="0" w:color="auto"/>
              </w:divBdr>
            </w:div>
            <w:div w:id="1049959596">
              <w:marLeft w:val="0"/>
              <w:marRight w:val="0"/>
              <w:marTop w:val="0"/>
              <w:marBottom w:val="0"/>
              <w:divBdr>
                <w:top w:val="none" w:sz="0" w:space="0" w:color="auto"/>
                <w:left w:val="none" w:sz="0" w:space="0" w:color="auto"/>
                <w:bottom w:val="none" w:sz="0" w:space="0" w:color="auto"/>
                <w:right w:val="none" w:sz="0" w:space="0" w:color="auto"/>
              </w:divBdr>
            </w:div>
            <w:div w:id="1545754172">
              <w:marLeft w:val="0"/>
              <w:marRight w:val="0"/>
              <w:marTop w:val="0"/>
              <w:marBottom w:val="0"/>
              <w:divBdr>
                <w:top w:val="none" w:sz="0" w:space="0" w:color="auto"/>
                <w:left w:val="none" w:sz="0" w:space="0" w:color="auto"/>
                <w:bottom w:val="none" w:sz="0" w:space="0" w:color="auto"/>
                <w:right w:val="none" w:sz="0" w:space="0" w:color="auto"/>
              </w:divBdr>
            </w:div>
            <w:div w:id="1630432893">
              <w:marLeft w:val="0"/>
              <w:marRight w:val="0"/>
              <w:marTop w:val="0"/>
              <w:marBottom w:val="0"/>
              <w:divBdr>
                <w:top w:val="none" w:sz="0" w:space="0" w:color="auto"/>
                <w:left w:val="none" w:sz="0" w:space="0" w:color="auto"/>
                <w:bottom w:val="none" w:sz="0" w:space="0" w:color="auto"/>
                <w:right w:val="none" w:sz="0" w:space="0" w:color="auto"/>
              </w:divBdr>
            </w:div>
            <w:div w:id="1791242236">
              <w:marLeft w:val="0"/>
              <w:marRight w:val="0"/>
              <w:marTop w:val="0"/>
              <w:marBottom w:val="0"/>
              <w:divBdr>
                <w:top w:val="none" w:sz="0" w:space="0" w:color="auto"/>
                <w:left w:val="none" w:sz="0" w:space="0" w:color="auto"/>
                <w:bottom w:val="none" w:sz="0" w:space="0" w:color="auto"/>
                <w:right w:val="none" w:sz="0" w:space="0" w:color="auto"/>
              </w:divBdr>
            </w:div>
            <w:div w:id="1805200226">
              <w:marLeft w:val="0"/>
              <w:marRight w:val="0"/>
              <w:marTop w:val="0"/>
              <w:marBottom w:val="0"/>
              <w:divBdr>
                <w:top w:val="none" w:sz="0" w:space="0" w:color="auto"/>
                <w:left w:val="none" w:sz="0" w:space="0" w:color="auto"/>
                <w:bottom w:val="none" w:sz="0" w:space="0" w:color="auto"/>
                <w:right w:val="none" w:sz="0" w:space="0" w:color="auto"/>
              </w:divBdr>
            </w:div>
            <w:div w:id="1847867412">
              <w:marLeft w:val="0"/>
              <w:marRight w:val="0"/>
              <w:marTop w:val="0"/>
              <w:marBottom w:val="0"/>
              <w:divBdr>
                <w:top w:val="none" w:sz="0" w:space="0" w:color="auto"/>
                <w:left w:val="none" w:sz="0" w:space="0" w:color="auto"/>
                <w:bottom w:val="none" w:sz="0" w:space="0" w:color="auto"/>
                <w:right w:val="none" w:sz="0" w:space="0" w:color="auto"/>
              </w:divBdr>
            </w:div>
            <w:div w:id="2059090156">
              <w:marLeft w:val="0"/>
              <w:marRight w:val="0"/>
              <w:marTop w:val="0"/>
              <w:marBottom w:val="0"/>
              <w:divBdr>
                <w:top w:val="none" w:sz="0" w:space="0" w:color="auto"/>
                <w:left w:val="none" w:sz="0" w:space="0" w:color="auto"/>
                <w:bottom w:val="none" w:sz="0" w:space="0" w:color="auto"/>
                <w:right w:val="none" w:sz="0" w:space="0" w:color="auto"/>
              </w:divBdr>
            </w:div>
          </w:divsChild>
        </w:div>
        <w:div w:id="1478456975">
          <w:marLeft w:val="0"/>
          <w:marRight w:val="0"/>
          <w:marTop w:val="0"/>
          <w:marBottom w:val="0"/>
          <w:divBdr>
            <w:top w:val="none" w:sz="0" w:space="0" w:color="auto"/>
            <w:left w:val="none" w:sz="0" w:space="0" w:color="auto"/>
            <w:bottom w:val="none" w:sz="0" w:space="0" w:color="auto"/>
            <w:right w:val="none" w:sz="0" w:space="0" w:color="auto"/>
          </w:divBdr>
          <w:divsChild>
            <w:div w:id="21831803">
              <w:marLeft w:val="0"/>
              <w:marRight w:val="0"/>
              <w:marTop w:val="0"/>
              <w:marBottom w:val="0"/>
              <w:divBdr>
                <w:top w:val="none" w:sz="0" w:space="0" w:color="auto"/>
                <w:left w:val="none" w:sz="0" w:space="0" w:color="auto"/>
                <w:bottom w:val="none" w:sz="0" w:space="0" w:color="auto"/>
                <w:right w:val="none" w:sz="0" w:space="0" w:color="auto"/>
              </w:divBdr>
            </w:div>
            <w:div w:id="192616442">
              <w:marLeft w:val="0"/>
              <w:marRight w:val="0"/>
              <w:marTop w:val="0"/>
              <w:marBottom w:val="0"/>
              <w:divBdr>
                <w:top w:val="none" w:sz="0" w:space="0" w:color="auto"/>
                <w:left w:val="none" w:sz="0" w:space="0" w:color="auto"/>
                <w:bottom w:val="none" w:sz="0" w:space="0" w:color="auto"/>
                <w:right w:val="none" w:sz="0" w:space="0" w:color="auto"/>
              </w:divBdr>
            </w:div>
            <w:div w:id="295987462">
              <w:marLeft w:val="0"/>
              <w:marRight w:val="0"/>
              <w:marTop w:val="0"/>
              <w:marBottom w:val="0"/>
              <w:divBdr>
                <w:top w:val="none" w:sz="0" w:space="0" w:color="auto"/>
                <w:left w:val="none" w:sz="0" w:space="0" w:color="auto"/>
                <w:bottom w:val="none" w:sz="0" w:space="0" w:color="auto"/>
                <w:right w:val="none" w:sz="0" w:space="0" w:color="auto"/>
              </w:divBdr>
            </w:div>
            <w:div w:id="374617857">
              <w:marLeft w:val="0"/>
              <w:marRight w:val="0"/>
              <w:marTop w:val="0"/>
              <w:marBottom w:val="0"/>
              <w:divBdr>
                <w:top w:val="none" w:sz="0" w:space="0" w:color="auto"/>
                <w:left w:val="none" w:sz="0" w:space="0" w:color="auto"/>
                <w:bottom w:val="none" w:sz="0" w:space="0" w:color="auto"/>
                <w:right w:val="none" w:sz="0" w:space="0" w:color="auto"/>
              </w:divBdr>
            </w:div>
            <w:div w:id="756824971">
              <w:marLeft w:val="0"/>
              <w:marRight w:val="0"/>
              <w:marTop w:val="0"/>
              <w:marBottom w:val="0"/>
              <w:divBdr>
                <w:top w:val="none" w:sz="0" w:space="0" w:color="auto"/>
                <w:left w:val="none" w:sz="0" w:space="0" w:color="auto"/>
                <w:bottom w:val="none" w:sz="0" w:space="0" w:color="auto"/>
                <w:right w:val="none" w:sz="0" w:space="0" w:color="auto"/>
              </w:divBdr>
            </w:div>
            <w:div w:id="901136687">
              <w:marLeft w:val="0"/>
              <w:marRight w:val="0"/>
              <w:marTop w:val="0"/>
              <w:marBottom w:val="0"/>
              <w:divBdr>
                <w:top w:val="none" w:sz="0" w:space="0" w:color="auto"/>
                <w:left w:val="none" w:sz="0" w:space="0" w:color="auto"/>
                <w:bottom w:val="none" w:sz="0" w:space="0" w:color="auto"/>
                <w:right w:val="none" w:sz="0" w:space="0" w:color="auto"/>
              </w:divBdr>
            </w:div>
            <w:div w:id="903612799">
              <w:marLeft w:val="0"/>
              <w:marRight w:val="0"/>
              <w:marTop w:val="0"/>
              <w:marBottom w:val="0"/>
              <w:divBdr>
                <w:top w:val="none" w:sz="0" w:space="0" w:color="auto"/>
                <w:left w:val="none" w:sz="0" w:space="0" w:color="auto"/>
                <w:bottom w:val="none" w:sz="0" w:space="0" w:color="auto"/>
                <w:right w:val="none" w:sz="0" w:space="0" w:color="auto"/>
              </w:divBdr>
            </w:div>
            <w:div w:id="1078210940">
              <w:marLeft w:val="0"/>
              <w:marRight w:val="0"/>
              <w:marTop w:val="0"/>
              <w:marBottom w:val="0"/>
              <w:divBdr>
                <w:top w:val="none" w:sz="0" w:space="0" w:color="auto"/>
                <w:left w:val="none" w:sz="0" w:space="0" w:color="auto"/>
                <w:bottom w:val="none" w:sz="0" w:space="0" w:color="auto"/>
                <w:right w:val="none" w:sz="0" w:space="0" w:color="auto"/>
              </w:divBdr>
            </w:div>
            <w:div w:id="1102609427">
              <w:marLeft w:val="0"/>
              <w:marRight w:val="0"/>
              <w:marTop w:val="0"/>
              <w:marBottom w:val="0"/>
              <w:divBdr>
                <w:top w:val="none" w:sz="0" w:space="0" w:color="auto"/>
                <w:left w:val="none" w:sz="0" w:space="0" w:color="auto"/>
                <w:bottom w:val="none" w:sz="0" w:space="0" w:color="auto"/>
                <w:right w:val="none" w:sz="0" w:space="0" w:color="auto"/>
              </w:divBdr>
            </w:div>
            <w:div w:id="1384410074">
              <w:marLeft w:val="0"/>
              <w:marRight w:val="0"/>
              <w:marTop w:val="0"/>
              <w:marBottom w:val="0"/>
              <w:divBdr>
                <w:top w:val="none" w:sz="0" w:space="0" w:color="auto"/>
                <w:left w:val="none" w:sz="0" w:space="0" w:color="auto"/>
                <w:bottom w:val="none" w:sz="0" w:space="0" w:color="auto"/>
                <w:right w:val="none" w:sz="0" w:space="0" w:color="auto"/>
              </w:divBdr>
            </w:div>
            <w:div w:id="1388531753">
              <w:marLeft w:val="0"/>
              <w:marRight w:val="0"/>
              <w:marTop w:val="0"/>
              <w:marBottom w:val="0"/>
              <w:divBdr>
                <w:top w:val="none" w:sz="0" w:space="0" w:color="auto"/>
                <w:left w:val="none" w:sz="0" w:space="0" w:color="auto"/>
                <w:bottom w:val="none" w:sz="0" w:space="0" w:color="auto"/>
                <w:right w:val="none" w:sz="0" w:space="0" w:color="auto"/>
              </w:divBdr>
            </w:div>
            <w:div w:id="1406685039">
              <w:marLeft w:val="0"/>
              <w:marRight w:val="0"/>
              <w:marTop w:val="0"/>
              <w:marBottom w:val="0"/>
              <w:divBdr>
                <w:top w:val="none" w:sz="0" w:space="0" w:color="auto"/>
                <w:left w:val="none" w:sz="0" w:space="0" w:color="auto"/>
                <w:bottom w:val="none" w:sz="0" w:space="0" w:color="auto"/>
                <w:right w:val="none" w:sz="0" w:space="0" w:color="auto"/>
              </w:divBdr>
            </w:div>
            <w:div w:id="1461149923">
              <w:marLeft w:val="0"/>
              <w:marRight w:val="0"/>
              <w:marTop w:val="0"/>
              <w:marBottom w:val="0"/>
              <w:divBdr>
                <w:top w:val="none" w:sz="0" w:space="0" w:color="auto"/>
                <w:left w:val="none" w:sz="0" w:space="0" w:color="auto"/>
                <w:bottom w:val="none" w:sz="0" w:space="0" w:color="auto"/>
                <w:right w:val="none" w:sz="0" w:space="0" w:color="auto"/>
              </w:divBdr>
            </w:div>
            <w:div w:id="1531993094">
              <w:marLeft w:val="0"/>
              <w:marRight w:val="0"/>
              <w:marTop w:val="0"/>
              <w:marBottom w:val="0"/>
              <w:divBdr>
                <w:top w:val="none" w:sz="0" w:space="0" w:color="auto"/>
                <w:left w:val="none" w:sz="0" w:space="0" w:color="auto"/>
                <w:bottom w:val="none" w:sz="0" w:space="0" w:color="auto"/>
                <w:right w:val="none" w:sz="0" w:space="0" w:color="auto"/>
              </w:divBdr>
            </w:div>
            <w:div w:id="1624536996">
              <w:marLeft w:val="0"/>
              <w:marRight w:val="0"/>
              <w:marTop w:val="0"/>
              <w:marBottom w:val="0"/>
              <w:divBdr>
                <w:top w:val="none" w:sz="0" w:space="0" w:color="auto"/>
                <w:left w:val="none" w:sz="0" w:space="0" w:color="auto"/>
                <w:bottom w:val="none" w:sz="0" w:space="0" w:color="auto"/>
                <w:right w:val="none" w:sz="0" w:space="0" w:color="auto"/>
              </w:divBdr>
            </w:div>
            <w:div w:id="1662461357">
              <w:marLeft w:val="0"/>
              <w:marRight w:val="0"/>
              <w:marTop w:val="0"/>
              <w:marBottom w:val="0"/>
              <w:divBdr>
                <w:top w:val="none" w:sz="0" w:space="0" w:color="auto"/>
                <w:left w:val="none" w:sz="0" w:space="0" w:color="auto"/>
                <w:bottom w:val="none" w:sz="0" w:space="0" w:color="auto"/>
                <w:right w:val="none" w:sz="0" w:space="0" w:color="auto"/>
              </w:divBdr>
            </w:div>
            <w:div w:id="1706632163">
              <w:marLeft w:val="0"/>
              <w:marRight w:val="0"/>
              <w:marTop w:val="0"/>
              <w:marBottom w:val="0"/>
              <w:divBdr>
                <w:top w:val="none" w:sz="0" w:space="0" w:color="auto"/>
                <w:left w:val="none" w:sz="0" w:space="0" w:color="auto"/>
                <w:bottom w:val="none" w:sz="0" w:space="0" w:color="auto"/>
                <w:right w:val="none" w:sz="0" w:space="0" w:color="auto"/>
              </w:divBdr>
            </w:div>
            <w:div w:id="1748721024">
              <w:marLeft w:val="0"/>
              <w:marRight w:val="0"/>
              <w:marTop w:val="0"/>
              <w:marBottom w:val="0"/>
              <w:divBdr>
                <w:top w:val="none" w:sz="0" w:space="0" w:color="auto"/>
                <w:left w:val="none" w:sz="0" w:space="0" w:color="auto"/>
                <w:bottom w:val="none" w:sz="0" w:space="0" w:color="auto"/>
                <w:right w:val="none" w:sz="0" w:space="0" w:color="auto"/>
              </w:divBdr>
            </w:div>
            <w:div w:id="21188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0193">
      <w:bodyDiv w:val="1"/>
      <w:marLeft w:val="0"/>
      <w:marRight w:val="0"/>
      <w:marTop w:val="0"/>
      <w:marBottom w:val="0"/>
      <w:divBdr>
        <w:top w:val="none" w:sz="0" w:space="0" w:color="auto"/>
        <w:left w:val="none" w:sz="0" w:space="0" w:color="auto"/>
        <w:bottom w:val="none" w:sz="0" w:space="0" w:color="auto"/>
        <w:right w:val="none" w:sz="0" w:space="0" w:color="auto"/>
      </w:divBdr>
      <w:divsChild>
        <w:div w:id="534654727">
          <w:marLeft w:val="0"/>
          <w:marRight w:val="0"/>
          <w:marTop w:val="0"/>
          <w:marBottom w:val="0"/>
          <w:divBdr>
            <w:top w:val="none" w:sz="0" w:space="0" w:color="auto"/>
            <w:left w:val="none" w:sz="0" w:space="0" w:color="auto"/>
            <w:bottom w:val="none" w:sz="0" w:space="0" w:color="auto"/>
            <w:right w:val="none" w:sz="0" w:space="0" w:color="auto"/>
          </w:divBdr>
          <w:divsChild>
            <w:div w:id="14968076">
              <w:marLeft w:val="0"/>
              <w:marRight w:val="0"/>
              <w:marTop w:val="0"/>
              <w:marBottom w:val="0"/>
              <w:divBdr>
                <w:top w:val="none" w:sz="0" w:space="0" w:color="auto"/>
                <w:left w:val="none" w:sz="0" w:space="0" w:color="auto"/>
                <w:bottom w:val="none" w:sz="0" w:space="0" w:color="auto"/>
                <w:right w:val="none" w:sz="0" w:space="0" w:color="auto"/>
              </w:divBdr>
            </w:div>
            <w:div w:id="125004618">
              <w:marLeft w:val="0"/>
              <w:marRight w:val="0"/>
              <w:marTop w:val="0"/>
              <w:marBottom w:val="0"/>
              <w:divBdr>
                <w:top w:val="none" w:sz="0" w:space="0" w:color="auto"/>
                <w:left w:val="none" w:sz="0" w:space="0" w:color="auto"/>
                <w:bottom w:val="none" w:sz="0" w:space="0" w:color="auto"/>
                <w:right w:val="none" w:sz="0" w:space="0" w:color="auto"/>
              </w:divBdr>
            </w:div>
            <w:div w:id="207955965">
              <w:marLeft w:val="0"/>
              <w:marRight w:val="0"/>
              <w:marTop w:val="0"/>
              <w:marBottom w:val="0"/>
              <w:divBdr>
                <w:top w:val="none" w:sz="0" w:space="0" w:color="auto"/>
                <w:left w:val="none" w:sz="0" w:space="0" w:color="auto"/>
                <w:bottom w:val="none" w:sz="0" w:space="0" w:color="auto"/>
                <w:right w:val="none" w:sz="0" w:space="0" w:color="auto"/>
              </w:divBdr>
            </w:div>
            <w:div w:id="242643869">
              <w:marLeft w:val="0"/>
              <w:marRight w:val="0"/>
              <w:marTop w:val="0"/>
              <w:marBottom w:val="0"/>
              <w:divBdr>
                <w:top w:val="none" w:sz="0" w:space="0" w:color="auto"/>
                <w:left w:val="none" w:sz="0" w:space="0" w:color="auto"/>
                <w:bottom w:val="none" w:sz="0" w:space="0" w:color="auto"/>
                <w:right w:val="none" w:sz="0" w:space="0" w:color="auto"/>
              </w:divBdr>
            </w:div>
            <w:div w:id="311643521">
              <w:marLeft w:val="0"/>
              <w:marRight w:val="0"/>
              <w:marTop w:val="0"/>
              <w:marBottom w:val="0"/>
              <w:divBdr>
                <w:top w:val="none" w:sz="0" w:space="0" w:color="auto"/>
                <w:left w:val="none" w:sz="0" w:space="0" w:color="auto"/>
                <w:bottom w:val="none" w:sz="0" w:space="0" w:color="auto"/>
                <w:right w:val="none" w:sz="0" w:space="0" w:color="auto"/>
              </w:divBdr>
            </w:div>
            <w:div w:id="610552259">
              <w:marLeft w:val="0"/>
              <w:marRight w:val="0"/>
              <w:marTop w:val="0"/>
              <w:marBottom w:val="0"/>
              <w:divBdr>
                <w:top w:val="none" w:sz="0" w:space="0" w:color="auto"/>
                <w:left w:val="none" w:sz="0" w:space="0" w:color="auto"/>
                <w:bottom w:val="none" w:sz="0" w:space="0" w:color="auto"/>
                <w:right w:val="none" w:sz="0" w:space="0" w:color="auto"/>
              </w:divBdr>
            </w:div>
            <w:div w:id="626476014">
              <w:marLeft w:val="0"/>
              <w:marRight w:val="0"/>
              <w:marTop w:val="0"/>
              <w:marBottom w:val="0"/>
              <w:divBdr>
                <w:top w:val="none" w:sz="0" w:space="0" w:color="auto"/>
                <w:left w:val="none" w:sz="0" w:space="0" w:color="auto"/>
                <w:bottom w:val="none" w:sz="0" w:space="0" w:color="auto"/>
                <w:right w:val="none" w:sz="0" w:space="0" w:color="auto"/>
              </w:divBdr>
            </w:div>
            <w:div w:id="655887587">
              <w:marLeft w:val="0"/>
              <w:marRight w:val="0"/>
              <w:marTop w:val="0"/>
              <w:marBottom w:val="0"/>
              <w:divBdr>
                <w:top w:val="none" w:sz="0" w:space="0" w:color="auto"/>
                <w:left w:val="none" w:sz="0" w:space="0" w:color="auto"/>
                <w:bottom w:val="none" w:sz="0" w:space="0" w:color="auto"/>
                <w:right w:val="none" w:sz="0" w:space="0" w:color="auto"/>
              </w:divBdr>
            </w:div>
            <w:div w:id="713431008">
              <w:marLeft w:val="0"/>
              <w:marRight w:val="0"/>
              <w:marTop w:val="0"/>
              <w:marBottom w:val="0"/>
              <w:divBdr>
                <w:top w:val="none" w:sz="0" w:space="0" w:color="auto"/>
                <w:left w:val="none" w:sz="0" w:space="0" w:color="auto"/>
                <w:bottom w:val="none" w:sz="0" w:space="0" w:color="auto"/>
                <w:right w:val="none" w:sz="0" w:space="0" w:color="auto"/>
              </w:divBdr>
            </w:div>
            <w:div w:id="716783798">
              <w:marLeft w:val="0"/>
              <w:marRight w:val="0"/>
              <w:marTop w:val="0"/>
              <w:marBottom w:val="0"/>
              <w:divBdr>
                <w:top w:val="none" w:sz="0" w:space="0" w:color="auto"/>
                <w:left w:val="none" w:sz="0" w:space="0" w:color="auto"/>
                <w:bottom w:val="none" w:sz="0" w:space="0" w:color="auto"/>
                <w:right w:val="none" w:sz="0" w:space="0" w:color="auto"/>
              </w:divBdr>
            </w:div>
            <w:div w:id="844396435">
              <w:marLeft w:val="0"/>
              <w:marRight w:val="0"/>
              <w:marTop w:val="0"/>
              <w:marBottom w:val="0"/>
              <w:divBdr>
                <w:top w:val="none" w:sz="0" w:space="0" w:color="auto"/>
                <w:left w:val="none" w:sz="0" w:space="0" w:color="auto"/>
                <w:bottom w:val="none" w:sz="0" w:space="0" w:color="auto"/>
                <w:right w:val="none" w:sz="0" w:space="0" w:color="auto"/>
              </w:divBdr>
            </w:div>
            <w:div w:id="1091391619">
              <w:marLeft w:val="0"/>
              <w:marRight w:val="0"/>
              <w:marTop w:val="0"/>
              <w:marBottom w:val="0"/>
              <w:divBdr>
                <w:top w:val="none" w:sz="0" w:space="0" w:color="auto"/>
                <w:left w:val="none" w:sz="0" w:space="0" w:color="auto"/>
                <w:bottom w:val="none" w:sz="0" w:space="0" w:color="auto"/>
                <w:right w:val="none" w:sz="0" w:space="0" w:color="auto"/>
              </w:divBdr>
            </w:div>
            <w:div w:id="1140029035">
              <w:marLeft w:val="0"/>
              <w:marRight w:val="0"/>
              <w:marTop w:val="0"/>
              <w:marBottom w:val="0"/>
              <w:divBdr>
                <w:top w:val="none" w:sz="0" w:space="0" w:color="auto"/>
                <w:left w:val="none" w:sz="0" w:space="0" w:color="auto"/>
                <w:bottom w:val="none" w:sz="0" w:space="0" w:color="auto"/>
                <w:right w:val="none" w:sz="0" w:space="0" w:color="auto"/>
              </w:divBdr>
            </w:div>
            <w:div w:id="1382360085">
              <w:marLeft w:val="0"/>
              <w:marRight w:val="0"/>
              <w:marTop w:val="0"/>
              <w:marBottom w:val="0"/>
              <w:divBdr>
                <w:top w:val="none" w:sz="0" w:space="0" w:color="auto"/>
                <w:left w:val="none" w:sz="0" w:space="0" w:color="auto"/>
                <w:bottom w:val="none" w:sz="0" w:space="0" w:color="auto"/>
                <w:right w:val="none" w:sz="0" w:space="0" w:color="auto"/>
              </w:divBdr>
            </w:div>
            <w:div w:id="1404375349">
              <w:marLeft w:val="0"/>
              <w:marRight w:val="0"/>
              <w:marTop w:val="0"/>
              <w:marBottom w:val="0"/>
              <w:divBdr>
                <w:top w:val="none" w:sz="0" w:space="0" w:color="auto"/>
                <w:left w:val="none" w:sz="0" w:space="0" w:color="auto"/>
                <w:bottom w:val="none" w:sz="0" w:space="0" w:color="auto"/>
                <w:right w:val="none" w:sz="0" w:space="0" w:color="auto"/>
              </w:divBdr>
            </w:div>
            <w:div w:id="1544555786">
              <w:marLeft w:val="0"/>
              <w:marRight w:val="0"/>
              <w:marTop w:val="0"/>
              <w:marBottom w:val="0"/>
              <w:divBdr>
                <w:top w:val="none" w:sz="0" w:space="0" w:color="auto"/>
                <w:left w:val="none" w:sz="0" w:space="0" w:color="auto"/>
                <w:bottom w:val="none" w:sz="0" w:space="0" w:color="auto"/>
                <w:right w:val="none" w:sz="0" w:space="0" w:color="auto"/>
              </w:divBdr>
            </w:div>
            <w:div w:id="1552351811">
              <w:marLeft w:val="0"/>
              <w:marRight w:val="0"/>
              <w:marTop w:val="0"/>
              <w:marBottom w:val="0"/>
              <w:divBdr>
                <w:top w:val="none" w:sz="0" w:space="0" w:color="auto"/>
                <w:left w:val="none" w:sz="0" w:space="0" w:color="auto"/>
                <w:bottom w:val="none" w:sz="0" w:space="0" w:color="auto"/>
                <w:right w:val="none" w:sz="0" w:space="0" w:color="auto"/>
              </w:divBdr>
            </w:div>
            <w:div w:id="1595934580">
              <w:marLeft w:val="0"/>
              <w:marRight w:val="0"/>
              <w:marTop w:val="0"/>
              <w:marBottom w:val="0"/>
              <w:divBdr>
                <w:top w:val="none" w:sz="0" w:space="0" w:color="auto"/>
                <w:left w:val="none" w:sz="0" w:space="0" w:color="auto"/>
                <w:bottom w:val="none" w:sz="0" w:space="0" w:color="auto"/>
                <w:right w:val="none" w:sz="0" w:space="0" w:color="auto"/>
              </w:divBdr>
            </w:div>
            <w:div w:id="1832721859">
              <w:marLeft w:val="0"/>
              <w:marRight w:val="0"/>
              <w:marTop w:val="0"/>
              <w:marBottom w:val="0"/>
              <w:divBdr>
                <w:top w:val="none" w:sz="0" w:space="0" w:color="auto"/>
                <w:left w:val="none" w:sz="0" w:space="0" w:color="auto"/>
                <w:bottom w:val="none" w:sz="0" w:space="0" w:color="auto"/>
                <w:right w:val="none" w:sz="0" w:space="0" w:color="auto"/>
              </w:divBdr>
            </w:div>
          </w:divsChild>
        </w:div>
        <w:div w:id="1209220306">
          <w:marLeft w:val="0"/>
          <w:marRight w:val="0"/>
          <w:marTop w:val="0"/>
          <w:marBottom w:val="0"/>
          <w:divBdr>
            <w:top w:val="none" w:sz="0" w:space="0" w:color="auto"/>
            <w:left w:val="none" w:sz="0" w:space="0" w:color="auto"/>
            <w:bottom w:val="none" w:sz="0" w:space="0" w:color="auto"/>
            <w:right w:val="none" w:sz="0" w:space="0" w:color="auto"/>
          </w:divBdr>
          <w:divsChild>
            <w:div w:id="9648657">
              <w:marLeft w:val="0"/>
              <w:marRight w:val="0"/>
              <w:marTop w:val="0"/>
              <w:marBottom w:val="0"/>
              <w:divBdr>
                <w:top w:val="none" w:sz="0" w:space="0" w:color="auto"/>
                <w:left w:val="none" w:sz="0" w:space="0" w:color="auto"/>
                <w:bottom w:val="none" w:sz="0" w:space="0" w:color="auto"/>
                <w:right w:val="none" w:sz="0" w:space="0" w:color="auto"/>
              </w:divBdr>
            </w:div>
            <w:div w:id="38946126">
              <w:marLeft w:val="0"/>
              <w:marRight w:val="0"/>
              <w:marTop w:val="0"/>
              <w:marBottom w:val="0"/>
              <w:divBdr>
                <w:top w:val="none" w:sz="0" w:space="0" w:color="auto"/>
                <w:left w:val="none" w:sz="0" w:space="0" w:color="auto"/>
                <w:bottom w:val="none" w:sz="0" w:space="0" w:color="auto"/>
                <w:right w:val="none" w:sz="0" w:space="0" w:color="auto"/>
              </w:divBdr>
            </w:div>
            <w:div w:id="110174236">
              <w:marLeft w:val="0"/>
              <w:marRight w:val="0"/>
              <w:marTop w:val="0"/>
              <w:marBottom w:val="0"/>
              <w:divBdr>
                <w:top w:val="none" w:sz="0" w:space="0" w:color="auto"/>
                <w:left w:val="none" w:sz="0" w:space="0" w:color="auto"/>
                <w:bottom w:val="none" w:sz="0" w:space="0" w:color="auto"/>
                <w:right w:val="none" w:sz="0" w:space="0" w:color="auto"/>
              </w:divBdr>
            </w:div>
            <w:div w:id="313873369">
              <w:marLeft w:val="0"/>
              <w:marRight w:val="0"/>
              <w:marTop w:val="0"/>
              <w:marBottom w:val="0"/>
              <w:divBdr>
                <w:top w:val="none" w:sz="0" w:space="0" w:color="auto"/>
                <w:left w:val="none" w:sz="0" w:space="0" w:color="auto"/>
                <w:bottom w:val="none" w:sz="0" w:space="0" w:color="auto"/>
                <w:right w:val="none" w:sz="0" w:space="0" w:color="auto"/>
              </w:divBdr>
            </w:div>
            <w:div w:id="343434228">
              <w:marLeft w:val="0"/>
              <w:marRight w:val="0"/>
              <w:marTop w:val="0"/>
              <w:marBottom w:val="0"/>
              <w:divBdr>
                <w:top w:val="none" w:sz="0" w:space="0" w:color="auto"/>
                <w:left w:val="none" w:sz="0" w:space="0" w:color="auto"/>
                <w:bottom w:val="none" w:sz="0" w:space="0" w:color="auto"/>
                <w:right w:val="none" w:sz="0" w:space="0" w:color="auto"/>
              </w:divBdr>
            </w:div>
            <w:div w:id="370229519">
              <w:marLeft w:val="0"/>
              <w:marRight w:val="0"/>
              <w:marTop w:val="0"/>
              <w:marBottom w:val="0"/>
              <w:divBdr>
                <w:top w:val="none" w:sz="0" w:space="0" w:color="auto"/>
                <w:left w:val="none" w:sz="0" w:space="0" w:color="auto"/>
                <w:bottom w:val="none" w:sz="0" w:space="0" w:color="auto"/>
                <w:right w:val="none" w:sz="0" w:space="0" w:color="auto"/>
              </w:divBdr>
            </w:div>
            <w:div w:id="756099575">
              <w:marLeft w:val="0"/>
              <w:marRight w:val="0"/>
              <w:marTop w:val="0"/>
              <w:marBottom w:val="0"/>
              <w:divBdr>
                <w:top w:val="none" w:sz="0" w:space="0" w:color="auto"/>
                <w:left w:val="none" w:sz="0" w:space="0" w:color="auto"/>
                <w:bottom w:val="none" w:sz="0" w:space="0" w:color="auto"/>
                <w:right w:val="none" w:sz="0" w:space="0" w:color="auto"/>
              </w:divBdr>
            </w:div>
            <w:div w:id="855583665">
              <w:marLeft w:val="0"/>
              <w:marRight w:val="0"/>
              <w:marTop w:val="0"/>
              <w:marBottom w:val="0"/>
              <w:divBdr>
                <w:top w:val="none" w:sz="0" w:space="0" w:color="auto"/>
                <w:left w:val="none" w:sz="0" w:space="0" w:color="auto"/>
                <w:bottom w:val="none" w:sz="0" w:space="0" w:color="auto"/>
                <w:right w:val="none" w:sz="0" w:space="0" w:color="auto"/>
              </w:divBdr>
            </w:div>
            <w:div w:id="939945960">
              <w:marLeft w:val="0"/>
              <w:marRight w:val="0"/>
              <w:marTop w:val="0"/>
              <w:marBottom w:val="0"/>
              <w:divBdr>
                <w:top w:val="none" w:sz="0" w:space="0" w:color="auto"/>
                <w:left w:val="none" w:sz="0" w:space="0" w:color="auto"/>
                <w:bottom w:val="none" w:sz="0" w:space="0" w:color="auto"/>
                <w:right w:val="none" w:sz="0" w:space="0" w:color="auto"/>
              </w:divBdr>
            </w:div>
            <w:div w:id="947585629">
              <w:marLeft w:val="0"/>
              <w:marRight w:val="0"/>
              <w:marTop w:val="0"/>
              <w:marBottom w:val="0"/>
              <w:divBdr>
                <w:top w:val="none" w:sz="0" w:space="0" w:color="auto"/>
                <w:left w:val="none" w:sz="0" w:space="0" w:color="auto"/>
                <w:bottom w:val="none" w:sz="0" w:space="0" w:color="auto"/>
                <w:right w:val="none" w:sz="0" w:space="0" w:color="auto"/>
              </w:divBdr>
            </w:div>
            <w:div w:id="1066342779">
              <w:marLeft w:val="0"/>
              <w:marRight w:val="0"/>
              <w:marTop w:val="0"/>
              <w:marBottom w:val="0"/>
              <w:divBdr>
                <w:top w:val="none" w:sz="0" w:space="0" w:color="auto"/>
                <w:left w:val="none" w:sz="0" w:space="0" w:color="auto"/>
                <w:bottom w:val="none" w:sz="0" w:space="0" w:color="auto"/>
                <w:right w:val="none" w:sz="0" w:space="0" w:color="auto"/>
              </w:divBdr>
            </w:div>
            <w:div w:id="1134567258">
              <w:marLeft w:val="0"/>
              <w:marRight w:val="0"/>
              <w:marTop w:val="0"/>
              <w:marBottom w:val="0"/>
              <w:divBdr>
                <w:top w:val="none" w:sz="0" w:space="0" w:color="auto"/>
                <w:left w:val="none" w:sz="0" w:space="0" w:color="auto"/>
                <w:bottom w:val="none" w:sz="0" w:space="0" w:color="auto"/>
                <w:right w:val="none" w:sz="0" w:space="0" w:color="auto"/>
              </w:divBdr>
            </w:div>
            <w:div w:id="1178468995">
              <w:marLeft w:val="0"/>
              <w:marRight w:val="0"/>
              <w:marTop w:val="0"/>
              <w:marBottom w:val="0"/>
              <w:divBdr>
                <w:top w:val="none" w:sz="0" w:space="0" w:color="auto"/>
                <w:left w:val="none" w:sz="0" w:space="0" w:color="auto"/>
                <w:bottom w:val="none" w:sz="0" w:space="0" w:color="auto"/>
                <w:right w:val="none" w:sz="0" w:space="0" w:color="auto"/>
              </w:divBdr>
            </w:div>
            <w:div w:id="1314142397">
              <w:marLeft w:val="0"/>
              <w:marRight w:val="0"/>
              <w:marTop w:val="0"/>
              <w:marBottom w:val="0"/>
              <w:divBdr>
                <w:top w:val="none" w:sz="0" w:space="0" w:color="auto"/>
                <w:left w:val="none" w:sz="0" w:space="0" w:color="auto"/>
                <w:bottom w:val="none" w:sz="0" w:space="0" w:color="auto"/>
                <w:right w:val="none" w:sz="0" w:space="0" w:color="auto"/>
              </w:divBdr>
            </w:div>
            <w:div w:id="1655446296">
              <w:marLeft w:val="0"/>
              <w:marRight w:val="0"/>
              <w:marTop w:val="0"/>
              <w:marBottom w:val="0"/>
              <w:divBdr>
                <w:top w:val="none" w:sz="0" w:space="0" w:color="auto"/>
                <w:left w:val="none" w:sz="0" w:space="0" w:color="auto"/>
                <w:bottom w:val="none" w:sz="0" w:space="0" w:color="auto"/>
                <w:right w:val="none" w:sz="0" w:space="0" w:color="auto"/>
              </w:divBdr>
            </w:div>
            <w:div w:id="1695031471">
              <w:marLeft w:val="0"/>
              <w:marRight w:val="0"/>
              <w:marTop w:val="0"/>
              <w:marBottom w:val="0"/>
              <w:divBdr>
                <w:top w:val="none" w:sz="0" w:space="0" w:color="auto"/>
                <w:left w:val="none" w:sz="0" w:space="0" w:color="auto"/>
                <w:bottom w:val="none" w:sz="0" w:space="0" w:color="auto"/>
                <w:right w:val="none" w:sz="0" w:space="0" w:color="auto"/>
              </w:divBdr>
            </w:div>
            <w:div w:id="1800341424">
              <w:marLeft w:val="0"/>
              <w:marRight w:val="0"/>
              <w:marTop w:val="0"/>
              <w:marBottom w:val="0"/>
              <w:divBdr>
                <w:top w:val="none" w:sz="0" w:space="0" w:color="auto"/>
                <w:left w:val="none" w:sz="0" w:space="0" w:color="auto"/>
                <w:bottom w:val="none" w:sz="0" w:space="0" w:color="auto"/>
                <w:right w:val="none" w:sz="0" w:space="0" w:color="auto"/>
              </w:divBdr>
            </w:div>
            <w:div w:id="1882592990">
              <w:marLeft w:val="0"/>
              <w:marRight w:val="0"/>
              <w:marTop w:val="0"/>
              <w:marBottom w:val="0"/>
              <w:divBdr>
                <w:top w:val="none" w:sz="0" w:space="0" w:color="auto"/>
                <w:left w:val="none" w:sz="0" w:space="0" w:color="auto"/>
                <w:bottom w:val="none" w:sz="0" w:space="0" w:color="auto"/>
                <w:right w:val="none" w:sz="0" w:space="0" w:color="auto"/>
              </w:divBdr>
            </w:div>
            <w:div w:id="1988315000">
              <w:marLeft w:val="0"/>
              <w:marRight w:val="0"/>
              <w:marTop w:val="0"/>
              <w:marBottom w:val="0"/>
              <w:divBdr>
                <w:top w:val="none" w:sz="0" w:space="0" w:color="auto"/>
                <w:left w:val="none" w:sz="0" w:space="0" w:color="auto"/>
                <w:bottom w:val="none" w:sz="0" w:space="0" w:color="auto"/>
                <w:right w:val="none" w:sz="0" w:space="0" w:color="auto"/>
              </w:divBdr>
            </w:div>
            <w:div w:id="19974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5398">
      <w:bodyDiv w:val="1"/>
      <w:marLeft w:val="0"/>
      <w:marRight w:val="0"/>
      <w:marTop w:val="0"/>
      <w:marBottom w:val="0"/>
      <w:divBdr>
        <w:top w:val="none" w:sz="0" w:space="0" w:color="auto"/>
        <w:left w:val="none" w:sz="0" w:space="0" w:color="auto"/>
        <w:bottom w:val="none" w:sz="0" w:space="0" w:color="auto"/>
        <w:right w:val="none" w:sz="0" w:space="0" w:color="auto"/>
      </w:divBdr>
    </w:div>
    <w:div w:id="1951693671">
      <w:bodyDiv w:val="1"/>
      <w:marLeft w:val="0"/>
      <w:marRight w:val="0"/>
      <w:marTop w:val="0"/>
      <w:marBottom w:val="0"/>
      <w:divBdr>
        <w:top w:val="none" w:sz="0" w:space="0" w:color="auto"/>
        <w:left w:val="none" w:sz="0" w:space="0" w:color="auto"/>
        <w:bottom w:val="none" w:sz="0" w:space="0" w:color="auto"/>
        <w:right w:val="none" w:sz="0" w:space="0" w:color="auto"/>
      </w:divBdr>
    </w:div>
    <w:div w:id="2099401250">
      <w:bodyDiv w:val="1"/>
      <w:marLeft w:val="0"/>
      <w:marRight w:val="0"/>
      <w:marTop w:val="0"/>
      <w:marBottom w:val="0"/>
      <w:divBdr>
        <w:top w:val="none" w:sz="0" w:space="0" w:color="auto"/>
        <w:left w:val="none" w:sz="0" w:space="0" w:color="auto"/>
        <w:bottom w:val="none" w:sz="0" w:space="0" w:color="auto"/>
        <w:right w:val="none" w:sz="0" w:space="0" w:color="auto"/>
      </w:divBdr>
    </w:div>
    <w:div w:id="212410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dailytelegraph.com.au/lifestyle/how-is-this-garbage-legal-aussies-think-fees-have-gone-too-far/news-story/9ea89cb11d5859f42b0f004f7134ab00?utm_source=chatgpt.com" TargetMode="External"/><Relationship Id="rId68" Type="http://schemas.openxmlformats.org/officeDocument/2006/relationships/hyperlink" Target="https://www.smartcompany.com.au/marketing/demand-based-ticket-pricing-set-change-way-people-go-cinema/?utm_source=chatgpt.com" TargetMode="External"/><Relationship Id="rId16" Type="http://schemas.openxmlformats.org/officeDocument/2006/relationships/image" Target="media/image8.png"/><Relationship Id="rId11" Type="http://schemas.microsoft.com/office/2007/relationships/hdphoto" Target="media/hdphoto1.wd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lucid.app/lucidchart/43a9be1b-026a-43de-ae6d-63be2cd3e97f/edit?invitationId=inv_f15cabc7-460b-47de-b8c8-97ad68219834" TargetMode="External"/><Relationship Id="rId66" Type="http://schemas.openxmlformats.org/officeDocument/2006/relationships/hyperlink" Target="https://www.pubnub.com/solutions/live-audience-engagement/"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ibisworld.com/australia/industry/cinemas/636/"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livevuedu-my.sharepoint.com/:x:/r/personal/s8138683_live_vu_edu_au/Documents/NIT3003_Group_05/RedCurtain_Gantt.xlsx?d=w119ddc0ce2e94c83af9c8399e2f20ad2&amp;csf=1&amp;web=1&amp;e=M5uSpY" TargetMode="External"/><Relationship Id="rId64" Type="http://schemas.openxmlformats.org/officeDocument/2006/relationships/hyperlink" Target="https://www.lucidchart.com/" TargetMode="External"/><Relationship Id="rId69" Type="http://schemas.openxmlformats.org/officeDocument/2006/relationships/hyperlink" Target="https://www.screenaustralia.gov.au/fact-finders/cinema/industry-trends/screens-and-theatres/by-exhibitor" TargetMode="External"/><Relationship Id="rId77"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taylorwells.com.au/cinema-movie-ticket-prices/?utm_source=chatgpt.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commo.com.au/news/2025/03/02/why-cinemas-are-attracting-investor-interest-%E2%80%93-burgess-rawson/1740872022" TargetMode="External"/><Relationship Id="rId67" Type="http://schemas.openxmlformats.org/officeDocument/2006/relationships/hyperlink" Target="https://www.smartcompany.com.au/marketing/demand-based-ticket-pricing-set-change-way-people-go-cinema/"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lucid.app/lucidchart/6784dcff-4324-488d-86f9-8b1262d83937/edit?viewport_loc=-194%2C-2458%2C3303%2C1536%2C0_0&amp;invitationId=inv_ad41fbb6-6522-4a3c-8ca4-218e211d8ae5" TargetMode="External"/><Relationship Id="rId62" Type="http://schemas.openxmlformats.org/officeDocument/2006/relationships/hyperlink" Target="https://www.dailytelegraph.com.au/lifestyle/how-is-this-garbage-legal-aussies-think-fees-have-gone-too-far/news-story/9ea89cb11d5859f42b0f004f7134ab00" TargetMode="External"/><Relationship Id="rId70" Type="http://schemas.openxmlformats.org/officeDocument/2006/relationships/hyperlink" Target="https://www.screenaustralia.gov.au/fact-finders/cinema/industry-trends?utm_source=chatgpt.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commo.com.au/news/2025/03/02/why-cinemas-are-attracting-investor-interest-%E2%80%93-burgess-rawson/1740872022?utm_source=chatgpt.com" TargetMode="External"/><Relationship Id="rId65" Type="http://schemas.openxmlformats.org/officeDocument/2006/relationships/hyperlink" Target="https://www.pubnub.com/blog/live-audience-polling-system/"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taylorwells.com.au/cinema-movie-ticket-prices/"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A606B-E130-4A04-B69F-A820CCD75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70</Pages>
  <Words>7172</Words>
  <Characters>40882</Characters>
  <Application>Microsoft Office Word</Application>
  <DocSecurity>0</DocSecurity>
  <Lines>340</Lines>
  <Paragraphs>95</Paragraphs>
  <ScaleCrop>false</ScaleCrop>
  <Company/>
  <LinksUpToDate>false</LinksUpToDate>
  <CharactersWithSpaces>47959</CharactersWithSpaces>
  <SharedDoc>false</SharedDoc>
  <HLinks>
    <vt:vector size="396" baseType="variant">
      <vt:variant>
        <vt:i4>5439546</vt:i4>
      </vt:variant>
      <vt:variant>
        <vt:i4>345</vt:i4>
      </vt:variant>
      <vt:variant>
        <vt:i4>0</vt:i4>
      </vt:variant>
      <vt:variant>
        <vt:i4>5</vt:i4>
      </vt:variant>
      <vt:variant>
        <vt:lpwstr>https://taylorwells.com.au/cinema-movie-ticket-prices/?utm_source=chatgpt.com</vt:lpwstr>
      </vt:variant>
      <vt:variant>
        <vt:lpwstr/>
      </vt:variant>
      <vt:variant>
        <vt:i4>4063268</vt:i4>
      </vt:variant>
      <vt:variant>
        <vt:i4>342</vt:i4>
      </vt:variant>
      <vt:variant>
        <vt:i4>0</vt:i4>
      </vt:variant>
      <vt:variant>
        <vt:i4>5</vt:i4>
      </vt:variant>
      <vt:variant>
        <vt:lpwstr>https://taylorwells.com.au/cinema-movie-ticket-prices/</vt:lpwstr>
      </vt:variant>
      <vt:variant>
        <vt:lpwstr/>
      </vt:variant>
      <vt:variant>
        <vt:i4>327727</vt:i4>
      </vt:variant>
      <vt:variant>
        <vt:i4>339</vt:i4>
      </vt:variant>
      <vt:variant>
        <vt:i4>0</vt:i4>
      </vt:variant>
      <vt:variant>
        <vt:i4>5</vt:i4>
      </vt:variant>
      <vt:variant>
        <vt:lpwstr>https://www.screenaustralia.gov.au/fact-finders/cinema/industry-trends?utm_source=chatgpt.com</vt:lpwstr>
      </vt:variant>
      <vt:variant>
        <vt:lpwstr/>
      </vt:variant>
      <vt:variant>
        <vt:i4>4522056</vt:i4>
      </vt:variant>
      <vt:variant>
        <vt:i4>336</vt:i4>
      </vt:variant>
      <vt:variant>
        <vt:i4>0</vt:i4>
      </vt:variant>
      <vt:variant>
        <vt:i4>5</vt:i4>
      </vt:variant>
      <vt:variant>
        <vt:lpwstr>https://www.screenaustralia.gov.au/fact-finders/cinema/industry-trends/screens-and-theatres/by-exhibitor</vt:lpwstr>
      </vt:variant>
      <vt:variant>
        <vt:lpwstr/>
      </vt:variant>
      <vt:variant>
        <vt:i4>1048689</vt:i4>
      </vt:variant>
      <vt:variant>
        <vt:i4>333</vt:i4>
      </vt:variant>
      <vt:variant>
        <vt:i4>0</vt:i4>
      </vt:variant>
      <vt:variant>
        <vt:i4>5</vt:i4>
      </vt:variant>
      <vt:variant>
        <vt:lpwstr>https://www.smartcompany.com.au/marketing/demand-based-ticket-pricing-set-change-way-people-go-cinema/?utm_source=chatgpt.com</vt:lpwstr>
      </vt:variant>
      <vt:variant>
        <vt:lpwstr/>
      </vt:variant>
      <vt:variant>
        <vt:i4>8192111</vt:i4>
      </vt:variant>
      <vt:variant>
        <vt:i4>330</vt:i4>
      </vt:variant>
      <vt:variant>
        <vt:i4>0</vt:i4>
      </vt:variant>
      <vt:variant>
        <vt:i4>5</vt:i4>
      </vt:variant>
      <vt:variant>
        <vt:lpwstr>https://www.smartcompany.com.au/marketing/demand-based-ticket-pricing-set-change-way-people-go-cinema/</vt:lpwstr>
      </vt:variant>
      <vt:variant>
        <vt:lpwstr/>
      </vt:variant>
      <vt:variant>
        <vt:i4>2162722</vt:i4>
      </vt:variant>
      <vt:variant>
        <vt:i4>327</vt:i4>
      </vt:variant>
      <vt:variant>
        <vt:i4>0</vt:i4>
      </vt:variant>
      <vt:variant>
        <vt:i4>5</vt:i4>
      </vt:variant>
      <vt:variant>
        <vt:lpwstr>https://www.pubnub.com/solutions/live-audience-engagement/</vt:lpwstr>
      </vt:variant>
      <vt:variant>
        <vt:lpwstr/>
      </vt:variant>
      <vt:variant>
        <vt:i4>2031637</vt:i4>
      </vt:variant>
      <vt:variant>
        <vt:i4>324</vt:i4>
      </vt:variant>
      <vt:variant>
        <vt:i4>0</vt:i4>
      </vt:variant>
      <vt:variant>
        <vt:i4>5</vt:i4>
      </vt:variant>
      <vt:variant>
        <vt:lpwstr>https://www.pubnub.com/blog/live-audience-polling-system/</vt:lpwstr>
      </vt:variant>
      <vt:variant>
        <vt:lpwstr/>
      </vt:variant>
      <vt:variant>
        <vt:i4>2883696</vt:i4>
      </vt:variant>
      <vt:variant>
        <vt:i4>321</vt:i4>
      </vt:variant>
      <vt:variant>
        <vt:i4>0</vt:i4>
      </vt:variant>
      <vt:variant>
        <vt:i4>5</vt:i4>
      </vt:variant>
      <vt:variant>
        <vt:lpwstr>https://www.lucidchart.com/</vt:lpwstr>
      </vt:variant>
      <vt:variant>
        <vt:lpwstr/>
      </vt:variant>
      <vt:variant>
        <vt:i4>4653161</vt:i4>
      </vt:variant>
      <vt:variant>
        <vt:i4>318</vt:i4>
      </vt:variant>
      <vt:variant>
        <vt:i4>0</vt:i4>
      </vt:variant>
      <vt:variant>
        <vt:i4>5</vt:i4>
      </vt:variant>
      <vt:variant>
        <vt:lpwstr>https://www.dailytelegraph.com.au/lifestyle/how-is-this-garbage-legal-aussies-think-fees-have-gone-too-far/news-story/9ea89cb11d5859f42b0f004f7134ab00?utm_source=chatgpt.com</vt:lpwstr>
      </vt:variant>
      <vt:variant>
        <vt:lpwstr/>
      </vt:variant>
      <vt:variant>
        <vt:i4>2752631</vt:i4>
      </vt:variant>
      <vt:variant>
        <vt:i4>315</vt:i4>
      </vt:variant>
      <vt:variant>
        <vt:i4>0</vt:i4>
      </vt:variant>
      <vt:variant>
        <vt:i4>5</vt:i4>
      </vt:variant>
      <vt:variant>
        <vt:lpwstr>https://www.dailytelegraph.com.au/lifestyle/how-is-this-garbage-legal-aussies-think-fees-have-gone-too-far/news-story/9ea89cb11d5859f42b0f004f7134ab00</vt:lpwstr>
      </vt:variant>
      <vt:variant>
        <vt:lpwstr/>
      </vt:variant>
      <vt:variant>
        <vt:i4>1507344</vt:i4>
      </vt:variant>
      <vt:variant>
        <vt:i4>312</vt:i4>
      </vt:variant>
      <vt:variant>
        <vt:i4>0</vt:i4>
      </vt:variant>
      <vt:variant>
        <vt:i4>5</vt:i4>
      </vt:variant>
      <vt:variant>
        <vt:lpwstr>https://www.ibisworld.com/australia/industry/cinemas/636/</vt:lpwstr>
      </vt:variant>
      <vt:variant>
        <vt:lpwstr/>
      </vt:variant>
      <vt:variant>
        <vt:i4>3276884</vt:i4>
      </vt:variant>
      <vt:variant>
        <vt:i4>309</vt:i4>
      </vt:variant>
      <vt:variant>
        <vt:i4>0</vt:i4>
      </vt:variant>
      <vt:variant>
        <vt:i4>5</vt:i4>
      </vt:variant>
      <vt:variant>
        <vt:lpwstr>https://www.commo.com.au/news/2025/03/02/why-cinemas-are-attracting-investor-interest-%E2%80%93-burgess-rawson/1740872022?utm_source=chatgpt.com</vt:lpwstr>
      </vt:variant>
      <vt:variant>
        <vt:lpwstr/>
      </vt:variant>
      <vt:variant>
        <vt:i4>4259851</vt:i4>
      </vt:variant>
      <vt:variant>
        <vt:i4>306</vt:i4>
      </vt:variant>
      <vt:variant>
        <vt:i4>0</vt:i4>
      </vt:variant>
      <vt:variant>
        <vt:i4>5</vt:i4>
      </vt:variant>
      <vt:variant>
        <vt:lpwstr>https://www.commo.com.au/news/2025/03/02/why-cinemas-are-attracting-investor-interest-%E2%80%93-burgess-rawson/1740872022</vt:lpwstr>
      </vt:variant>
      <vt:variant>
        <vt:lpwstr/>
      </vt:variant>
      <vt:variant>
        <vt:i4>7208989</vt:i4>
      </vt:variant>
      <vt:variant>
        <vt:i4>303</vt:i4>
      </vt:variant>
      <vt:variant>
        <vt:i4>0</vt:i4>
      </vt:variant>
      <vt:variant>
        <vt:i4>5</vt:i4>
      </vt:variant>
      <vt:variant>
        <vt:lpwstr>https://lucid.app/lucidchart/43a9be1b-026a-43de-ae6d-63be2cd3e97f/edit?invitationId=inv_f15cabc7-460b-47de-b8c8-97ad68219834</vt:lpwstr>
      </vt:variant>
      <vt:variant>
        <vt:lpwstr/>
      </vt:variant>
      <vt:variant>
        <vt:i4>3145753</vt:i4>
      </vt:variant>
      <vt:variant>
        <vt:i4>300</vt:i4>
      </vt:variant>
      <vt:variant>
        <vt:i4>0</vt:i4>
      </vt:variant>
      <vt:variant>
        <vt:i4>5</vt:i4>
      </vt:variant>
      <vt:variant>
        <vt:lpwstr>https://livevuedu-my.sharepoint.com/:x:/r/personal/s8138683_live_vu_edu_au/Documents/NIT3003_Group_05/RedCurtain_Gantt.xlsx?d=w119ddc0ce2e94c83af9c8399e2f20ad2&amp;csf=1&amp;web=1&amp;e=M5uSpY</vt:lpwstr>
      </vt:variant>
      <vt:variant>
        <vt:lpwstr/>
      </vt:variant>
      <vt:variant>
        <vt:i4>2621535</vt:i4>
      </vt:variant>
      <vt:variant>
        <vt:i4>297</vt:i4>
      </vt:variant>
      <vt:variant>
        <vt:i4>0</vt:i4>
      </vt:variant>
      <vt:variant>
        <vt:i4>5</vt:i4>
      </vt:variant>
      <vt:variant>
        <vt:lpwstr>https://lucid.app/lucidchart/6784dcff-4324-488d-86f9-8b1262d83937/edit?viewport_loc=-194%2C-2458%2C3303%2C1536%2C0_0&amp;invitationId=inv_ad41fbb6-6522-4a3c-8ca4-218e211d8ae5</vt:lpwstr>
      </vt:variant>
      <vt:variant>
        <vt:lpwstr/>
      </vt:variant>
      <vt:variant>
        <vt:i4>1900594</vt:i4>
      </vt:variant>
      <vt:variant>
        <vt:i4>290</vt:i4>
      </vt:variant>
      <vt:variant>
        <vt:i4>0</vt:i4>
      </vt:variant>
      <vt:variant>
        <vt:i4>5</vt:i4>
      </vt:variant>
      <vt:variant>
        <vt:lpwstr/>
      </vt:variant>
      <vt:variant>
        <vt:lpwstr>_Toc111072590</vt:lpwstr>
      </vt:variant>
      <vt:variant>
        <vt:i4>1441847</vt:i4>
      </vt:variant>
      <vt:variant>
        <vt:i4>284</vt:i4>
      </vt:variant>
      <vt:variant>
        <vt:i4>0</vt:i4>
      </vt:variant>
      <vt:variant>
        <vt:i4>5</vt:i4>
      </vt:variant>
      <vt:variant>
        <vt:lpwstr/>
      </vt:variant>
      <vt:variant>
        <vt:lpwstr>_Toc608180105</vt:lpwstr>
      </vt:variant>
      <vt:variant>
        <vt:i4>2228224</vt:i4>
      </vt:variant>
      <vt:variant>
        <vt:i4>278</vt:i4>
      </vt:variant>
      <vt:variant>
        <vt:i4>0</vt:i4>
      </vt:variant>
      <vt:variant>
        <vt:i4>5</vt:i4>
      </vt:variant>
      <vt:variant>
        <vt:lpwstr/>
      </vt:variant>
      <vt:variant>
        <vt:lpwstr>_Toc1442570105</vt:lpwstr>
      </vt:variant>
      <vt:variant>
        <vt:i4>1769520</vt:i4>
      </vt:variant>
      <vt:variant>
        <vt:i4>272</vt:i4>
      </vt:variant>
      <vt:variant>
        <vt:i4>0</vt:i4>
      </vt:variant>
      <vt:variant>
        <vt:i4>5</vt:i4>
      </vt:variant>
      <vt:variant>
        <vt:lpwstr/>
      </vt:variant>
      <vt:variant>
        <vt:lpwstr>_Toc515923272</vt:lpwstr>
      </vt:variant>
      <vt:variant>
        <vt:i4>1376309</vt:i4>
      </vt:variant>
      <vt:variant>
        <vt:i4>266</vt:i4>
      </vt:variant>
      <vt:variant>
        <vt:i4>0</vt:i4>
      </vt:variant>
      <vt:variant>
        <vt:i4>5</vt:i4>
      </vt:variant>
      <vt:variant>
        <vt:lpwstr/>
      </vt:variant>
      <vt:variant>
        <vt:lpwstr>_Toc521485916</vt:lpwstr>
      </vt:variant>
      <vt:variant>
        <vt:i4>1769521</vt:i4>
      </vt:variant>
      <vt:variant>
        <vt:i4>260</vt:i4>
      </vt:variant>
      <vt:variant>
        <vt:i4>0</vt:i4>
      </vt:variant>
      <vt:variant>
        <vt:i4>5</vt:i4>
      </vt:variant>
      <vt:variant>
        <vt:lpwstr/>
      </vt:variant>
      <vt:variant>
        <vt:lpwstr>_Toc164905467</vt:lpwstr>
      </vt:variant>
      <vt:variant>
        <vt:i4>1245238</vt:i4>
      </vt:variant>
      <vt:variant>
        <vt:i4>254</vt:i4>
      </vt:variant>
      <vt:variant>
        <vt:i4>0</vt:i4>
      </vt:variant>
      <vt:variant>
        <vt:i4>5</vt:i4>
      </vt:variant>
      <vt:variant>
        <vt:lpwstr/>
      </vt:variant>
      <vt:variant>
        <vt:lpwstr>_Toc452795937</vt:lpwstr>
      </vt:variant>
      <vt:variant>
        <vt:i4>3080202</vt:i4>
      </vt:variant>
      <vt:variant>
        <vt:i4>248</vt:i4>
      </vt:variant>
      <vt:variant>
        <vt:i4>0</vt:i4>
      </vt:variant>
      <vt:variant>
        <vt:i4>5</vt:i4>
      </vt:variant>
      <vt:variant>
        <vt:lpwstr/>
      </vt:variant>
      <vt:variant>
        <vt:lpwstr>_Toc1851900475</vt:lpwstr>
      </vt:variant>
      <vt:variant>
        <vt:i4>2883597</vt:i4>
      </vt:variant>
      <vt:variant>
        <vt:i4>242</vt:i4>
      </vt:variant>
      <vt:variant>
        <vt:i4>0</vt:i4>
      </vt:variant>
      <vt:variant>
        <vt:i4>5</vt:i4>
      </vt:variant>
      <vt:variant>
        <vt:lpwstr/>
      </vt:variant>
      <vt:variant>
        <vt:lpwstr>_Toc1834384887</vt:lpwstr>
      </vt:variant>
      <vt:variant>
        <vt:i4>1310774</vt:i4>
      </vt:variant>
      <vt:variant>
        <vt:i4>236</vt:i4>
      </vt:variant>
      <vt:variant>
        <vt:i4>0</vt:i4>
      </vt:variant>
      <vt:variant>
        <vt:i4>5</vt:i4>
      </vt:variant>
      <vt:variant>
        <vt:lpwstr/>
      </vt:variant>
      <vt:variant>
        <vt:lpwstr>_Toc735643055</vt:lpwstr>
      </vt:variant>
      <vt:variant>
        <vt:i4>1638455</vt:i4>
      </vt:variant>
      <vt:variant>
        <vt:i4>230</vt:i4>
      </vt:variant>
      <vt:variant>
        <vt:i4>0</vt:i4>
      </vt:variant>
      <vt:variant>
        <vt:i4>5</vt:i4>
      </vt:variant>
      <vt:variant>
        <vt:lpwstr/>
      </vt:variant>
      <vt:variant>
        <vt:lpwstr>_Toc770249428</vt:lpwstr>
      </vt:variant>
      <vt:variant>
        <vt:i4>2949132</vt:i4>
      </vt:variant>
      <vt:variant>
        <vt:i4>224</vt:i4>
      </vt:variant>
      <vt:variant>
        <vt:i4>0</vt:i4>
      </vt:variant>
      <vt:variant>
        <vt:i4>5</vt:i4>
      </vt:variant>
      <vt:variant>
        <vt:lpwstr/>
      </vt:variant>
      <vt:variant>
        <vt:lpwstr>_Toc1374885772</vt:lpwstr>
      </vt:variant>
      <vt:variant>
        <vt:i4>2490381</vt:i4>
      </vt:variant>
      <vt:variant>
        <vt:i4>218</vt:i4>
      </vt:variant>
      <vt:variant>
        <vt:i4>0</vt:i4>
      </vt:variant>
      <vt:variant>
        <vt:i4>5</vt:i4>
      </vt:variant>
      <vt:variant>
        <vt:lpwstr/>
      </vt:variant>
      <vt:variant>
        <vt:lpwstr>_Toc1703471694</vt:lpwstr>
      </vt:variant>
      <vt:variant>
        <vt:i4>1769529</vt:i4>
      </vt:variant>
      <vt:variant>
        <vt:i4>212</vt:i4>
      </vt:variant>
      <vt:variant>
        <vt:i4>0</vt:i4>
      </vt:variant>
      <vt:variant>
        <vt:i4>5</vt:i4>
      </vt:variant>
      <vt:variant>
        <vt:lpwstr/>
      </vt:variant>
      <vt:variant>
        <vt:lpwstr>_Toc496221965</vt:lpwstr>
      </vt:variant>
      <vt:variant>
        <vt:i4>1245236</vt:i4>
      </vt:variant>
      <vt:variant>
        <vt:i4>206</vt:i4>
      </vt:variant>
      <vt:variant>
        <vt:i4>0</vt:i4>
      </vt:variant>
      <vt:variant>
        <vt:i4>5</vt:i4>
      </vt:variant>
      <vt:variant>
        <vt:lpwstr/>
      </vt:variant>
      <vt:variant>
        <vt:lpwstr>_Toc108796459</vt:lpwstr>
      </vt:variant>
      <vt:variant>
        <vt:i4>2424832</vt:i4>
      </vt:variant>
      <vt:variant>
        <vt:i4>200</vt:i4>
      </vt:variant>
      <vt:variant>
        <vt:i4>0</vt:i4>
      </vt:variant>
      <vt:variant>
        <vt:i4>5</vt:i4>
      </vt:variant>
      <vt:variant>
        <vt:lpwstr/>
      </vt:variant>
      <vt:variant>
        <vt:lpwstr>_Toc1202931392</vt:lpwstr>
      </vt:variant>
      <vt:variant>
        <vt:i4>3080199</vt:i4>
      </vt:variant>
      <vt:variant>
        <vt:i4>194</vt:i4>
      </vt:variant>
      <vt:variant>
        <vt:i4>0</vt:i4>
      </vt:variant>
      <vt:variant>
        <vt:i4>5</vt:i4>
      </vt:variant>
      <vt:variant>
        <vt:lpwstr/>
      </vt:variant>
      <vt:variant>
        <vt:lpwstr>_Toc2098825210</vt:lpwstr>
      </vt:variant>
      <vt:variant>
        <vt:i4>2752513</vt:i4>
      </vt:variant>
      <vt:variant>
        <vt:i4>188</vt:i4>
      </vt:variant>
      <vt:variant>
        <vt:i4>0</vt:i4>
      </vt:variant>
      <vt:variant>
        <vt:i4>5</vt:i4>
      </vt:variant>
      <vt:variant>
        <vt:lpwstr/>
      </vt:variant>
      <vt:variant>
        <vt:lpwstr>_Toc1205590350</vt:lpwstr>
      </vt:variant>
      <vt:variant>
        <vt:i4>1310781</vt:i4>
      </vt:variant>
      <vt:variant>
        <vt:i4>182</vt:i4>
      </vt:variant>
      <vt:variant>
        <vt:i4>0</vt:i4>
      </vt:variant>
      <vt:variant>
        <vt:i4>5</vt:i4>
      </vt:variant>
      <vt:variant>
        <vt:lpwstr/>
      </vt:variant>
      <vt:variant>
        <vt:lpwstr>_Toc935650469</vt:lpwstr>
      </vt:variant>
      <vt:variant>
        <vt:i4>2097154</vt:i4>
      </vt:variant>
      <vt:variant>
        <vt:i4>176</vt:i4>
      </vt:variant>
      <vt:variant>
        <vt:i4>0</vt:i4>
      </vt:variant>
      <vt:variant>
        <vt:i4>5</vt:i4>
      </vt:variant>
      <vt:variant>
        <vt:lpwstr/>
      </vt:variant>
      <vt:variant>
        <vt:lpwstr>_Toc1519122811</vt:lpwstr>
      </vt:variant>
      <vt:variant>
        <vt:i4>1048633</vt:i4>
      </vt:variant>
      <vt:variant>
        <vt:i4>170</vt:i4>
      </vt:variant>
      <vt:variant>
        <vt:i4>0</vt:i4>
      </vt:variant>
      <vt:variant>
        <vt:i4>5</vt:i4>
      </vt:variant>
      <vt:variant>
        <vt:lpwstr/>
      </vt:variant>
      <vt:variant>
        <vt:lpwstr>_Toc169011005</vt:lpwstr>
      </vt:variant>
      <vt:variant>
        <vt:i4>2555917</vt:i4>
      </vt:variant>
      <vt:variant>
        <vt:i4>164</vt:i4>
      </vt:variant>
      <vt:variant>
        <vt:i4>0</vt:i4>
      </vt:variant>
      <vt:variant>
        <vt:i4>5</vt:i4>
      </vt:variant>
      <vt:variant>
        <vt:lpwstr/>
      </vt:variant>
      <vt:variant>
        <vt:lpwstr>_Toc1078685686</vt:lpwstr>
      </vt:variant>
      <vt:variant>
        <vt:i4>2097157</vt:i4>
      </vt:variant>
      <vt:variant>
        <vt:i4>158</vt:i4>
      </vt:variant>
      <vt:variant>
        <vt:i4>0</vt:i4>
      </vt:variant>
      <vt:variant>
        <vt:i4>5</vt:i4>
      </vt:variant>
      <vt:variant>
        <vt:lpwstr/>
      </vt:variant>
      <vt:variant>
        <vt:lpwstr>_Toc1896881041</vt:lpwstr>
      </vt:variant>
      <vt:variant>
        <vt:i4>1638452</vt:i4>
      </vt:variant>
      <vt:variant>
        <vt:i4>152</vt:i4>
      </vt:variant>
      <vt:variant>
        <vt:i4>0</vt:i4>
      </vt:variant>
      <vt:variant>
        <vt:i4>5</vt:i4>
      </vt:variant>
      <vt:variant>
        <vt:lpwstr/>
      </vt:variant>
      <vt:variant>
        <vt:lpwstr>_Toc447755280</vt:lpwstr>
      </vt:variant>
      <vt:variant>
        <vt:i4>1572920</vt:i4>
      </vt:variant>
      <vt:variant>
        <vt:i4>146</vt:i4>
      </vt:variant>
      <vt:variant>
        <vt:i4>0</vt:i4>
      </vt:variant>
      <vt:variant>
        <vt:i4>5</vt:i4>
      </vt:variant>
      <vt:variant>
        <vt:lpwstr/>
      </vt:variant>
      <vt:variant>
        <vt:lpwstr>_Toc788375012</vt:lpwstr>
      </vt:variant>
      <vt:variant>
        <vt:i4>1114164</vt:i4>
      </vt:variant>
      <vt:variant>
        <vt:i4>140</vt:i4>
      </vt:variant>
      <vt:variant>
        <vt:i4>0</vt:i4>
      </vt:variant>
      <vt:variant>
        <vt:i4>5</vt:i4>
      </vt:variant>
      <vt:variant>
        <vt:lpwstr/>
      </vt:variant>
      <vt:variant>
        <vt:lpwstr>_Toc405224707</vt:lpwstr>
      </vt:variant>
      <vt:variant>
        <vt:i4>3080200</vt:i4>
      </vt:variant>
      <vt:variant>
        <vt:i4>134</vt:i4>
      </vt:variant>
      <vt:variant>
        <vt:i4>0</vt:i4>
      </vt:variant>
      <vt:variant>
        <vt:i4>5</vt:i4>
      </vt:variant>
      <vt:variant>
        <vt:lpwstr/>
      </vt:variant>
      <vt:variant>
        <vt:lpwstr>_Toc1074936916</vt:lpwstr>
      </vt:variant>
      <vt:variant>
        <vt:i4>3080203</vt:i4>
      </vt:variant>
      <vt:variant>
        <vt:i4>128</vt:i4>
      </vt:variant>
      <vt:variant>
        <vt:i4>0</vt:i4>
      </vt:variant>
      <vt:variant>
        <vt:i4>5</vt:i4>
      </vt:variant>
      <vt:variant>
        <vt:lpwstr/>
      </vt:variant>
      <vt:variant>
        <vt:lpwstr>_Toc1386869338</vt:lpwstr>
      </vt:variant>
      <vt:variant>
        <vt:i4>2490373</vt:i4>
      </vt:variant>
      <vt:variant>
        <vt:i4>122</vt:i4>
      </vt:variant>
      <vt:variant>
        <vt:i4>0</vt:i4>
      </vt:variant>
      <vt:variant>
        <vt:i4>5</vt:i4>
      </vt:variant>
      <vt:variant>
        <vt:lpwstr/>
      </vt:variant>
      <vt:variant>
        <vt:lpwstr>_Toc1843780072</vt:lpwstr>
      </vt:variant>
      <vt:variant>
        <vt:i4>1900594</vt:i4>
      </vt:variant>
      <vt:variant>
        <vt:i4>116</vt:i4>
      </vt:variant>
      <vt:variant>
        <vt:i4>0</vt:i4>
      </vt:variant>
      <vt:variant>
        <vt:i4>5</vt:i4>
      </vt:variant>
      <vt:variant>
        <vt:lpwstr/>
      </vt:variant>
      <vt:variant>
        <vt:lpwstr>_Toc67274228</vt:lpwstr>
      </vt:variant>
      <vt:variant>
        <vt:i4>2293770</vt:i4>
      </vt:variant>
      <vt:variant>
        <vt:i4>110</vt:i4>
      </vt:variant>
      <vt:variant>
        <vt:i4>0</vt:i4>
      </vt:variant>
      <vt:variant>
        <vt:i4>5</vt:i4>
      </vt:variant>
      <vt:variant>
        <vt:lpwstr/>
      </vt:variant>
      <vt:variant>
        <vt:lpwstr>_Toc1954842449</vt:lpwstr>
      </vt:variant>
      <vt:variant>
        <vt:i4>1310772</vt:i4>
      </vt:variant>
      <vt:variant>
        <vt:i4>104</vt:i4>
      </vt:variant>
      <vt:variant>
        <vt:i4>0</vt:i4>
      </vt:variant>
      <vt:variant>
        <vt:i4>5</vt:i4>
      </vt:variant>
      <vt:variant>
        <vt:lpwstr/>
      </vt:variant>
      <vt:variant>
        <vt:lpwstr>_Toc563102267</vt:lpwstr>
      </vt:variant>
      <vt:variant>
        <vt:i4>2293762</vt:i4>
      </vt:variant>
      <vt:variant>
        <vt:i4>98</vt:i4>
      </vt:variant>
      <vt:variant>
        <vt:i4>0</vt:i4>
      </vt:variant>
      <vt:variant>
        <vt:i4>5</vt:i4>
      </vt:variant>
      <vt:variant>
        <vt:lpwstr/>
      </vt:variant>
      <vt:variant>
        <vt:lpwstr>_Toc1702575630</vt:lpwstr>
      </vt:variant>
      <vt:variant>
        <vt:i4>1441852</vt:i4>
      </vt:variant>
      <vt:variant>
        <vt:i4>92</vt:i4>
      </vt:variant>
      <vt:variant>
        <vt:i4>0</vt:i4>
      </vt:variant>
      <vt:variant>
        <vt:i4>5</vt:i4>
      </vt:variant>
      <vt:variant>
        <vt:lpwstr/>
      </vt:variant>
      <vt:variant>
        <vt:lpwstr>_Toc227902981</vt:lpwstr>
      </vt:variant>
      <vt:variant>
        <vt:i4>1310772</vt:i4>
      </vt:variant>
      <vt:variant>
        <vt:i4>86</vt:i4>
      </vt:variant>
      <vt:variant>
        <vt:i4>0</vt:i4>
      </vt:variant>
      <vt:variant>
        <vt:i4>5</vt:i4>
      </vt:variant>
      <vt:variant>
        <vt:lpwstr/>
      </vt:variant>
      <vt:variant>
        <vt:lpwstr>_Toc607432659</vt:lpwstr>
      </vt:variant>
      <vt:variant>
        <vt:i4>1179702</vt:i4>
      </vt:variant>
      <vt:variant>
        <vt:i4>80</vt:i4>
      </vt:variant>
      <vt:variant>
        <vt:i4>0</vt:i4>
      </vt:variant>
      <vt:variant>
        <vt:i4>5</vt:i4>
      </vt:variant>
      <vt:variant>
        <vt:lpwstr/>
      </vt:variant>
      <vt:variant>
        <vt:lpwstr>_Toc718285133</vt:lpwstr>
      </vt:variant>
      <vt:variant>
        <vt:i4>2621449</vt:i4>
      </vt:variant>
      <vt:variant>
        <vt:i4>74</vt:i4>
      </vt:variant>
      <vt:variant>
        <vt:i4>0</vt:i4>
      </vt:variant>
      <vt:variant>
        <vt:i4>5</vt:i4>
      </vt:variant>
      <vt:variant>
        <vt:lpwstr/>
      </vt:variant>
      <vt:variant>
        <vt:lpwstr>_Toc2124616893</vt:lpwstr>
      </vt:variant>
      <vt:variant>
        <vt:i4>1179706</vt:i4>
      </vt:variant>
      <vt:variant>
        <vt:i4>68</vt:i4>
      </vt:variant>
      <vt:variant>
        <vt:i4>0</vt:i4>
      </vt:variant>
      <vt:variant>
        <vt:i4>5</vt:i4>
      </vt:variant>
      <vt:variant>
        <vt:lpwstr/>
      </vt:variant>
      <vt:variant>
        <vt:lpwstr>_Toc507080055</vt:lpwstr>
      </vt:variant>
      <vt:variant>
        <vt:i4>1900596</vt:i4>
      </vt:variant>
      <vt:variant>
        <vt:i4>62</vt:i4>
      </vt:variant>
      <vt:variant>
        <vt:i4>0</vt:i4>
      </vt:variant>
      <vt:variant>
        <vt:i4>5</vt:i4>
      </vt:variant>
      <vt:variant>
        <vt:lpwstr/>
      </vt:variant>
      <vt:variant>
        <vt:lpwstr>_Toc228488642</vt:lpwstr>
      </vt:variant>
      <vt:variant>
        <vt:i4>2949127</vt:i4>
      </vt:variant>
      <vt:variant>
        <vt:i4>56</vt:i4>
      </vt:variant>
      <vt:variant>
        <vt:i4>0</vt:i4>
      </vt:variant>
      <vt:variant>
        <vt:i4>5</vt:i4>
      </vt:variant>
      <vt:variant>
        <vt:lpwstr/>
      </vt:variant>
      <vt:variant>
        <vt:lpwstr>_Toc1955385658</vt:lpwstr>
      </vt:variant>
      <vt:variant>
        <vt:i4>2031671</vt:i4>
      </vt:variant>
      <vt:variant>
        <vt:i4>50</vt:i4>
      </vt:variant>
      <vt:variant>
        <vt:i4>0</vt:i4>
      </vt:variant>
      <vt:variant>
        <vt:i4>5</vt:i4>
      </vt:variant>
      <vt:variant>
        <vt:lpwstr/>
      </vt:variant>
      <vt:variant>
        <vt:lpwstr>_Toc583130214</vt:lpwstr>
      </vt:variant>
      <vt:variant>
        <vt:i4>2621454</vt:i4>
      </vt:variant>
      <vt:variant>
        <vt:i4>44</vt:i4>
      </vt:variant>
      <vt:variant>
        <vt:i4>0</vt:i4>
      </vt:variant>
      <vt:variant>
        <vt:i4>5</vt:i4>
      </vt:variant>
      <vt:variant>
        <vt:lpwstr/>
      </vt:variant>
      <vt:variant>
        <vt:lpwstr>_Toc1976434685</vt:lpwstr>
      </vt:variant>
      <vt:variant>
        <vt:i4>2359298</vt:i4>
      </vt:variant>
      <vt:variant>
        <vt:i4>38</vt:i4>
      </vt:variant>
      <vt:variant>
        <vt:i4>0</vt:i4>
      </vt:variant>
      <vt:variant>
        <vt:i4>5</vt:i4>
      </vt:variant>
      <vt:variant>
        <vt:lpwstr/>
      </vt:variant>
      <vt:variant>
        <vt:lpwstr>_Toc2115747714</vt:lpwstr>
      </vt:variant>
      <vt:variant>
        <vt:i4>1310771</vt:i4>
      </vt:variant>
      <vt:variant>
        <vt:i4>32</vt:i4>
      </vt:variant>
      <vt:variant>
        <vt:i4>0</vt:i4>
      </vt:variant>
      <vt:variant>
        <vt:i4>5</vt:i4>
      </vt:variant>
      <vt:variant>
        <vt:lpwstr/>
      </vt:variant>
      <vt:variant>
        <vt:lpwstr>_Toc406706126</vt:lpwstr>
      </vt:variant>
      <vt:variant>
        <vt:i4>1966143</vt:i4>
      </vt:variant>
      <vt:variant>
        <vt:i4>26</vt:i4>
      </vt:variant>
      <vt:variant>
        <vt:i4>0</vt:i4>
      </vt:variant>
      <vt:variant>
        <vt:i4>5</vt:i4>
      </vt:variant>
      <vt:variant>
        <vt:lpwstr/>
      </vt:variant>
      <vt:variant>
        <vt:lpwstr>_Toc578719300</vt:lpwstr>
      </vt:variant>
      <vt:variant>
        <vt:i4>1966133</vt:i4>
      </vt:variant>
      <vt:variant>
        <vt:i4>20</vt:i4>
      </vt:variant>
      <vt:variant>
        <vt:i4>0</vt:i4>
      </vt:variant>
      <vt:variant>
        <vt:i4>5</vt:i4>
      </vt:variant>
      <vt:variant>
        <vt:lpwstr/>
      </vt:variant>
      <vt:variant>
        <vt:lpwstr>_Toc142901652</vt:lpwstr>
      </vt:variant>
      <vt:variant>
        <vt:i4>1310778</vt:i4>
      </vt:variant>
      <vt:variant>
        <vt:i4>14</vt:i4>
      </vt:variant>
      <vt:variant>
        <vt:i4>0</vt:i4>
      </vt:variant>
      <vt:variant>
        <vt:i4>5</vt:i4>
      </vt:variant>
      <vt:variant>
        <vt:lpwstr/>
      </vt:variant>
      <vt:variant>
        <vt:lpwstr>_Toc339304075</vt:lpwstr>
      </vt:variant>
      <vt:variant>
        <vt:i4>3080201</vt:i4>
      </vt:variant>
      <vt:variant>
        <vt:i4>8</vt:i4>
      </vt:variant>
      <vt:variant>
        <vt:i4>0</vt:i4>
      </vt:variant>
      <vt:variant>
        <vt:i4>5</vt:i4>
      </vt:variant>
      <vt:variant>
        <vt:lpwstr/>
      </vt:variant>
      <vt:variant>
        <vt:lpwstr>_Toc1189422361</vt:lpwstr>
      </vt:variant>
      <vt:variant>
        <vt:i4>2752518</vt:i4>
      </vt:variant>
      <vt:variant>
        <vt:i4>2</vt:i4>
      </vt:variant>
      <vt:variant>
        <vt:i4>0</vt:i4>
      </vt:variant>
      <vt:variant>
        <vt:i4>5</vt:i4>
      </vt:variant>
      <vt:variant>
        <vt:lpwstr/>
      </vt:variant>
      <vt:variant>
        <vt:lpwstr>_Toc1181058971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Ghimire (he/him)</dc:creator>
  <cp:keywords/>
  <dc:description/>
  <cp:lastModifiedBy>Arpan Ghimire (he/him)</cp:lastModifiedBy>
  <cp:revision>3</cp:revision>
  <dcterms:created xsi:type="dcterms:W3CDTF">2025-06-16T11:56:00Z</dcterms:created>
  <dcterms:modified xsi:type="dcterms:W3CDTF">2025-06-16T12:20:00Z</dcterms:modified>
</cp:coreProperties>
</file>